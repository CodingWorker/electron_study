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13D" w:rsidRPr="0052413D" w:rsidRDefault="00E93C51" w:rsidP="0052413D">
      <w:pPr>
        <w:widowControl/>
        <w:jc w:val="left"/>
        <w:rPr>
          <w:rFonts w:ascii="宋体" w:eastAsia="宋体" w:hAnsi="宋体" w:cs="宋体"/>
          <w:kern w:val="0"/>
          <w:sz w:val="24"/>
          <w:szCs w:val="24"/>
        </w:rPr>
      </w:pPr>
      <w:hyperlink r:id="rId7" w:history="1">
        <w:r w:rsidR="0052413D" w:rsidRPr="0052413D">
          <w:rPr>
            <w:rFonts w:ascii="宋体" w:eastAsia="宋体" w:hAnsi="宋体" w:cs="宋体"/>
            <w:color w:val="88D7E7"/>
            <w:kern w:val="0"/>
            <w:sz w:val="33"/>
            <w:szCs w:val="33"/>
            <w:u w:val="single"/>
          </w:rPr>
          <w:t> </w:t>
        </w:r>
      </w:hyperlink>
      <w:hyperlink r:id="rId8" w:history="1">
        <w:r w:rsidR="0052413D" w:rsidRPr="0052413D">
          <w:rPr>
            <w:rFonts w:ascii="宋体" w:eastAsia="宋体" w:hAnsi="宋体" w:cs="宋体"/>
            <w:color w:val="C2F5FF"/>
            <w:kern w:val="0"/>
            <w:sz w:val="24"/>
            <w:szCs w:val="24"/>
            <w:u w:val="single"/>
          </w:rPr>
          <w:t>Docs</w:t>
        </w:r>
      </w:hyperlink>
      <w:r w:rsidR="0052413D" w:rsidRPr="0052413D">
        <w:rPr>
          <w:rFonts w:ascii="宋体" w:eastAsia="宋体" w:hAnsi="宋体" w:cs="宋体"/>
          <w:kern w:val="0"/>
          <w:sz w:val="24"/>
          <w:szCs w:val="24"/>
        </w:rPr>
        <w:t> </w:t>
      </w:r>
      <w:hyperlink r:id="rId9" w:history="1">
        <w:r w:rsidR="0052413D" w:rsidRPr="0052413D">
          <w:rPr>
            <w:rFonts w:ascii="宋体" w:eastAsia="宋体" w:hAnsi="宋体" w:cs="宋体"/>
            <w:color w:val="88D7E7"/>
            <w:kern w:val="0"/>
            <w:sz w:val="24"/>
            <w:szCs w:val="24"/>
            <w:u w:val="single"/>
          </w:rPr>
          <w:t>Blog</w:t>
        </w:r>
      </w:hyperlink>
      <w:r w:rsidR="0052413D" w:rsidRPr="0052413D">
        <w:rPr>
          <w:rFonts w:ascii="宋体" w:eastAsia="宋体" w:hAnsi="宋体" w:cs="宋体"/>
          <w:kern w:val="0"/>
          <w:sz w:val="24"/>
          <w:szCs w:val="24"/>
        </w:rPr>
        <w:t> </w:t>
      </w:r>
      <w:hyperlink r:id="rId10" w:history="1">
        <w:r w:rsidR="0052413D" w:rsidRPr="0052413D">
          <w:rPr>
            <w:rFonts w:ascii="宋体" w:eastAsia="宋体" w:hAnsi="宋体" w:cs="宋体"/>
            <w:color w:val="88D7E7"/>
            <w:kern w:val="0"/>
            <w:sz w:val="24"/>
            <w:szCs w:val="24"/>
            <w:u w:val="single"/>
          </w:rPr>
          <w:t>Community</w:t>
        </w:r>
      </w:hyperlink>
      <w:r w:rsidR="0052413D" w:rsidRPr="0052413D">
        <w:rPr>
          <w:rFonts w:ascii="宋体" w:eastAsia="宋体" w:hAnsi="宋体" w:cs="宋体"/>
          <w:kern w:val="0"/>
          <w:sz w:val="24"/>
          <w:szCs w:val="24"/>
        </w:rPr>
        <w:t> </w:t>
      </w:r>
      <w:hyperlink r:id="rId11" w:history="1">
        <w:r w:rsidR="0052413D" w:rsidRPr="0052413D">
          <w:rPr>
            <w:rFonts w:ascii="宋体" w:eastAsia="宋体" w:hAnsi="宋体" w:cs="宋体"/>
            <w:color w:val="88D7E7"/>
            <w:kern w:val="0"/>
            <w:sz w:val="24"/>
            <w:szCs w:val="24"/>
            <w:u w:val="single"/>
          </w:rPr>
          <w:t>Apps</w:t>
        </w:r>
      </w:hyperlink>
      <w:r w:rsidR="0052413D" w:rsidRPr="0052413D">
        <w:rPr>
          <w:rFonts w:ascii="宋体" w:eastAsia="宋体" w:hAnsi="宋体" w:cs="宋体"/>
          <w:kern w:val="0"/>
          <w:sz w:val="24"/>
          <w:szCs w:val="24"/>
        </w:rPr>
        <w:t> </w:t>
      </w:r>
      <w:hyperlink r:id="rId12" w:history="1">
        <w:r w:rsidR="0052413D" w:rsidRPr="0052413D">
          <w:rPr>
            <w:rFonts w:ascii="宋体" w:eastAsia="宋体" w:hAnsi="宋体" w:cs="宋体"/>
            <w:color w:val="88D7E7"/>
            <w:kern w:val="0"/>
            <w:sz w:val="24"/>
            <w:szCs w:val="24"/>
            <w:u w:val="single"/>
          </w:rPr>
          <w:t>Userland</w:t>
        </w:r>
      </w:hyperlink>
      <w:r w:rsidR="0052413D" w:rsidRPr="0052413D">
        <w:rPr>
          <w:rFonts w:ascii="宋体" w:eastAsia="宋体" w:hAnsi="宋体" w:cs="宋体"/>
          <w:kern w:val="0"/>
          <w:sz w:val="24"/>
          <w:szCs w:val="24"/>
        </w:rPr>
        <w:t> </w:t>
      </w:r>
      <w:hyperlink r:id="rId13" w:history="1">
        <w:r w:rsidR="0052413D" w:rsidRPr="0052413D">
          <w:rPr>
            <w:rFonts w:ascii="宋体" w:eastAsia="宋体" w:hAnsi="宋体" w:cs="宋体"/>
            <w:color w:val="88D7E7"/>
            <w:kern w:val="0"/>
            <w:sz w:val="24"/>
            <w:szCs w:val="24"/>
            <w:u w:val="single"/>
          </w:rPr>
          <w:t>Releases</w:t>
        </w:r>
      </w:hyperlink>
      <w:r w:rsidR="0052413D" w:rsidRPr="0052413D">
        <w:rPr>
          <w:rFonts w:ascii="宋体" w:eastAsia="宋体" w:hAnsi="宋体" w:cs="宋体"/>
          <w:kern w:val="0"/>
          <w:sz w:val="24"/>
          <w:szCs w:val="24"/>
        </w:rPr>
        <w:t> </w:t>
      </w:r>
      <w:hyperlink r:id="rId14" w:history="1">
        <w:r w:rsidR="0052413D" w:rsidRPr="0052413D">
          <w:rPr>
            <w:rFonts w:ascii="宋体" w:eastAsia="宋体" w:hAnsi="宋体" w:cs="宋体"/>
            <w:color w:val="88D7E7"/>
            <w:kern w:val="0"/>
            <w:sz w:val="24"/>
            <w:szCs w:val="24"/>
            <w:u w:val="single"/>
          </w:rPr>
          <w:t>Contact</w:t>
        </w:r>
      </w:hyperlink>
      <w:r w:rsidR="0052413D" w:rsidRPr="0052413D">
        <w:rPr>
          <w:rFonts w:ascii="宋体" w:eastAsia="宋体" w:hAnsi="宋体" w:cs="宋体"/>
          <w:kern w:val="0"/>
          <w:sz w:val="24"/>
          <w:szCs w:val="24"/>
        </w:rPr>
        <w:t> </w:t>
      </w:r>
    </w:p>
    <w:p w:rsidR="0052413D" w:rsidRPr="0052413D" w:rsidRDefault="0052413D" w:rsidP="0052413D">
      <w:pPr>
        <w:widowControl/>
        <w:shd w:val="clear" w:color="auto" w:fill="F6F8F8"/>
        <w:spacing w:after="72"/>
        <w:jc w:val="center"/>
        <w:outlineLvl w:val="0"/>
        <w:rPr>
          <w:rFonts w:ascii="Segoe UI" w:eastAsia="宋体" w:hAnsi="Segoe UI" w:cs="Segoe UI"/>
          <w:color w:val="183D44"/>
          <w:kern w:val="36"/>
          <w:sz w:val="72"/>
          <w:szCs w:val="72"/>
        </w:rPr>
      </w:pPr>
      <w:r w:rsidRPr="0052413D">
        <w:rPr>
          <w:rFonts w:ascii="Segoe UI" w:eastAsia="宋体" w:hAnsi="Segoe UI" w:cs="Segoe UI"/>
          <w:color w:val="183D44"/>
          <w:kern w:val="36"/>
          <w:sz w:val="72"/>
          <w:szCs w:val="72"/>
        </w:rPr>
        <w:t>Electron Documentation</w:t>
      </w:r>
      <w:r w:rsidRPr="0052413D">
        <w:rPr>
          <w:rFonts w:ascii="Segoe UI" w:eastAsia="宋体" w:hAnsi="Segoe UI" w:cs="Segoe UI"/>
          <w:color w:val="5E7478"/>
          <w:kern w:val="36"/>
          <w:sz w:val="30"/>
          <w:szCs w:val="30"/>
          <w:bdr w:val="single" w:sz="6" w:space="1" w:color="D1D9DB" w:frame="1"/>
        </w:rPr>
        <w:t>1.7.6</w:t>
      </w:r>
    </w:p>
    <w:p w:rsidR="0052413D" w:rsidRPr="0052413D" w:rsidRDefault="00E93C51" w:rsidP="0052413D">
      <w:pPr>
        <w:widowControl/>
        <w:shd w:val="clear" w:color="auto" w:fill="F6F8F8"/>
        <w:jc w:val="center"/>
        <w:outlineLvl w:val="3"/>
        <w:rPr>
          <w:rFonts w:ascii="Segoe UI" w:eastAsia="宋体" w:hAnsi="Segoe UI" w:cs="Segoe UI"/>
          <w:color w:val="5E7478"/>
          <w:kern w:val="0"/>
          <w:sz w:val="27"/>
          <w:szCs w:val="27"/>
        </w:rPr>
      </w:pPr>
      <w:hyperlink r:id="rId15" w:history="1">
        <w:r w:rsidR="0052413D" w:rsidRPr="0052413D">
          <w:rPr>
            <w:rFonts w:ascii="Segoe UI" w:eastAsia="宋体" w:hAnsi="Segoe UI" w:cs="Segoe UI"/>
            <w:color w:val="324D52"/>
            <w:kern w:val="0"/>
            <w:sz w:val="27"/>
            <w:szCs w:val="27"/>
            <w:u w:val="single"/>
          </w:rPr>
          <w:t>Docs</w:t>
        </w:r>
      </w:hyperlink>
      <w:r w:rsidR="0052413D" w:rsidRPr="0052413D">
        <w:rPr>
          <w:rFonts w:ascii="Segoe UI" w:eastAsia="宋体" w:hAnsi="Segoe UI" w:cs="Segoe UI"/>
          <w:color w:val="5E7478"/>
          <w:kern w:val="0"/>
          <w:sz w:val="27"/>
          <w:szCs w:val="27"/>
        </w:rPr>
        <w:t> / All</w:t>
      </w:r>
    </w:p>
    <w:p w:rsidR="0052413D" w:rsidRDefault="0052413D" w:rsidP="0052413D">
      <w:pPr>
        <w:widowControl/>
        <w:spacing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Accelerator</w:t>
      </w:r>
      <w:r w:rsidR="00880C82">
        <w:rPr>
          <w:rFonts w:ascii="宋体" w:eastAsia="宋体" w:hAnsi="宋体" w:cs="宋体"/>
          <w:color w:val="183D44"/>
          <w:kern w:val="36"/>
          <w:sz w:val="66"/>
          <w:szCs w:val="66"/>
        </w:rPr>
        <w:tab/>
      </w:r>
    </w:p>
    <w:p w:rsidR="00880C82" w:rsidRPr="00880C82" w:rsidRDefault="00880C82" w:rsidP="00880C82">
      <w:r>
        <w:rPr>
          <w:rFonts w:hint="eastAsia"/>
        </w:rPr>
        <w:t>定义快捷键以便更快的操作应用</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Define keyboard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Accelerators are Strings that can contain multiple modifiers and key codes, combined by the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character, and are used to define keyboard shortcuts throughout your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Examples:</w:t>
      </w:r>
    </w:p>
    <w:p w:rsidR="0052413D" w:rsidRPr="0052413D" w:rsidRDefault="0052413D" w:rsidP="0052413D">
      <w:pPr>
        <w:widowControl/>
        <w:numPr>
          <w:ilvl w:val="0"/>
          <w:numId w:val="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CommandOrControl+A</w:t>
      </w:r>
    </w:p>
    <w:p w:rsidR="0052413D" w:rsidRPr="0052413D" w:rsidRDefault="0052413D" w:rsidP="0052413D">
      <w:pPr>
        <w:widowControl/>
        <w:numPr>
          <w:ilvl w:val="0"/>
          <w:numId w:val="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CommandOrControl+Shift+Z</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Shortcuts are registered with the </w:t>
      </w:r>
      <w:hyperlink r:id="rId16" w:history="1">
        <w:r w:rsidRPr="0052413D">
          <w:rPr>
            <w:rFonts w:ascii="Consolas" w:eastAsia="宋体" w:hAnsi="Consolas" w:cs="宋体"/>
            <w:color w:val="0B3D47"/>
            <w:kern w:val="0"/>
            <w:sz w:val="20"/>
            <w:szCs w:val="20"/>
            <w:shd w:val="clear" w:color="auto" w:fill="F1F3F4"/>
          </w:rPr>
          <w:t>globalShortcut</w:t>
        </w:r>
      </w:hyperlink>
      <w:r w:rsidRPr="0052413D">
        <w:rPr>
          <w:rFonts w:ascii="宋体" w:eastAsia="宋体" w:hAnsi="宋体" w:cs="宋体"/>
          <w:kern w:val="0"/>
          <w:sz w:val="24"/>
          <w:szCs w:val="24"/>
        </w:rPr>
        <w:t> module using the </w:t>
      </w:r>
      <w:hyperlink r:id="rId17" w:anchor="globalshortcutregisteraccelerator-callback" w:history="1">
        <w:r w:rsidRPr="0052413D">
          <w:rPr>
            <w:rFonts w:ascii="Consolas" w:eastAsia="宋体" w:hAnsi="Consolas" w:cs="宋体"/>
            <w:color w:val="0B3D47"/>
            <w:kern w:val="0"/>
            <w:sz w:val="20"/>
            <w:szCs w:val="20"/>
            <w:shd w:val="clear" w:color="auto" w:fill="F1F3F4"/>
          </w:rPr>
          <w:t>register</w:t>
        </w:r>
      </w:hyperlink>
      <w:r w:rsidRPr="0052413D">
        <w:rPr>
          <w:rFonts w:ascii="宋体" w:eastAsia="宋体" w:hAnsi="宋体" w:cs="宋体"/>
          <w:kern w:val="0"/>
          <w:sz w:val="24"/>
          <w:szCs w:val="24"/>
        </w:rPr>
        <w:t> method, i.e.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globalShortcut}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Register a 'CommandOrControl+Y' shortcut listener.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globalShortcut.register(</w:t>
      </w:r>
      <w:r w:rsidRPr="0052413D">
        <w:rPr>
          <w:rFonts w:ascii="Consolas" w:eastAsia="宋体" w:hAnsi="Consolas" w:cs="宋体"/>
          <w:color w:val="D01040"/>
          <w:kern w:val="0"/>
          <w:sz w:val="20"/>
          <w:szCs w:val="20"/>
          <w:bdr w:val="none" w:sz="0" w:space="0" w:color="auto" w:frame="1"/>
        </w:rPr>
        <w:t>'CommandOrControl+Y'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Do stuff when Y and either Command/Control is pressed.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92577D" w:rsidRPr="0092577D" w:rsidRDefault="0092577D" w:rsidP="0092577D"/>
    <w:p w:rsidR="0092577D" w:rsidRDefault="00B51C31" w:rsidP="0092577D">
      <w:r>
        <w:rPr>
          <w:rFonts w:hint="eastAsia"/>
        </w:rPr>
        <w:t>设置快捷键：</w:t>
      </w:r>
    </w:p>
    <w:p w:rsidR="00B51C31" w:rsidRPr="00E47697" w:rsidRDefault="005D54B6" w:rsidP="0092577D">
      <w:pPr>
        <w:rPr>
          <w:rFonts w:hint="eastAsia"/>
        </w:rPr>
      </w:pPr>
      <w:r>
        <w:t>E</w:t>
      </w:r>
      <w:r>
        <w:rPr>
          <w:rFonts w:hint="eastAsia"/>
        </w:rPr>
        <w:t>lectron的快捷键是通过</w:t>
      </w:r>
      <w:hyperlink r:id="rId18" w:history="1">
        <w:r w:rsidRPr="0052413D">
          <w:rPr>
            <w:rFonts w:ascii="Consolas" w:eastAsia="宋体" w:hAnsi="Consolas" w:cs="宋体"/>
            <w:color w:val="0B3D47"/>
            <w:kern w:val="0"/>
            <w:sz w:val="20"/>
            <w:szCs w:val="20"/>
            <w:shd w:val="clear" w:color="auto" w:fill="F1F3F4"/>
          </w:rPr>
          <w:t>globalShortcut</w:t>
        </w:r>
      </w:hyperlink>
      <w:r w:rsidRPr="0052413D">
        <w:rPr>
          <w:rFonts w:ascii="宋体" w:eastAsia="宋体" w:hAnsi="宋体" w:cs="宋体"/>
          <w:kern w:val="0"/>
          <w:sz w:val="24"/>
          <w:szCs w:val="24"/>
        </w:rPr>
        <w:t> </w:t>
      </w:r>
      <w:r>
        <w:rPr>
          <w:rFonts w:ascii="宋体" w:eastAsia="宋体" w:hAnsi="宋体" w:cs="宋体" w:hint="eastAsia"/>
          <w:kern w:val="0"/>
          <w:sz w:val="24"/>
          <w:szCs w:val="24"/>
        </w:rPr>
        <w:t>模块来注册的，</w:t>
      </w:r>
      <w:r w:rsidR="002562FF">
        <w:rPr>
          <w:rFonts w:ascii="宋体" w:eastAsia="宋体" w:hAnsi="宋体" w:cs="宋体" w:hint="eastAsia"/>
          <w:kern w:val="0"/>
          <w:sz w:val="24"/>
          <w:szCs w:val="24"/>
        </w:rPr>
        <w:t>在</w:t>
      </w:r>
      <w:r w:rsidR="005019D7">
        <w:rPr>
          <w:rFonts w:ascii="宋体" w:eastAsia="宋体" w:hAnsi="宋体" w:cs="宋体" w:hint="eastAsia"/>
          <w:kern w:val="0"/>
          <w:sz w:val="24"/>
          <w:szCs w:val="24"/>
        </w:rPr>
        <w:t>app的ready阶段可以通过模块</w:t>
      </w:r>
      <w:r w:rsidR="005019D7" w:rsidRPr="0052413D">
        <w:rPr>
          <w:rFonts w:ascii="Consolas" w:eastAsia="宋体" w:hAnsi="Consolas" w:cs="宋体"/>
          <w:color w:val="0B3D47"/>
          <w:kern w:val="0"/>
          <w:sz w:val="20"/>
          <w:szCs w:val="20"/>
          <w:bdr w:val="none" w:sz="0" w:space="0" w:color="auto" w:frame="1"/>
        </w:rPr>
        <w:t>globalShortcut</w:t>
      </w:r>
      <w:r w:rsidR="005019D7">
        <w:rPr>
          <w:rFonts w:ascii="Consolas" w:eastAsia="宋体" w:hAnsi="Consolas" w:cs="宋体" w:hint="eastAsia"/>
          <w:color w:val="0B3D47"/>
          <w:kern w:val="0"/>
          <w:sz w:val="20"/>
          <w:szCs w:val="20"/>
          <w:bdr w:val="none" w:sz="0" w:space="0" w:color="auto" w:frame="1"/>
        </w:rPr>
        <w:t>的</w:t>
      </w:r>
      <w:r w:rsidR="005019D7" w:rsidRPr="0052413D">
        <w:rPr>
          <w:rFonts w:ascii="Consolas" w:eastAsia="宋体" w:hAnsi="Consolas" w:cs="宋体"/>
          <w:color w:val="0B3D47"/>
          <w:kern w:val="0"/>
          <w:sz w:val="20"/>
          <w:szCs w:val="20"/>
          <w:bdr w:val="none" w:sz="0" w:space="0" w:color="auto" w:frame="1"/>
        </w:rPr>
        <w:t>register</w:t>
      </w:r>
      <w:r w:rsidR="00BD524E">
        <w:rPr>
          <w:rFonts w:ascii="Consolas" w:eastAsia="宋体" w:hAnsi="Consolas" w:cs="宋体" w:hint="eastAsia"/>
          <w:color w:val="0B3D47"/>
          <w:kern w:val="0"/>
          <w:sz w:val="20"/>
          <w:szCs w:val="20"/>
          <w:bdr w:val="none" w:sz="0" w:space="0" w:color="auto" w:frame="1"/>
        </w:rPr>
        <w:t>方法注册快捷键</w:t>
      </w:r>
      <w:r w:rsidR="00E47697">
        <w:rPr>
          <w:rFonts w:ascii="Consolas" w:eastAsia="宋体" w:hAnsi="Consolas" w:cs="宋体" w:hint="eastAsia"/>
          <w:color w:val="0B3D47"/>
          <w:kern w:val="0"/>
          <w:sz w:val="20"/>
          <w:szCs w:val="20"/>
          <w:bdr w:val="none" w:sz="0" w:space="0" w:color="auto" w:frame="1"/>
        </w:rPr>
        <w:t>,</w:t>
      </w:r>
      <w:r w:rsidR="00E47697">
        <w:rPr>
          <w:rFonts w:ascii="Consolas" w:eastAsia="宋体" w:hAnsi="Consolas" w:cs="宋体" w:hint="eastAsia"/>
          <w:color w:val="0B3D47"/>
          <w:kern w:val="0"/>
          <w:sz w:val="20"/>
          <w:szCs w:val="20"/>
          <w:bdr w:val="none" w:sz="0" w:space="0" w:color="auto" w:frame="1"/>
        </w:rPr>
        <w:t>快捷键的含义是当某些键被按下时触发的事件。</w:t>
      </w:r>
    </w:p>
    <w:p w:rsidR="0092577D" w:rsidRPr="0092577D" w:rsidRDefault="0092577D" w:rsidP="0092577D"/>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Platform notice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and Windows, the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key does not have any effect so use </w:t>
      </w:r>
      <w:r w:rsidRPr="0052413D">
        <w:rPr>
          <w:rFonts w:ascii="Consolas" w:eastAsia="宋体" w:hAnsi="Consolas" w:cs="宋体"/>
          <w:color w:val="0B3D47"/>
          <w:kern w:val="0"/>
          <w:sz w:val="20"/>
          <w:szCs w:val="20"/>
          <w:shd w:val="clear" w:color="auto" w:fill="F1F3F4"/>
        </w:rPr>
        <w:t>CommandOrControl</w:t>
      </w:r>
      <w:r w:rsidRPr="0052413D">
        <w:rPr>
          <w:rFonts w:ascii="宋体" w:eastAsia="宋体" w:hAnsi="宋体" w:cs="宋体"/>
          <w:kern w:val="0"/>
          <w:sz w:val="24"/>
          <w:szCs w:val="24"/>
        </w:rPr>
        <w:t> which represents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on macOS and </w:t>
      </w: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on Linux and Windows to define some accelerators.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Option</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Option</w:t>
      </w:r>
      <w:r w:rsidRPr="0052413D">
        <w:rPr>
          <w:rFonts w:ascii="宋体" w:eastAsia="宋体" w:hAnsi="宋体" w:cs="宋体"/>
          <w:kern w:val="0"/>
          <w:sz w:val="24"/>
          <w:szCs w:val="24"/>
        </w:rPr>
        <w:t> key only exists on macOS, whereas the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 is available on all platforms.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Super</w:t>
      </w:r>
      <w:r w:rsidRPr="0052413D">
        <w:rPr>
          <w:rFonts w:ascii="宋体" w:eastAsia="宋体" w:hAnsi="宋体" w:cs="宋体"/>
          <w:kern w:val="0"/>
          <w:sz w:val="24"/>
          <w:szCs w:val="24"/>
        </w:rPr>
        <w:t> key is mapped to the </w:t>
      </w:r>
      <w:r w:rsidRPr="0052413D">
        <w:rPr>
          <w:rFonts w:ascii="Consolas" w:eastAsia="宋体" w:hAnsi="Consolas" w:cs="宋体"/>
          <w:color w:val="0B3D47"/>
          <w:kern w:val="0"/>
          <w:sz w:val="20"/>
          <w:szCs w:val="20"/>
          <w:shd w:val="clear" w:color="auto" w:fill="F1F3F4"/>
        </w:rPr>
        <w:t>Windows</w:t>
      </w:r>
      <w:r w:rsidRPr="0052413D">
        <w:rPr>
          <w:rFonts w:ascii="宋体" w:eastAsia="宋体" w:hAnsi="宋体" w:cs="宋体"/>
          <w:kern w:val="0"/>
          <w:sz w:val="24"/>
          <w:szCs w:val="24"/>
        </w:rPr>
        <w:t> key on Windows and Linux and </w:t>
      </w:r>
      <w:r w:rsidRPr="0052413D">
        <w:rPr>
          <w:rFonts w:ascii="Consolas" w:eastAsia="宋体" w:hAnsi="Consolas" w:cs="宋体"/>
          <w:color w:val="0B3D47"/>
          <w:kern w:val="0"/>
          <w:sz w:val="20"/>
          <w:szCs w:val="20"/>
          <w:shd w:val="clear" w:color="auto" w:fill="F1F3F4"/>
        </w:rPr>
        <w:t>Cmd</w:t>
      </w:r>
      <w:r w:rsidRPr="0052413D">
        <w:rPr>
          <w:rFonts w:ascii="宋体" w:eastAsia="宋体" w:hAnsi="宋体" w:cs="宋体"/>
          <w:kern w:val="0"/>
          <w:sz w:val="24"/>
          <w:szCs w:val="24"/>
        </w:rPr>
        <w:t> on macOS.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Available modifiers</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Cmd</w:t>
      </w:r>
      <w:r w:rsidRPr="0052413D">
        <w:rPr>
          <w:rFonts w:ascii="宋体" w:eastAsia="宋体" w:hAnsi="宋体" w:cs="宋体"/>
          <w:kern w:val="0"/>
          <w:sz w:val="24"/>
          <w:szCs w:val="24"/>
        </w:rPr>
        <w:t> for short)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Ctrl</w:t>
      </w:r>
      <w:r w:rsidRPr="0052413D">
        <w:rPr>
          <w:rFonts w:ascii="宋体" w:eastAsia="宋体" w:hAnsi="宋体" w:cs="宋体"/>
          <w:kern w:val="0"/>
          <w:sz w:val="24"/>
          <w:szCs w:val="24"/>
        </w:rPr>
        <w:t> for short)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CommandOrControl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CmdOrCtrl</w:t>
      </w:r>
      <w:r w:rsidRPr="0052413D">
        <w:rPr>
          <w:rFonts w:ascii="宋体" w:eastAsia="宋体" w:hAnsi="宋体" w:cs="宋体"/>
          <w:kern w:val="0"/>
          <w:sz w:val="24"/>
          <w:szCs w:val="24"/>
        </w:rPr>
        <w:t> for short)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AltGr</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w:t>
      </w:r>
    </w:p>
    <w:p w:rsidR="0052413D" w:rsidRPr="00351872"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Super</w:t>
      </w:r>
    </w:p>
    <w:p w:rsidR="00351872" w:rsidRDefault="00351872" w:rsidP="00351872"/>
    <w:p w:rsidR="007A16E4" w:rsidRDefault="007A16E4" w:rsidP="00351872">
      <w:r>
        <w:rPr>
          <w:rFonts w:hint="eastAsia"/>
        </w:rPr>
        <w:t>可用的改变，即某些命令组合的缩写形式：</w:t>
      </w:r>
    </w:p>
    <w:p w:rsidR="007A16E4" w:rsidRDefault="001D635F" w:rsidP="00351872">
      <w:r>
        <w:t>C</w:t>
      </w:r>
      <w:r>
        <w:rPr>
          <w:rFonts w:hint="eastAsia"/>
        </w:rPr>
        <w:t>md-</w:t>
      </w:r>
      <w:r w:rsidR="006F02A1">
        <w:t>C</w:t>
      </w:r>
      <w:r>
        <w:rPr>
          <w:rFonts w:hint="eastAsia"/>
        </w:rPr>
        <w:t>ommand</w:t>
      </w:r>
    </w:p>
    <w:p w:rsidR="001D635F" w:rsidRDefault="001D635F" w:rsidP="00351872">
      <w:r>
        <w:t>Ctrl-</w:t>
      </w:r>
      <w:r w:rsidR="006F02A1">
        <w:t>C</w:t>
      </w:r>
      <w:r>
        <w:t>ontrol</w:t>
      </w:r>
    </w:p>
    <w:p w:rsidR="001D635F" w:rsidRPr="00351872" w:rsidRDefault="001D635F" w:rsidP="00351872">
      <w:pPr>
        <w:rPr>
          <w:rFonts w:hint="eastAsia"/>
        </w:rPr>
      </w:pPr>
      <w:r>
        <w:t>CmdOrCtrl-CommandOrControl</w:t>
      </w:r>
    </w:p>
    <w:p w:rsidR="00351872" w:rsidRPr="00351872" w:rsidRDefault="00351872" w:rsidP="00351872"/>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Available key codes</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9</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Z</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F1</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F24</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Punctuations like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etc.</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Plus</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Space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Tab</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Backspace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Delete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Insert</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Return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Enter</w:t>
      </w:r>
      <w:r w:rsidRPr="0052413D">
        <w:rPr>
          <w:rFonts w:ascii="宋体" w:eastAsia="宋体" w:hAnsi="宋体" w:cs="宋体"/>
          <w:kern w:val="0"/>
          <w:sz w:val="24"/>
          <w:szCs w:val="24"/>
        </w:rPr>
        <w:t> as alias)</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Right</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Home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End</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PageUp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PageDown</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Escape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Esc</w:t>
      </w:r>
      <w:r w:rsidRPr="0052413D">
        <w:rPr>
          <w:rFonts w:ascii="宋体" w:eastAsia="宋体" w:hAnsi="宋体" w:cs="宋体"/>
          <w:kern w:val="0"/>
          <w:sz w:val="24"/>
          <w:szCs w:val="24"/>
        </w:rPr>
        <w:t> for short)</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VolumeUp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VolumeDown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VolumeMute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MediaNextTrack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MediaPreviousTrack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MediaStop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MediaPlayPause</w:t>
      </w:r>
    </w:p>
    <w:p w:rsidR="0052413D" w:rsidRPr="001807C7"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PrintScreen</w:t>
      </w:r>
    </w:p>
    <w:p w:rsidR="001807C7" w:rsidRPr="008D623B" w:rsidRDefault="001807C7" w:rsidP="008D623B"/>
    <w:p w:rsidR="001807C7" w:rsidRDefault="008D623B" w:rsidP="008D623B">
      <w:r>
        <w:rPr>
          <w:rFonts w:hint="eastAsia"/>
        </w:rPr>
        <w:t>可以使用的键：</w:t>
      </w:r>
    </w:p>
    <w:p w:rsidR="008D623B" w:rsidRDefault="00131BAE" w:rsidP="008D623B">
      <w:r>
        <w:rPr>
          <w:rFonts w:hint="eastAsia"/>
        </w:rPr>
        <w:t>数字：0-</w:t>
      </w:r>
      <w:r>
        <w:t>9</w:t>
      </w:r>
    </w:p>
    <w:p w:rsidR="00131BAE" w:rsidRDefault="00131BAE" w:rsidP="008D623B">
      <w:pPr>
        <w:rPr>
          <w:rFonts w:hint="eastAsia"/>
        </w:rPr>
      </w:pPr>
      <w:r>
        <w:rPr>
          <w:rFonts w:hint="eastAsia"/>
        </w:rPr>
        <w:t>字母：A-Z</w:t>
      </w:r>
    </w:p>
    <w:p w:rsidR="00131BAE" w:rsidRDefault="00A66C5B" w:rsidP="008D623B">
      <w:r>
        <w:t xml:space="preserve">      F1-F24</w:t>
      </w:r>
    </w:p>
    <w:p w:rsidR="00A66C5B" w:rsidRDefault="00A66C5B" w:rsidP="008D623B">
      <w:r>
        <w:tab/>
        <w:t xml:space="preserve">  </w:t>
      </w:r>
      <w:r>
        <w:rPr>
          <w:rFonts w:hint="eastAsia"/>
        </w:rPr>
        <w:t>~</w:t>
      </w:r>
      <w:r>
        <w:t xml:space="preserve"> </w:t>
      </w:r>
      <w:r>
        <w:rPr>
          <w:rFonts w:hint="eastAsia"/>
        </w:rPr>
        <w:t>！ @</w:t>
      </w:r>
      <w:r>
        <w:t xml:space="preserve"> </w:t>
      </w:r>
      <w:r>
        <w:rPr>
          <w:rFonts w:hint="eastAsia"/>
        </w:rPr>
        <w:t>#</w:t>
      </w:r>
      <w:r>
        <w:t xml:space="preserve"> </w:t>
      </w:r>
      <w:r>
        <w:rPr>
          <w:rFonts w:hint="eastAsia"/>
        </w:rPr>
        <w:t>$等等</w:t>
      </w:r>
    </w:p>
    <w:p w:rsidR="00A66C5B" w:rsidRDefault="003C4C40" w:rsidP="008D623B">
      <w:r>
        <w:rPr>
          <w:rFonts w:hint="eastAsia"/>
        </w:rPr>
        <w:t>加号：+</w:t>
      </w:r>
    </w:p>
    <w:p w:rsidR="003C4C40" w:rsidRDefault="003C4C40" w:rsidP="008D623B">
      <w:r>
        <w:rPr>
          <w:rFonts w:hint="eastAsia"/>
        </w:rPr>
        <w:t>空格：</w:t>
      </w:r>
    </w:p>
    <w:p w:rsidR="003C4C40" w:rsidRDefault="003C4C40" w:rsidP="008D623B">
      <w:r>
        <w:t>T</w:t>
      </w:r>
      <w:r>
        <w:rPr>
          <w:rFonts w:hint="eastAsia"/>
        </w:rPr>
        <w:t>ab键</w:t>
      </w:r>
    </w:p>
    <w:p w:rsidR="003C4C40" w:rsidRDefault="003C4C40" w:rsidP="008D623B">
      <w:r>
        <w:rPr>
          <w:rFonts w:hint="eastAsia"/>
        </w:rPr>
        <w:t>后退键</w:t>
      </w:r>
    </w:p>
    <w:p w:rsidR="003C4C40" w:rsidRDefault="003C4C40" w:rsidP="008D623B">
      <w:r>
        <w:rPr>
          <w:rFonts w:hint="eastAsia"/>
        </w:rPr>
        <w:t>删除键</w:t>
      </w:r>
    </w:p>
    <w:p w:rsidR="003C4C40" w:rsidRDefault="003C4C40" w:rsidP="008D623B">
      <w:r>
        <w:rPr>
          <w:rFonts w:hint="eastAsia"/>
        </w:rPr>
        <w:t>插入键</w:t>
      </w:r>
    </w:p>
    <w:p w:rsidR="003C4C40" w:rsidRDefault="003C4C40" w:rsidP="008D623B">
      <w:r>
        <w:rPr>
          <w:rFonts w:hint="eastAsia"/>
        </w:rPr>
        <w:t>回车键</w:t>
      </w:r>
    </w:p>
    <w:p w:rsidR="003C4C40" w:rsidRDefault="003C4C40" w:rsidP="008D623B">
      <w:r>
        <w:rPr>
          <w:rFonts w:hint="eastAsia"/>
        </w:rPr>
        <w:t>上 下 左 右</w:t>
      </w:r>
    </w:p>
    <w:p w:rsidR="00736E89" w:rsidRDefault="00736E89" w:rsidP="008D623B">
      <w:pPr>
        <w:rPr>
          <w:rFonts w:hint="eastAsia"/>
        </w:rPr>
      </w:pPr>
      <w:r>
        <w:t>H</w:t>
      </w:r>
      <w:r>
        <w:rPr>
          <w:rFonts w:hint="eastAsia"/>
        </w:rPr>
        <w:t>ome键 end</w:t>
      </w:r>
      <w:r>
        <w:t xml:space="preserve"> </w:t>
      </w:r>
      <w:r>
        <w:rPr>
          <w:rFonts w:hint="eastAsia"/>
        </w:rPr>
        <w:t>键</w:t>
      </w:r>
    </w:p>
    <w:p w:rsidR="008D623B" w:rsidRDefault="00B80591" w:rsidP="008D623B">
      <w:r>
        <w:rPr>
          <w:rFonts w:hint="eastAsia"/>
        </w:rPr>
        <w:t>上一页page</w:t>
      </w:r>
      <w:r w:rsidR="00715C39">
        <w:t xml:space="preserve">up  </w:t>
      </w:r>
      <w:r w:rsidR="00715C39">
        <w:rPr>
          <w:rFonts w:hint="eastAsia"/>
        </w:rPr>
        <w:t>下一页 pag</w:t>
      </w:r>
      <w:r w:rsidR="00715C39">
        <w:t>edown</w:t>
      </w:r>
      <w:r w:rsidR="001C519A">
        <w:t xml:space="preserve">  </w:t>
      </w:r>
    </w:p>
    <w:p w:rsidR="001C519A" w:rsidRDefault="001C519A" w:rsidP="008D623B">
      <w:r>
        <w:t>Esc</w:t>
      </w:r>
    </w:p>
    <w:p w:rsidR="001C519A" w:rsidRPr="008D623B" w:rsidRDefault="001C519A" w:rsidP="008D623B">
      <w:pPr>
        <w:rPr>
          <w:rFonts w:hint="eastAsia"/>
        </w:rPr>
      </w:pPr>
      <w:r>
        <w:rPr>
          <w:rFonts w:hint="eastAsia"/>
        </w:rPr>
        <w:t>音量控制键</w:t>
      </w:r>
      <w:r w:rsidR="00366190">
        <w:rPr>
          <w:rFonts w:hint="eastAsia"/>
        </w:rPr>
        <w:t>等等</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app</w:t>
      </w:r>
    </w:p>
    <w:p w:rsid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Control your application’s event lifecycle.</w:t>
      </w:r>
    </w:p>
    <w:p w:rsidR="006413A0" w:rsidRPr="0052413D" w:rsidRDefault="00AD312C" w:rsidP="0052413D">
      <w:pPr>
        <w:widowControl/>
        <w:jc w:val="left"/>
        <w:rPr>
          <w:rFonts w:ascii="宋体" w:eastAsia="宋体" w:hAnsi="宋体" w:cs="宋体" w:hint="eastAsia"/>
          <w:color w:val="5E7478"/>
          <w:kern w:val="0"/>
          <w:sz w:val="24"/>
          <w:szCs w:val="24"/>
        </w:rPr>
      </w:pPr>
      <w:r>
        <w:rPr>
          <w:rFonts w:ascii="宋体" w:eastAsia="宋体" w:hAnsi="宋体" w:cs="宋体" w:hint="eastAsia"/>
          <w:color w:val="5E7478"/>
          <w:kern w:val="0"/>
          <w:sz w:val="24"/>
          <w:szCs w:val="24"/>
        </w:rPr>
        <w:t>a</w:t>
      </w:r>
      <w:r w:rsidR="006413A0">
        <w:rPr>
          <w:rFonts w:ascii="宋体" w:eastAsia="宋体" w:hAnsi="宋体" w:cs="宋体" w:hint="eastAsia"/>
          <w:color w:val="5E7478"/>
          <w:kern w:val="0"/>
          <w:sz w:val="24"/>
          <w:szCs w:val="24"/>
        </w:rPr>
        <w:t>pp（名字可以自定义）用来控制应用的事件的生命周期</w:t>
      </w:r>
      <w:r w:rsidR="008750BA">
        <w:rPr>
          <w:rFonts w:ascii="宋体" w:eastAsia="宋体" w:hAnsi="宋体" w:cs="宋体" w:hint="eastAsia"/>
          <w:color w:val="5E7478"/>
          <w:kern w:val="0"/>
          <w:sz w:val="24"/>
          <w:szCs w:val="24"/>
        </w:rPr>
        <w:t>，</w:t>
      </w:r>
      <w:r w:rsidR="008750BA" w:rsidRPr="007B39DB">
        <w:rPr>
          <w:rFonts w:ascii="宋体" w:eastAsia="宋体" w:hAnsi="宋体" w:cs="宋体" w:hint="eastAsia"/>
          <w:color w:val="FF0000"/>
          <w:kern w:val="0"/>
          <w:sz w:val="24"/>
          <w:szCs w:val="24"/>
        </w:rPr>
        <w:t>整个app就是类似事件驱动</w:t>
      </w:r>
    </w:p>
    <w:p w:rsidR="00C608FB" w:rsidRDefault="0052413D" w:rsidP="0052413D">
      <w:pPr>
        <w:widowControl/>
        <w:spacing w:after="240"/>
        <w:jc w:val="left"/>
        <w:rPr>
          <w:rFonts w:ascii="宋体" w:eastAsia="宋体" w:hAnsi="宋体" w:cs="宋体"/>
          <w:color w:val="046DC8"/>
          <w:kern w:val="0"/>
          <w:sz w:val="24"/>
          <w:szCs w:val="24"/>
          <w:u w:val="single"/>
        </w:rPr>
      </w:pPr>
      <w:r w:rsidRPr="0052413D">
        <w:rPr>
          <w:rFonts w:ascii="宋体" w:eastAsia="宋体" w:hAnsi="宋体" w:cs="宋体"/>
          <w:kern w:val="0"/>
          <w:sz w:val="24"/>
          <w:szCs w:val="24"/>
        </w:rPr>
        <w:t>Process: </w:t>
      </w:r>
      <w:hyperlink r:id="rId19" w:anchor="main-process" w:history="1">
        <w:r w:rsidRPr="0052413D">
          <w:rPr>
            <w:rFonts w:ascii="宋体" w:eastAsia="宋体" w:hAnsi="宋体" w:cs="宋体"/>
            <w:color w:val="046DC8"/>
            <w:kern w:val="0"/>
            <w:sz w:val="24"/>
            <w:szCs w:val="24"/>
            <w:u w:val="single"/>
          </w:rPr>
          <w:t>Main</w:t>
        </w:r>
      </w:hyperlink>
    </w:p>
    <w:p w:rsidR="00C608FB" w:rsidRPr="00C608FB" w:rsidRDefault="00C608FB" w:rsidP="00C608FB">
      <w:pPr>
        <w:rPr>
          <w:rFonts w:hint="eastAsia"/>
        </w:rPr>
      </w:pPr>
      <w:r>
        <w:rPr>
          <w:rFonts w:hint="eastAsia"/>
        </w:rPr>
        <w:t>主进程，运行main</w:t>
      </w:r>
      <w:r>
        <w:t>.js</w:t>
      </w:r>
      <w:r>
        <w:rPr>
          <w:rFonts w:hint="eastAsia"/>
        </w:rPr>
        <w:t>文件（</w:t>
      </w:r>
      <w:r w:rsidR="00D047CF">
        <w:rPr>
          <w:rFonts w:hint="eastAsia"/>
        </w:rPr>
        <w:t>文件名可以自定义</w:t>
      </w:r>
      <w:r>
        <w:rPr>
          <w:rFonts w:hint="eastAsia"/>
        </w:rPr>
        <w:t>）</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shows how to quit the application when the last window is closed</w:t>
      </w:r>
      <w:r w:rsidR="00EF6128">
        <w:rPr>
          <w:rFonts w:ascii="宋体" w:eastAsia="宋体" w:hAnsi="宋体" w:cs="宋体" w:hint="eastAsia"/>
          <w:kern w:val="0"/>
          <w:sz w:val="24"/>
          <w:szCs w:val="24"/>
        </w:rPr>
        <w:t>（下面的例子展示了当窗口被关闭的时候应用退出）</w:t>
      </w:r>
      <w:r w:rsidRPr="0052413D">
        <w:rPr>
          <w:rFonts w:ascii="宋体" w:eastAsia="宋体" w:hAnsi="宋体" w:cs="宋体"/>
          <w:kern w:val="0"/>
          <w:sz w:val="24"/>
          <w:szCs w:val="24"/>
        </w:rPr>
        <w:t>:</w:t>
      </w:r>
    </w:p>
    <w:p w:rsidR="00EF6128" w:rsidRPr="0052413D" w:rsidRDefault="00EF6128" w:rsidP="0052413D">
      <w:pPr>
        <w:widowControl/>
        <w:spacing w:after="240"/>
        <w:jc w:val="left"/>
        <w:rPr>
          <w:rFonts w:ascii="宋体" w:eastAsia="宋体" w:hAnsi="宋体" w:cs="宋体"/>
          <w:kern w:val="0"/>
          <w:sz w:val="24"/>
          <w:szCs w:val="24"/>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9C3E7C"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'window-all-closed'</w:t>
      </w:r>
      <w:r w:rsidRPr="0052413D">
        <w:rPr>
          <w:rFonts w:ascii="Consolas" w:eastAsia="宋体" w:hAnsi="Consolas" w:cs="宋体"/>
          <w:color w:val="0B3D47"/>
          <w:kern w:val="0"/>
          <w:sz w:val="20"/>
          <w:szCs w:val="20"/>
          <w:bdr w:val="none" w:sz="0" w:space="0" w:color="auto" w:frame="1"/>
        </w:rPr>
        <w:t>, () =&gt; {</w:t>
      </w:r>
      <w:r w:rsidR="005A6887">
        <w:rPr>
          <w:rFonts w:ascii="Consolas" w:eastAsia="宋体" w:hAnsi="Consolas" w:cs="宋体"/>
          <w:color w:val="0B3D47"/>
          <w:kern w:val="0"/>
          <w:sz w:val="20"/>
          <w:szCs w:val="20"/>
          <w:bdr w:val="none" w:sz="0" w:space="0" w:color="auto" w:frame="1"/>
        </w:rPr>
        <w:t xml:space="preserve"> //</w:t>
      </w:r>
      <w:r w:rsidR="009C3E7C">
        <w:rPr>
          <w:rFonts w:ascii="Consolas" w:eastAsia="宋体" w:hAnsi="Consolas" w:cs="宋体" w:hint="eastAsia"/>
          <w:color w:val="0B3D47"/>
          <w:kern w:val="0"/>
          <w:sz w:val="20"/>
          <w:szCs w:val="20"/>
          <w:bdr w:val="none" w:sz="0" w:space="0" w:color="auto" w:frame="1"/>
        </w:rPr>
        <w:t>这里添加了一个监听函数</w:t>
      </w:r>
    </w:p>
    <w:p w:rsidR="0052413D" w:rsidRPr="0052413D" w:rsidRDefault="009C3E7C"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Pr>
          <w:rFonts w:ascii="Consolas" w:eastAsia="宋体" w:hAnsi="Consolas" w:cs="宋体" w:hint="eastAsia"/>
          <w:color w:val="0B3D47"/>
          <w:kern w:val="0"/>
          <w:sz w:val="20"/>
          <w:szCs w:val="20"/>
          <w:bdr w:val="none" w:sz="0" w:space="0" w:color="auto" w:frame="1"/>
        </w:rPr>
        <w:t>//</w:t>
      </w:r>
      <w:r w:rsidR="005A6887">
        <w:rPr>
          <w:rFonts w:ascii="Consolas" w:eastAsia="宋体" w:hAnsi="Consolas" w:cs="宋体"/>
          <w:color w:val="0B3D47"/>
          <w:kern w:val="0"/>
          <w:sz w:val="20"/>
          <w:szCs w:val="20"/>
          <w:bdr w:val="none" w:sz="0" w:space="0" w:color="auto" w:frame="1"/>
        </w:rPr>
        <w:t>ES6</w:t>
      </w:r>
      <w:r w:rsidR="005A6887">
        <w:rPr>
          <w:rFonts w:ascii="Consolas" w:eastAsia="宋体" w:hAnsi="Consolas" w:cs="宋体" w:hint="eastAsia"/>
          <w:color w:val="0B3D47"/>
          <w:kern w:val="0"/>
          <w:sz w:val="20"/>
          <w:szCs w:val="20"/>
          <w:bdr w:val="none" w:sz="0" w:space="0" w:color="auto" w:frame="1"/>
        </w:rPr>
        <w:t>写法，可以使用一个</w:t>
      </w:r>
      <w:r w:rsidR="005A6887">
        <w:rPr>
          <w:rFonts w:ascii="Consolas" w:eastAsia="宋体" w:hAnsi="Consolas" w:cs="宋体" w:hint="eastAsia"/>
          <w:color w:val="0B3D47"/>
          <w:kern w:val="0"/>
          <w:sz w:val="20"/>
          <w:szCs w:val="20"/>
          <w:bdr w:val="none" w:sz="0" w:space="0" w:color="auto" w:frame="1"/>
        </w:rPr>
        <w:t>function</w:t>
      </w:r>
      <w:r w:rsidR="005A6887">
        <w:rPr>
          <w:rFonts w:ascii="Consolas" w:eastAsia="宋体" w:hAnsi="Consolas" w:cs="宋体" w:hint="eastAsia"/>
          <w:color w:val="0B3D47"/>
          <w:kern w:val="0"/>
          <w:sz w:val="20"/>
          <w:szCs w:val="20"/>
          <w:bdr w:val="none" w:sz="0" w:space="0" w:color="auto" w:frame="1"/>
        </w:rPr>
        <w:t>代替</w:t>
      </w:r>
      <w:r w:rsidR="00981299">
        <w:rPr>
          <w:rFonts w:ascii="Consolas" w:eastAsia="宋体" w:hAnsi="Consolas" w:cs="宋体" w:hint="eastAsia"/>
          <w:color w:val="0B3D47"/>
          <w:kern w:val="0"/>
          <w:sz w:val="20"/>
          <w:szCs w:val="20"/>
          <w:bdr w:val="none" w:sz="0" w:space="0" w:color="auto" w:frame="1"/>
        </w:rPr>
        <w:t>，当事件被触发时就会调用该监听函数</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app.quit()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object emits the following events</w:t>
      </w:r>
      <w:r w:rsidR="004074A9">
        <w:rPr>
          <w:rFonts w:ascii="宋体" w:eastAsia="宋体" w:hAnsi="宋体" w:cs="宋体" w:hint="eastAsia"/>
          <w:kern w:val="0"/>
          <w:sz w:val="24"/>
          <w:szCs w:val="24"/>
        </w:rPr>
        <w:t>（app对象触发以下事件）</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‘will-finish-launching’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application has finished basic startup. On Windows and Linux, the </w:t>
      </w:r>
      <w:r w:rsidRPr="0052413D">
        <w:rPr>
          <w:rFonts w:ascii="Consolas" w:eastAsia="宋体" w:hAnsi="Consolas" w:cs="宋体"/>
          <w:color w:val="0B3D47"/>
          <w:kern w:val="0"/>
          <w:sz w:val="20"/>
          <w:szCs w:val="20"/>
          <w:shd w:val="clear" w:color="auto" w:fill="F1F3F4"/>
        </w:rPr>
        <w:t>will-finish-launching</w:t>
      </w:r>
      <w:r w:rsidR="00214D21">
        <w:rPr>
          <w:rFonts w:ascii="Consolas" w:eastAsia="宋体" w:hAnsi="Consolas" w:cs="宋体"/>
          <w:color w:val="0B3D47"/>
          <w:kern w:val="0"/>
          <w:sz w:val="20"/>
          <w:szCs w:val="20"/>
          <w:shd w:val="clear" w:color="auto" w:fill="F1F3F4"/>
        </w:rPr>
        <w:t xml:space="preserve"> </w:t>
      </w:r>
      <w:r w:rsidRPr="0052413D">
        <w:rPr>
          <w:rFonts w:ascii="宋体" w:eastAsia="宋体" w:hAnsi="宋体" w:cs="宋体"/>
          <w:kern w:val="0"/>
          <w:sz w:val="24"/>
          <w:szCs w:val="24"/>
        </w:rPr>
        <w:t>event is the same as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on macOS, this event represents the </w:t>
      </w:r>
      <w:r w:rsidRPr="0052413D">
        <w:rPr>
          <w:rFonts w:ascii="Consolas" w:eastAsia="宋体" w:hAnsi="Consolas" w:cs="宋体"/>
          <w:color w:val="0B3D47"/>
          <w:kern w:val="0"/>
          <w:sz w:val="20"/>
          <w:szCs w:val="20"/>
          <w:shd w:val="clear" w:color="auto" w:fill="F1F3F4"/>
        </w:rPr>
        <w:t>applicationWillFinishLaunching</w:t>
      </w:r>
      <w:r w:rsidR="00335E43">
        <w:rPr>
          <w:rFonts w:ascii="Consolas" w:eastAsia="宋体" w:hAnsi="Consolas" w:cs="宋体"/>
          <w:color w:val="0B3D47"/>
          <w:kern w:val="0"/>
          <w:sz w:val="20"/>
          <w:szCs w:val="20"/>
          <w:shd w:val="clear" w:color="auto" w:fill="F1F3F4"/>
        </w:rPr>
        <w:t xml:space="preserve"> </w:t>
      </w:r>
      <w:r w:rsidRPr="0052413D">
        <w:rPr>
          <w:rFonts w:ascii="宋体" w:eastAsia="宋体" w:hAnsi="宋体" w:cs="宋体"/>
          <w:kern w:val="0"/>
          <w:sz w:val="24"/>
          <w:szCs w:val="24"/>
        </w:rPr>
        <w:t>notification of </w:t>
      </w:r>
      <w:r w:rsidRPr="0052413D">
        <w:rPr>
          <w:rFonts w:ascii="Consolas" w:eastAsia="宋体" w:hAnsi="Consolas" w:cs="宋体"/>
          <w:color w:val="0B3D47"/>
          <w:kern w:val="0"/>
          <w:sz w:val="20"/>
          <w:szCs w:val="20"/>
          <w:shd w:val="clear" w:color="auto" w:fill="F1F3F4"/>
        </w:rPr>
        <w:t>NSApplication</w:t>
      </w:r>
      <w:r w:rsidRPr="0052413D">
        <w:rPr>
          <w:rFonts w:ascii="宋体" w:eastAsia="宋体" w:hAnsi="宋体" w:cs="宋体"/>
          <w:kern w:val="0"/>
          <w:sz w:val="24"/>
          <w:szCs w:val="24"/>
        </w:rPr>
        <w:t>. You would usually set up listeners for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open-url</w:t>
      </w:r>
      <w:r w:rsidRPr="0052413D">
        <w:rPr>
          <w:rFonts w:ascii="宋体" w:eastAsia="宋体" w:hAnsi="宋体" w:cs="宋体"/>
          <w:kern w:val="0"/>
          <w:sz w:val="24"/>
          <w:szCs w:val="24"/>
        </w:rPr>
        <w:t> events here, and start the crash reporter and auto updater.</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most cases, you should just do everything in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handler.</w:t>
      </w:r>
    </w:p>
    <w:p w:rsidR="00E64D40" w:rsidRDefault="00E22626" w:rsidP="0052413D">
      <w:pPr>
        <w:widowControl/>
        <w:jc w:val="left"/>
        <w:rPr>
          <w:rFonts w:ascii="宋体" w:eastAsia="宋体" w:hAnsi="宋体" w:cs="宋体"/>
          <w:kern w:val="0"/>
          <w:sz w:val="24"/>
          <w:szCs w:val="24"/>
        </w:rPr>
      </w:pPr>
      <w:r w:rsidRPr="00E93C51">
        <w:rPr>
          <w:rFonts w:ascii="宋体" w:eastAsia="宋体" w:hAnsi="宋体" w:cs="宋体"/>
          <w:kern w:val="0"/>
          <w:sz w:val="24"/>
          <w:szCs w:val="24"/>
        </w:rPr>
        <w:t>will-finish-launching</w:t>
      </w:r>
      <w:r w:rsidRPr="00E93C51">
        <w:rPr>
          <w:rFonts w:ascii="宋体" w:eastAsia="宋体" w:hAnsi="宋体" w:cs="宋体" w:hint="eastAsia"/>
          <w:kern w:val="0"/>
          <w:sz w:val="24"/>
          <w:szCs w:val="24"/>
        </w:rPr>
        <w:t>事件</w:t>
      </w:r>
      <w:r w:rsidR="00833310">
        <w:rPr>
          <w:rFonts w:ascii="宋体" w:eastAsia="宋体" w:hAnsi="宋体" w:cs="宋体" w:hint="eastAsia"/>
          <w:kern w:val="0"/>
          <w:sz w:val="24"/>
          <w:szCs w:val="24"/>
        </w:rPr>
        <w:t>当应用启动基本完成时</w:t>
      </w:r>
      <w:r>
        <w:rPr>
          <w:rFonts w:ascii="宋体" w:eastAsia="宋体" w:hAnsi="宋体" w:cs="宋体" w:hint="eastAsia"/>
          <w:kern w:val="0"/>
          <w:sz w:val="24"/>
          <w:szCs w:val="24"/>
        </w:rPr>
        <w:t>触发</w:t>
      </w:r>
    </w:p>
    <w:p w:rsidR="00C9388F" w:rsidRPr="0052413D" w:rsidRDefault="007A6EB2"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在windows和linux上该事件等同于ready事件</w:t>
      </w:r>
      <w:r w:rsidR="00705316">
        <w:rPr>
          <w:rFonts w:ascii="宋体" w:eastAsia="宋体" w:hAnsi="宋体" w:cs="宋体" w:hint="eastAsia"/>
          <w:kern w:val="0"/>
          <w:sz w:val="24"/>
          <w:szCs w:val="24"/>
        </w:rPr>
        <w:t>。在mac os中有意义。具体参看ready事件</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‘ready’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launchInfo</w:t>
      </w:r>
      <w:r w:rsidRPr="0052413D">
        <w:rPr>
          <w:rFonts w:ascii="宋体" w:eastAsia="宋体" w:hAnsi="宋体" w:cs="宋体"/>
          <w:kern w:val="0"/>
          <w:sz w:val="24"/>
          <w:szCs w:val="24"/>
        </w:rPr>
        <w:t> Object </w:t>
      </w:r>
      <w:r w:rsidRPr="0052413D">
        <w:rPr>
          <w:rFonts w:ascii="宋体" w:eastAsia="宋体" w:hAnsi="宋体" w:cs="宋体"/>
          <w:color w:val="FFFFFF"/>
          <w:kern w:val="0"/>
          <w:sz w:val="16"/>
          <w:szCs w:val="16"/>
          <w:shd w:val="clear" w:color="auto" w:fill="5E7478"/>
        </w:rPr>
        <w:t>macOS</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Electron has finished initializing. On macOS, </w:t>
      </w:r>
      <w:r w:rsidRPr="0052413D">
        <w:rPr>
          <w:rFonts w:ascii="Consolas" w:eastAsia="宋体" w:hAnsi="Consolas" w:cs="宋体"/>
          <w:color w:val="0B3D47"/>
          <w:kern w:val="0"/>
          <w:sz w:val="20"/>
          <w:szCs w:val="20"/>
          <w:shd w:val="clear" w:color="auto" w:fill="F1F3F4"/>
        </w:rPr>
        <w:t>launchInfo</w:t>
      </w:r>
      <w:r w:rsidRPr="0052413D">
        <w:rPr>
          <w:rFonts w:ascii="宋体" w:eastAsia="宋体" w:hAnsi="宋体" w:cs="宋体"/>
          <w:kern w:val="0"/>
          <w:sz w:val="24"/>
          <w:szCs w:val="24"/>
        </w:rPr>
        <w:t> holds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of the </w:t>
      </w:r>
      <w:r w:rsidRPr="0052413D">
        <w:rPr>
          <w:rFonts w:ascii="Consolas" w:eastAsia="宋体" w:hAnsi="Consolas" w:cs="宋体"/>
          <w:color w:val="0B3D47"/>
          <w:kern w:val="0"/>
          <w:sz w:val="20"/>
          <w:szCs w:val="20"/>
          <w:shd w:val="clear" w:color="auto" w:fill="F1F3F4"/>
        </w:rPr>
        <w:t>NSUserNotification</w:t>
      </w:r>
      <w:r w:rsidRPr="0052413D">
        <w:rPr>
          <w:rFonts w:ascii="宋体" w:eastAsia="宋体" w:hAnsi="宋体" w:cs="宋体"/>
          <w:kern w:val="0"/>
          <w:sz w:val="24"/>
          <w:szCs w:val="24"/>
        </w:rPr>
        <w:t> that was used to open the application, if it was launched from Notification Center. You can call </w:t>
      </w:r>
      <w:r w:rsidRPr="0052413D">
        <w:rPr>
          <w:rFonts w:ascii="Consolas" w:eastAsia="宋体" w:hAnsi="Consolas" w:cs="宋体"/>
          <w:color w:val="0B3D47"/>
          <w:kern w:val="0"/>
          <w:sz w:val="20"/>
          <w:szCs w:val="20"/>
          <w:shd w:val="clear" w:color="auto" w:fill="F1F3F4"/>
        </w:rPr>
        <w:t>app.isReady()</w:t>
      </w:r>
      <w:r w:rsidRPr="0052413D">
        <w:rPr>
          <w:rFonts w:ascii="宋体" w:eastAsia="宋体" w:hAnsi="宋体" w:cs="宋体"/>
          <w:kern w:val="0"/>
          <w:sz w:val="24"/>
          <w:szCs w:val="24"/>
        </w:rPr>
        <w:t> to check if this event has already fired.</w:t>
      </w:r>
    </w:p>
    <w:p w:rsidR="00E64D40" w:rsidRDefault="00E64D40" w:rsidP="0052413D">
      <w:pPr>
        <w:widowControl/>
        <w:jc w:val="left"/>
        <w:rPr>
          <w:rFonts w:ascii="宋体" w:eastAsia="宋体" w:hAnsi="宋体" w:cs="宋体" w:hint="eastAsia"/>
          <w:kern w:val="0"/>
          <w:sz w:val="24"/>
          <w:szCs w:val="24"/>
        </w:rPr>
      </w:pPr>
      <w:r>
        <w:rPr>
          <w:rFonts w:ascii="宋体" w:eastAsia="宋体" w:hAnsi="宋体" w:cs="宋体"/>
          <w:color w:val="183D44"/>
          <w:kern w:val="0"/>
          <w:sz w:val="33"/>
          <w:szCs w:val="33"/>
        </w:rPr>
        <w:t>ready</w:t>
      </w:r>
      <w:r w:rsidR="00DA7E3A">
        <w:rPr>
          <w:rFonts w:ascii="宋体" w:eastAsia="宋体" w:hAnsi="宋体" w:cs="宋体" w:hint="eastAsia"/>
          <w:kern w:val="0"/>
          <w:sz w:val="24"/>
          <w:szCs w:val="24"/>
        </w:rPr>
        <w:t>当应用启动基本完成时触发ready事件</w:t>
      </w:r>
    </w:p>
    <w:p w:rsidR="00B265A5" w:rsidRDefault="001C7D8B"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返回launchInfo对象</w:t>
      </w:r>
    </w:p>
    <w:p w:rsidR="00E22626" w:rsidRPr="0052413D" w:rsidRDefault="00A3273E"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可以调用方法app</w:t>
      </w:r>
      <w:r>
        <w:rPr>
          <w:rFonts w:ascii="宋体" w:eastAsia="宋体" w:hAnsi="宋体" w:cs="宋体"/>
          <w:kern w:val="0"/>
          <w:sz w:val="24"/>
          <w:szCs w:val="24"/>
        </w:rPr>
        <w:t>.isReady()</w:t>
      </w:r>
      <w:r>
        <w:rPr>
          <w:rFonts w:ascii="宋体" w:eastAsia="宋体" w:hAnsi="宋体" w:cs="宋体" w:hint="eastAsia"/>
          <w:kern w:val="0"/>
          <w:sz w:val="24"/>
          <w:szCs w:val="24"/>
        </w:rPr>
        <w:t>来查看事件是否应被触发</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‘window-all-closed’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all windows have been closed.</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do not subscribe to this event and all windows are closed, the default behavior is to quit the app; however, if you subscribe, you control whether the app quits or not. If the user pressed </w:t>
      </w:r>
      <w:r w:rsidRPr="0052413D">
        <w:rPr>
          <w:rFonts w:ascii="Consolas" w:eastAsia="宋体" w:hAnsi="Consolas" w:cs="宋体"/>
          <w:color w:val="0B3D47"/>
          <w:kern w:val="0"/>
          <w:sz w:val="20"/>
          <w:szCs w:val="20"/>
          <w:shd w:val="clear" w:color="auto" w:fill="F1F3F4"/>
        </w:rPr>
        <w:t>Cmd + Q</w:t>
      </w:r>
      <w:r w:rsidRPr="0052413D">
        <w:rPr>
          <w:rFonts w:ascii="宋体" w:eastAsia="宋体" w:hAnsi="宋体" w:cs="宋体"/>
          <w:kern w:val="0"/>
          <w:sz w:val="24"/>
          <w:szCs w:val="24"/>
        </w:rPr>
        <w:t>, or the developer called </w:t>
      </w:r>
      <w:r w:rsidRPr="0052413D">
        <w:rPr>
          <w:rFonts w:ascii="Consolas" w:eastAsia="宋体" w:hAnsi="Consolas" w:cs="宋体"/>
          <w:color w:val="0B3D47"/>
          <w:kern w:val="0"/>
          <w:sz w:val="20"/>
          <w:szCs w:val="20"/>
          <w:shd w:val="clear" w:color="auto" w:fill="F1F3F4"/>
        </w:rPr>
        <w:t>app.quit()</w:t>
      </w:r>
      <w:r w:rsidRPr="0052413D">
        <w:rPr>
          <w:rFonts w:ascii="宋体" w:eastAsia="宋体" w:hAnsi="宋体" w:cs="宋体"/>
          <w:kern w:val="0"/>
          <w:sz w:val="24"/>
          <w:szCs w:val="24"/>
        </w:rPr>
        <w:t>, Electron will first try to close all the windows and then emit the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event, and in this case the </w:t>
      </w:r>
      <w:r w:rsidRPr="0052413D">
        <w:rPr>
          <w:rFonts w:ascii="Consolas" w:eastAsia="宋体" w:hAnsi="Consolas" w:cs="宋体"/>
          <w:color w:val="0B3D47"/>
          <w:kern w:val="0"/>
          <w:sz w:val="20"/>
          <w:szCs w:val="20"/>
          <w:shd w:val="clear" w:color="auto" w:fill="F1F3F4"/>
        </w:rPr>
        <w:t>window-all-closed</w:t>
      </w:r>
      <w:r w:rsidRPr="0052413D">
        <w:rPr>
          <w:rFonts w:ascii="宋体" w:eastAsia="宋体" w:hAnsi="宋体" w:cs="宋体"/>
          <w:kern w:val="0"/>
          <w:sz w:val="24"/>
          <w:szCs w:val="24"/>
        </w:rPr>
        <w:t> event would not be emitted.</w:t>
      </w:r>
    </w:p>
    <w:p w:rsidR="00ED04F1" w:rsidRDefault="00ED04F1" w:rsidP="0052413D">
      <w:pPr>
        <w:widowControl/>
        <w:jc w:val="left"/>
        <w:rPr>
          <w:rFonts w:ascii="宋体" w:eastAsia="宋体" w:hAnsi="宋体" w:cs="宋体"/>
          <w:color w:val="183D44"/>
          <w:kern w:val="0"/>
          <w:sz w:val="33"/>
          <w:szCs w:val="33"/>
        </w:rPr>
      </w:pPr>
      <w:r w:rsidRPr="001B0C6E">
        <w:rPr>
          <w:rFonts w:ascii="宋体" w:eastAsia="宋体" w:hAnsi="宋体" w:cs="宋体"/>
          <w:kern w:val="0"/>
          <w:sz w:val="24"/>
          <w:szCs w:val="24"/>
        </w:rPr>
        <w:t>window-all-closed</w:t>
      </w:r>
      <w:r w:rsidRPr="001B0C6E">
        <w:rPr>
          <w:rFonts w:ascii="宋体" w:eastAsia="宋体" w:hAnsi="宋体" w:cs="宋体" w:hint="eastAsia"/>
          <w:kern w:val="0"/>
          <w:sz w:val="24"/>
          <w:szCs w:val="24"/>
        </w:rPr>
        <w:t>当所有的窗口都被关闭的时候触发</w:t>
      </w:r>
    </w:p>
    <w:p w:rsidR="00B960E5" w:rsidRDefault="006201B3"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如果没有注册监听该事件，则当所有的串口关闭的时候</w:t>
      </w:r>
      <w:r w:rsidR="00E2680C">
        <w:rPr>
          <w:rFonts w:ascii="宋体" w:eastAsia="宋体" w:hAnsi="宋体" w:cs="宋体" w:hint="eastAsia"/>
          <w:kern w:val="0"/>
          <w:sz w:val="24"/>
          <w:szCs w:val="24"/>
        </w:rPr>
        <w:t>，应用汇默认退出</w:t>
      </w:r>
    </w:p>
    <w:p w:rsidR="005C7B92" w:rsidRDefault="005C7B92"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如果注册监听该事件，则app</w:t>
      </w:r>
      <w:r w:rsidR="00B6243C">
        <w:rPr>
          <w:rFonts w:ascii="宋体" w:eastAsia="宋体" w:hAnsi="宋体" w:cs="宋体" w:hint="eastAsia"/>
          <w:kern w:val="0"/>
          <w:sz w:val="24"/>
          <w:szCs w:val="24"/>
        </w:rPr>
        <w:t>的退出由开发人员控制</w:t>
      </w:r>
    </w:p>
    <w:p w:rsidR="0094633C" w:rsidRPr="007A6EDD" w:rsidRDefault="0094633C"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如果用户按下了ctrl+q，或者开发者调用了app</w:t>
      </w:r>
      <w:r>
        <w:rPr>
          <w:rFonts w:ascii="宋体" w:eastAsia="宋体" w:hAnsi="宋体" w:cs="宋体"/>
          <w:kern w:val="0"/>
          <w:sz w:val="24"/>
          <w:szCs w:val="24"/>
        </w:rPr>
        <w:t>.qui</w:t>
      </w:r>
      <w:r>
        <w:rPr>
          <w:rFonts w:ascii="宋体" w:eastAsia="宋体" w:hAnsi="宋体" w:cs="宋体" w:hint="eastAsia"/>
          <w:kern w:val="0"/>
          <w:sz w:val="24"/>
          <w:szCs w:val="24"/>
        </w:rPr>
        <w:t>t函数</w:t>
      </w:r>
      <w:r w:rsidR="007A6EDD">
        <w:rPr>
          <w:rFonts w:ascii="宋体" w:eastAsia="宋体" w:hAnsi="宋体" w:cs="宋体" w:hint="eastAsia"/>
          <w:kern w:val="0"/>
          <w:sz w:val="24"/>
          <w:szCs w:val="24"/>
        </w:rPr>
        <w:t>，则electron将会先尝试关闭所有的窗口然后触发wi</w:t>
      </w:r>
      <w:r w:rsidR="007A6EDD">
        <w:rPr>
          <w:rFonts w:ascii="宋体" w:eastAsia="宋体" w:hAnsi="宋体" w:cs="宋体"/>
          <w:kern w:val="0"/>
          <w:sz w:val="24"/>
          <w:szCs w:val="24"/>
        </w:rPr>
        <w:t>ll-quit</w:t>
      </w:r>
      <w:r w:rsidR="007A6EDD">
        <w:rPr>
          <w:rFonts w:ascii="宋体" w:eastAsia="宋体" w:hAnsi="宋体" w:cs="宋体" w:hint="eastAsia"/>
          <w:kern w:val="0"/>
          <w:sz w:val="24"/>
          <w:szCs w:val="24"/>
        </w:rPr>
        <w:t>事件</w:t>
      </w:r>
      <w:r w:rsidR="00057CA2">
        <w:rPr>
          <w:rFonts w:ascii="宋体" w:eastAsia="宋体" w:hAnsi="宋体" w:cs="宋体" w:hint="eastAsia"/>
          <w:kern w:val="0"/>
          <w:sz w:val="24"/>
          <w:szCs w:val="24"/>
        </w:rPr>
        <w:t>，这时window</w:t>
      </w:r>
      <w:r w:rsidR="00057CA2">
        <w:rPr>
          <w:rFonts w:ascii="宋体" w:eastAsia="宋体" w:hAnsi="宋体" w:cs="宋体"/>
          <w:kern w:val="0"/>
          <w:sz w:val="24"/>
          <w:szCs w:val="24"/>
        </w:rPr>
        <w:t>-all-close</w:t>
      </w:r>
      <w:r w:rsidR="00057CA2">
        <w:rPr>
          <w:rFonts w:ascii="宋体" w:eastAsia="宋体" w:hAnsi="宋体" w:cs="宋体" w:hint="eastAsia"/>
          <w:kern w:val="0"/>
          <w:sz w:val="24"/>
          <w:szCs w:val="24"/>
        </w:rPr>
        <w:t>d事件</w:t>
      </w:r>
      <w:r w:rsidR="00C55E6D">
        <w:rPr>
          <w:rFonts w:ascii="宋体" w:eastAsia="宋体" w:hAnsi="宋体" w:cs="宋体" w:hint="eastAsia"/>
          <w:kern w:val="0"/>
          <w:sz w:val="24"/>
          <w:szCs w:val="24"/>
        </w:rPr>
        <w:t>将不会被触发</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‘before-quit’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before the application starts closing its windows.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default behaviour, which is terminating the application.</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application quit was initiated by </w:t>
      </w:r>
      <w:r w:rsidRPr="0052413D">
        <w:rPr>
          <w:rFonts w:ascii="Consolas" w:eastAsia="宋体" w:hAnsi="Consolas" w:cs="宋体"/>
          <w:color w:val="0B3D47"/>
          <w:kern w:val="0"/>
          <w:sz w:val="20"/>
          <w:szCs w:val="20"/>
          <w:shd w:val="clear" w:color="auto" w:fill="F1F3F4"/>
        </w:rPr>
        <w:t>autoUpdater.quitAndInstall()</w:t>
      </w:r>
      <w:r w:rsidRPr="0052413D">
        <w:rPr>
          <w:rFonts w:ascii="宋体" w:eastAsia="宋体" w:hAnsi="宋体" w:cs="宋体"/>
          <w:kern w:val="0"/>
          <w:sz w:val="24"/>
          <w:szCs w:val="24"/>
        </w:rPr>
        <w:t> then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is emitted </w:t>
      </w:r>
      <w:r w:rsidRPr="0052413D">
        <w:rPr>
          <w:rFonts w:ascii="宋体" w:eastAsia="宋体" w:hAnsi="宋体" w:cs="宋体"/>
          <w:i/>
          <w:iCs/>
          <w:kern w:val="0"/>
          <w:sz w:val="24"/>
          <w:szCs w:val="24"/>
        </w:rPr>
        <w:t>after</w:t>
      </w:r>
      <w:r w:rsidR="001C3335">
        <w:rPr>
          <w:rFonts w:ascii="宋体" w:eastAsia="宋体" w:hAnsi="宋体" w:cs="宋体"/>
          <w:i/>
          <w:iCs/>
          <w:kern w:val="0"/>
          <w:sz w:val="24"/>
          <w:szCs w:val="24"/>
        </w:rPr>
        <w:t xml:space="preserve"> </w:t>
      </w:r>
      <w:r w:rsidRPr="0052413D">
        <w:rPr>
          <w:rFonts w:ascii="宋体" w:eastAsia="宋体" w:hAnsi="宋体" w:cs="宋体"/>
          <w:kern w:val="0"/>
          <w:sz w:val="24"/>
          <w:szCs w:val="24"/>
        </w:rPr>
        <w:t>emitting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on all windows and closing them.</w:t>
      </w:r>
    </w:p>
    <w:p w:rsidR="00170D7E" w:rsidRDefault="00D522B4" w:rsidP="0052413D">
      <w:pPr>
        <w:widowControl/>
        <w:jc w:val="left"/>
        <w:rPr>
          <w:rFonts w:ascii="宋体" w:eastAsia="宋体" w:hAnsi="宋体" w:cs="宋体"/>
          <w:kern w:val="0"/>
          <w:sz w:val="24"/>
          <w:szCs w:val="24"/>
        </w:rPr>
      </w:pPr>
      <w:r w:rsidRPr="001B0C6E">
        <w:rPr>
          <w:rFonts w:ascii="宋体" w:eastAsia="宋体" w:hAnsi="宋体" w:cs="宋体"/>
          <w:kern w:val="0"/>
          <w:sz w:val="24"/>
          <w:szCs w:val="24"/>
        </w:rPr>
        <w:t>before-quit</w:t>
      </w:r>
      <w:r w:rsidRPr="001B0C6E">
        <w:rPr>
          <w:rFonts w:ascii="宋体" w:eastAsia="宋体" w:hAnsi="宋体" w:cs="宋体" w:hint="eastAsia"/>
          <w:kern w:val="0"/>
          <w:sz w:val="24"/>
          <w:szCs w:val="24"/>
        </w:rPr>
        <w:t>事件在应用开始关闭它的窗口之前触发</w:t>
      </w:r>
    </w:p>
    <w:p w:rsidR="00170D7E" w:rsidRDefault="00170D7E"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返回Event</w:t>
      </w:r>
      <w:r w:rsidR="00F94498">
        <w:rPr>
          <w:rFonts w:ascii="宋体" w:eastAsia="宋体" w:hAnsi="宋体" w:cs="宋体" w:hint="eastAsia"/>
          <w:kern w:val="0"/>
          <w:sz w:val="24"/>
          <w:szCs w:val="24"/>
        </w:rPr>
        <w:t>对象</w:t>
      </w:r>
    </w:p>
    <w:p w:rsidR="001902C4" w:rsidRPr="001B0C6E" w:rsidRDefault="00153ED9"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调用event</w:t>
      </w:r>
      <w:r>
        <w:rPr>
          <w:rFonts w:ascii="宋体" w:eastAsia="宋体" w:hAnsi="宋体" w:cs="宋体"/>
          <w:kern w:val="0"/>
          <w:sz w:val="24"/>
          <w:szCs w:val="24"/>
        </w:rPr>
        <w:t>.preventDefault</w:t>
      </w:r>
      <w:r w:rsidR="00387350">
        <w:rPr>
          <w:rFonts w:ascii="宋体" w:eastAsia="宋体" w:hAnsi="宋体" w:cs="宋体" w:hint="eastAsia"/>
          <w:kern w:val="0"/>
          <w:sz w:val="24"/>
          <w:szCs w:val="24"/>
        </w:rPr>
        <w:t>将会阻止</w:t>
      </w:r>
      <w:r w:rsidR="002774B0">
        <w:rPr>
          <w:rFonts w:ascii="宋体" w:eastAsia="宋体" w:hAnsi="宋体" w:cs="宋体" w:hint="eastAsia"/>
          <w:kern w:val="0"/>
          <w:sz w:val="24"/>
          <w:szCs w:val="24"/>
        </w:rPr>
        <w:t>终止应用的默认</w:t>
      </w:r>
      <w:r w:rsidR="00051D19">
        <w:rPr>
          <w:rFonts w:ascii="宋体" w:eastAsia="宋体" w:hAnsi="宋体" w:cs="宋体" w:hint="eastAsia"/>
          <w:kern w:val="0"/>
          <w:sz w:val="24"/>
          <w:szCs w:val="24"/>
        </w:rPr>
        <w:t>行为</w:t>
      </w:r>
    </w:p>
    <w:p w:rsidR="00D522B4" w:rsidRPr="0052413D" w:rsidRDefault="00C77671"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注意</w:t>
      </w:r>
      <w:r w:rsidR="007521E4">
        <w:rPr>
          <w:rFonts w:ascii="宋体" w:eastAsia="宋体" w:hAnsi="宋体" w:cs="宋体" w:hint="eastAsia"/>
          <w:kern w:val="0"/>
          <w:sz w:val="24"/>
          <w:szCs w:val="24"/>
        </w:rPr>
        <w:t>：</w:t>
      </w:r>
      <w:r w:rsidR="00C069D1">
        <w:rPr>
          <w:rFonts w:ascii="宋体" w:eastAsia="宋体" w:hAnsi="宋体" w:cs="宋体" w:hint="eastAsia"/>
          <w:kern w:val="0"/>
          <w:sz w:val="24"/>
          <w:szCs w:val="24"/>
        </w:rPr>
        <w:t>如果应用的退出</w:t>
      </w:r>
      <w:r w:rsidR="00F91C35">
        <w:rPr>
          <w:rFonts w:ascii="宋体" w:eastAsia="宋体" w:hAnsi="宋体" w:cs="宋体" w:hint="eastAsia"/>
          <w:kern w:val="0"/>
          <w:sz w:val="24"/>
          <w:szCs w:val="24"/>
        </w:rPr>
        <w:t>被</w:t>
      </w:r>
      <w:r w:rsidR="00F91C35" w:rsidRPr="0052413D">
        <w:rPr>
          <w:rFonts w:ascii="Consolas" w:eastAsia="宋体" w:hAnsi="Consolas" w:cs="宋体"/>
          <w:color w:val="0B3D47"/>
          <w:kern w:val="0"/>
          <w:sz w:val="20"/>
          <w:szCs w:val="20"/>
          <w:shd w:val="clear" w:color="auto" w:fill="F1F3F4"/>
        </w:rPr>
        <w:t>autoUpdater.quitAndInstall()</w:t>
      </w:r>
      <w:r w:rsidR="00F91C35">
        <w:rPr>
          <w:rFonts w:ascii="Consolas" w:eastAsia="宋体" w:hAnsi="Consolas" w:cs="宋体" w:hint="eastAsia"/>
          <w:color w:val="0B3D47"/>
          <w:kern w:val="0"/>
          <w:sz w:val="20"/>
          <w:szCs w:val="20"/>
          <w:shd w:val="clear" w:color="auto" w:fill="F1F3F4"/>
        </w:rPr>
        <w:t>发起</w:t>
      </w:r>
      <w:r w:rsidR="001C3335">
        <w:rPr>
          <w:rFonts w:ascii="Consolas" w:eastAsia="宋体" w:hAnsi="Consolas" w:cs="宋体" w:hint="eastAsia"/>
          <w:color w:val="0B3D47"/>
          <w:kern w:val="0"/>
          <w:sz w:val="20"/>
          <w:szCs w:val="20"/>
          <w:shd w:val="clear" w:color="auto" w:fill="F1F3F4"/>
        </w:rPr>
        <w:t>。则</w:t>
      </w:r>
      <w:r w:rsidR="001C3335" w:rsidRPr="0052413D">
        <w:rPr>
          <w:rFonts w:ascii="Consolas" w:eastAsia="宋体" w:hAnsi="Consolas" w:cs="宋体"/>
          <w:color w:val="0B3D47"/>
          <w:kern w:val="0"/>
          <w:sz w:val="20"/>
          <w:szCs w:val="20"/>
          <w:shd w:val="clear" w:color="auto" w:fill="F1F3F4"/>
        </w:rPr>
        <w:t>before-quit</w:t>
      </w:r>
      <w:r w:rsidR="001C3335">
        <w:rPr>
          <w:rFonts w:ascii="Consolas" w:eastAsia="宋体" w:hAnsi="Consolas" w:cs="宋体" w:hint="eastAsia"/>
          <w:color w:val="0B3D47"/>
          <w:kern w:val="0"/>
          <w:sz w:val="20"/>
          <w:szCs w:val="20"/>
          <w:shd w:val="clear" w:color="auto" w:fill="F1F3F4"/>
        </w:rPr>
        <w:t>事件将会在所有</w:t>
      </w:r>
      <w:r w:rsidR="001C3335">
        <w:rPr>
          <w:rFonts w:ascii="Consolas" w:eastAsia="宋体" w:hAnsi="Consolas" w:cs="宋体" w:hint="eastAsia"/>
          <w:color w:val="0B3D47"/>
          <w:kern w:val="0"/>
          <w:sz w:val="20"/>
          <w:szCs w:val="20"/>
          <w:shd w:val="clear" w:color="auto" w:fill="F1F3F4"/>
        </w:rPr>
        <w:t>windows</w:t>
      </w:r>
      <w:r w:rsidR="001C3335">
        <w:rPr>
          <w:rFonts w:ascii="Consolas" w:eastAsia="宋体" w:hAnsi="Consolas" w:cs="宋体" w:hint="eastAsia"/>
          <w:color w:val="0B3D47"/>
          <w:kern w:val="0"/>
          <w:sz w:val="20"/>
          <w:szCs w:val="20"/>
          <w:shd w:val="clear" w:color="auto" w:fill="F1F3F4"/>
        </w:rPr>
        <w:t>的</w:t>
      </w:r>
      <w:r w:rsidR="001C3335">
        <w:rPr>
          <w:rFonts w:ascii="Consolas" w:eastAsia="宋体" w:hAnsi="Consolas" w:cs="宋体" w:hint="eastAsia"/>
          <w:color w:val="0B3D47"/>
          <w:kern w:val="0"/>
          <w:sz w:val="20"/>
          <w:szCs w:val="20"/>
          <w:shd w:val="clear" w:color="auto" w:fill="F1F3F4"/>
        </w:rPr>
        <w:t>close</w:t>
      </w:r>
      <w:r w:rsidR="001C3335">
        <w:rPr>
          <w:rFonts w:ascii="Consolas" w:eastAsia="宋体" w:hAnsi="Consolas" w:cs="宋体" w:hint="eastAsia"/>
          <w:color w:val="0B3D47"/>
          <w:kern w:val="0"/>
          <w:sz w:val="20"/>
          <w:szCs w:val="20"/>
          <w:shd w:val="clear" w:color="auto" w:fill="F1F3F4"/>
        </w:rPr>
        <w:t>事件被触发</w:t>
      </w:r>
      <w:r w:rsidR="00642EC4">
        <w:rPr>
          <w:rFonts w:ascii="Consolas" w:eastAsia="宋体" w:hAnsi="Consolas" w:cs="宋体" w:hint="eastAsia"/>
          <w:color w:val="0B3D47"/>
          <w:kern w:val="0"/>
          <w:sz w:val="20"/>
          <w:szCs w:val="20"/>
          <w:shd w:val="clear" w:color="auto" w:fill="F1F3F4"/>
        </w:rPr>
        <w:t>并且关闭了所有的</w:t>
      </w:r>
      <w:r w:rsidR="00642EC4">
        <w:rPr>
          <w:rFonts w:ascii="Consolas" w:eastAsia="宋体" w:hAnsi="Consolas" w:cs="宋体" w:hint="eastAsia"/>
          <w:color w:val="0B3D47"/>
          <w:kern w:val="0"/>
          <w:sz w:val="20"/>
          <w:szCs w:val="20"/>
          <w:shd w:val="clear" w:color="auto" w:fill="F1F3F4"/>
        </w:rPr>
        <w:t>windows</w:t>
      </w:r>
      <w:r w:rsidR="00642EC4">
        <w:rPr>
          <w:rFonts w:ascii="Consolas" w:eastAsia="宋体" w:hAnsi="Consolas" w:cs="宋体" w:hint="eastAsia"/>
          <w:color w:val="0B3D47"/>
          <w:kern w:val="0"/>
          <w:sz w:val="20"/>
          <w:szCs w:val="20"/>
          <w:shd w:val="clear" w:color="auto" w:fill="F1F3F4"/>
        </w:rPr>
        <w:t>之后</w:t>
      </w:r>
      <w:r w:rsidR="001C3335">
        <w:rPr>
          <w:rFonts w:ascii="Consolas" w:eastAsia="宋体" w:hAnsi="Consolas" w:cs="宋体" w:hint="eastAsia"/>
          <w:color w:val="0B3D47"/>
          <w:kern w:val="0"/>
          <w:sz w:val="20"/>
          <w:szCs w:val="20"/>
          <w:shd w:val="clear" w:color="auto" w:fill="F1F3F4"/>
        </w:rPr>
        <w:t>触发</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‘will-quit’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all windows have been closed and the application will quit.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default behaviour, which is terminating the application.</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the description of the </w:t>
      </w:r>
      <w:r w:rsidRPr="0052413D">
        <w:rPr>
          <w:rFonts w:ascii="Consolas" w:eastAsia="宋体" w:hAnsi="Consolas" w:cs="宋体"/>
          <w:color w:val="0B3D47"/>
          <w:kern w:val="0"/>
          <w:sz w:val="20"/>
          <w:szCs w:val="20"/>
          <w:shd w:val="clear" w:color="auto" w:fill="F1F3F4"/>
        </w:rPr>
        <w:t>window-all-closed</w:t>
      </w:r>
      <w:r w:rsidRPr="0052413D">
        <w:rPr>
          <w:rFonts w:ascii="宋体" w:eastAsia="宋体" w:hAnsi="宋体" w:cs="宋体"/>
          <w:kern w:val="0"/>
          <w:sz w:val="24"/>
          <w:szCs w:val="24"/>
        </w:rPr>
        <w:t> event for the differences between the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window-all-closed</w:t>
      </w:r>
      <w:r w:rsidRPr="0052413D">
        <w:rPr>
          <w:rFonts w:ascii="宋体" w:eastAsia="宋体" w:hAnsi="宋体" w:cs="宋体"/>
          <w:kern w:val="0"/>
          <w:sz w:val="24"/>
          <w:szCs w:val="24"/>
        </w:rPr>
        <w:t> events.</w:t>
      </w:r>
    </w:p>
    <w:p w:rsidR="00F92189" w:rsidRDefault="00F92189" w:rsidP="002D5686">
      <w:r w:rsidRPr="002D5686">
        <w:t>will-quit</w:t>
      </w:r>
      <w:r w:rsidRPr="002D5686">
        <w:rPr>
          <w:rFonts w:hint="eastAsia"/>
        </w:rPr>
        <w:t>事件</w:t>
      </w:r>
      <w:r w:rsidR="00F26FAC">
        <w:rPr>
          <w:rFonts w:hint="eastAsia"/>
        </w:rPr>
        <w:t>当所有的windows被关闭了</w:t>
      </w:r>
      <w:r w:rsidR="00FE28C5">
        <w:rPr>
          <w:rFonts w:hint="eastAsia"/>
        </w:rPr>
        <w:t>之后被触发</w:t>
      </w:r>
      <w:r w:rsidR="004A0C57">
        <w:rPr>
          <w:rFonts w:hint="eastAsia"/>
        </w:rPr>
        <w:t>，</w:t>
      </w:r>
      <w:r w:rsidR="00F26FAC">
        <w:rPr>
          <w:rFonts w:hint="eastAsia"/>
        </w:rPr>
        <w:t>并且</w:t>
      </w:r>
      <w:r w:rsidR="005311AC">
        <w:rPr>
          <w:rFonts w:hint="eastAsia"/>
        </w:rPr>
        <w:t>应用将会退出</w:t>
      </w:r>
    </w:p>
    <w:p w:rsidR="00161064" w:rsidRPr="00F46229" w:rsidRDefault="00161064" w:rsidP="002D5686">
      <w:pPr>
        <w:rPr>
          <w:rFonts w:hint="eastAsia"/>
        </w:rPr>
      </w:pPr>
      <w:r>
        <w:rPr>
          <w:rFonts w:hint="eastAsia"/>
        </w:rPr>
        <w:lastRenderedPageBreak/>
        <w:t>调用</w:t>
      </w:r>
      <w:r w:rsidRPr="0052413D">
        <w:rPr>
          <w:rFonts w:ascii="Consolas" w:eastAsia="宋体" w:hAnsi="Consolas" w:cs="宋体"/>
          <w:color w:val="0B3D47"/>
          <w:kern w:val="0"/>
          <w:sz w:val="20"/>
          <w:szCs w:val="20"/>
          <w:shd w:val="clear" w:color="auto" w:fill="F1F3F4"/>
        </w:rPr>
        <w:t>event.preventDefault()</w:t>
      </w:r>
      <w:r>
        <w:rPr>
          <w:rFonts w:ascii="Consolas" w:eastAsia="宋体" w:hAnsi="Consolas" w:cs="宋体" w:hint="eastAsia"/>
          <w:color w:val="0B3D47"/>
          <w:kern w:val="0"/>
          <w:sz w:val="20"/>
          <w:szCs w:val="20"/>
          <w:shd w:val="clear" w:color="auto" w:fill="F1F3F4"/>
        </w:rPr>
        <w:t>方法将会组织这个终止应用的</w:t>
      </w:r>
      <w:r w:rsidR="00CA1DCB">
        <w:rPr>
          <w:rFonts w:ascii="Consolas" w:eastAsia="宋体" w:hAnsi="Consolas" w:cs="宋体" w:hint="eastAsia"/>
          <w:color w:val="0B3D47"/>
          <w:kern w:val="0"/>
          <w:sz w:val="20"/>
          <w:szCs w:val="20"/>
          <w:shd w:val="clear" w:color="auto" w:fill="F1F3F4"/>
        </w:rPr>
        <w:t>默认</w:t>
      </w:r>
      <w:r>
        <w:rPr>
          <w:rFonts w:ascii="Consolas" w:eastAsia="宋体" w:hAnsi="Consolas" w:cs="宋体" w:hint="eastAsia"/>
          <w:color w:val="0B3D47"/>
          <w:kern w:val="0"/>
          <w:sz w:val="20"/>
          <w:szCs w:val="20"/>
          <w:shd w:val="clear" w:color="auto" w:fill="F1F3F4"/>
        </w:rPr>
        <w:t>行为</w:t>
      </w:r>
      <w:r w:rsidR="00473CCB">
        <w:rPr>
          <w:rFonts w:ascii="Consolas" w:eastAsia="宋体" w:hAnsi="Consolas" w:cs="宋体" w:hint="eastAsia"/>
          <w:color w:val="0B3D47"/>
          <w:kern w:val="0"/>
          <w:sz w:val="20"/>
          <w:szCs w:val="20"/>
          <w:shd w:val="clear" w:color="auto" w:fill="F1F3F4"/>
        </w:rPr>
        <w:t>。</w:t>
      </w:r>
      <w:r w:rsidR="00F46229">
        <w:rPr>
          <w:rFonts w:ascii="Consolas" w:eastAsia="宋体" w:hAnsi="Consolas" w:cs="宋体"/>
          <w:color w:val="0B3D47"/>
          <w:kern w:val="0"/>
          <w:sz w:val="20"/>
          <w:szCs w:val="20"/>
          <w:shd w:val="clear" w:color="auto" w:fill="F1F3F4"/>
        </w:rPr>
        <w:t>W</w:t>
      </w:r>
      <w:r w:rsidR="00F46229">
        <w:rPr>
          <w:rFonts w:ascii="Consolas" w:eastAsia="宋体" w:hAnsi="Consolas" w:cs="宋体" w:hint="eastAsia"/>
          <w:color w:val="0B3D47"/>
          <w:kern w:val="0"/>
          <w:sz w:val="20"/>
          <w:szCs w:val="20"/>
          <w:shd w:val="clear" w:color="auto" w:fill="F1F3F4"/>
        </w:rPr>
        <w:t>ill</w:t>
      </w:r>
      <w:r w:rsidR="00F46229">
        <w:rPr>
          <w:rFonts w:ascii="Consolas" w:eastAsia="宋体" w:hAnsi="Consolas" w:cs="宋体"/>
          <w:color w:val="0B3D47"/>
          <w:kern w:val="0"/>
          <w:sz w:val="20"/>
          <w:szCs w:val="20"/>
          <w:shd w:val="clear" w:color="auto" w:fill="F1F3F4"/>
        </w:rPr>
        <w:t>-quit</w:t>
      </w:r>
      <w:r w:rsidR="00F46229">
        <w:rPr>
          <w:rFonts w:ascii="Consolas" w:eastAsia="宋体" w:hAnsi="Consolas" w:cs="宋体" w:hint="eastAsia"/>
          <w:color w:val="0B3D47"/>
          <w:kern w:val="0"/>
          <w:sz w:val="20"/>
          <w:szCs w:val="20"/>
          <w:shd w:val="clear" w:color="auto" w:fill="F1F3F4"/>
        </w:rPr>
        <w:t>和</w:t>
      </w:r>
      <w:r w:rsidR="00F46229">
        <w:rPr>
          <w:rFonts w:ascii="Consolas" w:eastAsia="宋体" w:hAnsi="Consolas" w:cs="宋体" w:hint="eastAsia"/>
          <w:color w:val="0B3D47"/>
          <w:kern w:val="0"/>
          <w:sz w:val="20"/>
          <w:szCs w:val="20"/>
          <w:shd w:val="clear" w:color="auto" w:fill="F1F3F4"/>
        </w:rPr>
        <w:t>window</w:t>
      </w:r>
      <w:r w:rsidR="00F46229">
        <w:rPr>
          <w:rFonts w:ascii="Consolas" w:eastAsia="宋体" w:hAnsi="Consolas" w:cs="宋体"/>
          <w:color w:val="0B3D47"/>
          <w:kern w:val="0"/>
          <w:sz w:val="20"/>
          <w:szCs w:val="20"/>
          <w:shd w:val="clear" w:color="auto" w:fill="F1F3F4"/>
        </w:rPr>
        <w:t>-all-closed</w:t>
      </w:r>
      <w:r w:rsidR="00F46229">
        <w:rPr>
          <w:rFonts w:ascii="Consolas" w:eastAsia="宋体" w:hAnsi="Consolas" w:cs="宋体" w:hint="eastAsia"/>
          <w:color w:val="0B3D47"/>
          <w:kern w:val="0"/>
          <w:sz w:val="20"/>
          <w:szCs w:val="20"/>
          <w:shd w:val="clear" w:color="auto" w:fill="F1F3F4"/>
        </w:rPr>
        <w:t>事件的不同请查看</w:t>
      </w:r>
      <w:r w:rsidR="00F46229">
        <w:rPr>
          <w:rFonts w:ascii="Consolas" w:eastAsia="宋体" w:hAnsi="Consolas" w:cs="宋体" w:hint="eastAsia"/>
          <w:color w:val="0B3D47"/>
          <w:kern w:val="0"/>
          <w:sz w:val="20"/>
          <w:szCs w:val="20"/>
          <w:shd w:val="clear" w:color="auto" w:fill="F1F3F4"/>
        </w:rPr>
        <w:t>window</w:t>
      </w:r>
      <w:r w:rsidR="00F46229">
        <w:rPr>
          <w:rFonts w:ascii="Consolas" w:eastAsia="宋体" w:hAnsi="Consolas" w:cs="宋体"/>
          <w:color w:val="0B3D47"/>
          <w:kern w:val="0"/>
          <w:sz w:val="20"/>
          <w:szCs w:val="20"/>
          <w:shd w:val="clear" w:color="auto" w:fill="F1F3F4"/>
        </w:rPr>
        <w:t>-all-clo</w:t>
      </w:r>
      <w:r w:rsidR="00F46229">
        <w:rPr>
          <w:rFonts w:ascii="Consolas" w:eastAsia="宋体" w:hAnsi="Consolas" w:cs="宋体" w:hint="eastAsia"/>
          <w:color w:val="0B3D47"/>
          <w:kern w:val="0"/>
          <w:sz w:val="20"/>
          <w:szCs w:val="20"/>
          <w:shd w:val="clear" w:color="auto" w:fill="F1F3F4"/>
        </w:rPr>
        <w:t>sed</w:t>
      </w:r>
      <w:r w:rsidR="00F46229">
        <w:rPr>
          <w:rFonts w:ascii="Consolas" w:eastAsia="宋体" w:hAnsi="Consolas" w:cs="宋体" w:hint="eastAsia"/>
          <w:color w:val="0B3D47"/>
          <w:kern w:val="0"/>
          <w:sz w:val="20"/>
          <w:szCs w:val="20"/>
          <w:shd w:val="clear" w:color="auto" w:fill="F1F3F4"/>
        </w:rPr>
        <w:t>事件的描述</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‘quit’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Integer</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application is quitting.</w:t>
      </w:r>
    </w:p>
    <w:p w:rsidR="007A0E62" w:rsidRDefault="007A0E62" w:rsidP="00202B9C">
      <w:pPr>
        <w:widowControl/>
        <w:jc w:val="left"/>
        <w:rPr>
          <w:rFonts w:ascii="宋体" w:eastAsia="宋体" w:hAnsi="宋体" w:cs="宋体"/>
          <w:kern w:val="0"/>
          <w:sz w:val="24"/>
          <w:szCs w:val="24"/>
        </w:rPr>
      </w:pPr>
      <w:r>
        <w:rPr>
          <w:rFonts w:ascii="宋体" w:eastAsia="宋体" w:hAnsi="宋体" w:cs="宋体" w:hint="eastAsia"/>
          <w:kern w:val="0"/>
          <w:sz w:val="24"/>
          <w:szCs w:val="24"/>
        </w:rPr>
        <w:t>quit事件当应用退出时触发</w:t>
      </w:r>
    </w:p>
    <w:p w:rsidR="00B265A5" w:rsidRPr="0052413D" w:rsidRDefault="00B265A5" w:rsidP="00202B9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返回</w:t>
      </w:r>
      <w:r w:rsidR="00AE683E">
        <w:rPr>
          <w:rFonts w:ascii="宋体" w:eastAsia="宋体" w:hAnsi="宋体" w:cs="宋体" w:hint="eastAsia"/>
          <w:kern w:val="0"/>
          <w:sz w:val="24"/>
          <w:szCs w:val="24"/>
        </w:rPr>
        <w:t>Event对象</w:t>
      </w:r>
      <w:r w:rsidR="00901A9E">
        <w:rPr>
          <w:rFonts w:ascii="宋体" w:eastAsia="宋体" w:hAnsi="宋体" w:cs="宋体" w:hint="eastAsia"/>
          <w:kern w:val="0"/>
          <w:sz w:val="24"/>
          <w:szCs w:val="24"/>
        </w:rPr>
        <w:t>和整型的退出码</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‘open-file’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wants to open a file with the application.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event is usually emitted when the application is already open and the OS wants to reuse the application to open the file.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is also emitted when a file is dropped onto the dock and the application is not yet running. Make sure to listen for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event very early in your application startup to handle this case (even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is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should 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if you want to handle this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have to parse </w:t>
      </w:r>
      <w:r w:rsidRPr="0052413D">
        <w:rPr>
          <w:rFonts w:ascii="Consolas" w:eastAsia="宋体" w:hAnsi="Consolas" w:cs="宋体"/>
          <w:color w:val="0B3D47"/>
          <w:kern w:val="0"/>
          <w:sz w:val="20"/>
          <w:szCs w:val="20"/>
          <w:shd w:val="clear" w:color="auto" w:fill="F1F3F4"/>
        </w:rPr>
        <w:t>process.argv</w:t>
      </w:r>
      <w:r w:rsidRPr="0052413D">
        <w:rPr>
          <w:rFonts w:ascii="宋体" w:eastAsia="宋体" w:hAnsi="宋体" w:cs="宋体"/>
          <w:kern w:val="0"/>
          <w:sz w:val="24"/>
          <w:szCs w:val="24"/>
        </w:rPr>
        <w:t> (in the main process) to get the filepath.</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‘open-url’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wants to open a URL with the application. Your application’s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file must define the url scheme within the </w:t>
      </w:r>
      <w:r w:rsidRPr="0052413D">
        <w:rPr>
          <w:rFonts w:ascii="Consolas" w:eastAsia="宋体" w:hAnsi="Consolas" w:cs="宋体"/>
          <w:color w:val="0B3D47"/>
          <w:kern w:val="0"/>
          <w:sz w:val="20"/>
          <w:szCs w:val="20"/>
          <w:shd w:val="clear" w:color="auto" w:fill="F1F3F4"/>
        </w:rPr>
        <w:t>CFBundleURLTypes</w:t>
      </w:r>
      <w:r w:rsidRPr="0052413D">
        <w:rPr>
          <w:rFonts w:ascii="宋体" w:eastAsia="宋体" w:hAnsi="宋体" w:cs="宋体"/>
          <w:kern w:val="0"/>
          <w:sz w:val="24"/>
          <w:szCs w:val="24"/>
        </w:rPr>
        <w:t> key, and set </w:t>
      </w:r>
      <w:r w:rsidRPr="0052413D">
        <w:rPr>
          <w:rFonts w:ascii="Consolas" w:eastAsia="宋体" w:hAnsi="Consolas" w:cs="宋体"/>
          <w:color w:val="0B3D47"/>
          <w:kern w:val="0"/>
          <w:sz w:val="20"/>
          <w:szCs w:val="20"/>
          <w:shd w:val="clear" w:color="auto" w:fill="F1F3F4"/>
        </w:rPr>
        <w:t>NSPrincipalClass</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AtomApplication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should 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if you want to handle this event.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‘activate’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hasVisibleWindows</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application is activated. Various actions can trigger this event, such as launching the application for the first time, attempting to re-launch the application when it’s already running, or clicking on the application’s dock or taskbar icon.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‘continue-activity’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A string identifying the activity. Maps to </w:t>
      </w:r>
      <w:hyperlink r:id="rId20" w:anchor="//apple_ref/occ/instp/NSUserActivity/activityType" w:history="1">
        <w:r w:rsidRPr="0052413D">
          <w:rPr>
            <w:rFonts w:ascii="Consolas" w:eastAsia="宋体" w:hAnsi="Consolas" w:cs="宋体"/>
            <w:color w:val="0B3D47"/>
            <w:kern w:val="0"/>
            <w:sz w:val="20"/>
            <w:szCs w:val="20"/>
            <w:shd w:val="clear" w:color="auto" w:fill="F1F3F4"/>
          </w:rPr>
          <w:t>NSUserActivity.activityType</w:t>
        </w:r>
      </w:hyperlink>
      <w:r w:rsidRPr="0052413D">
        <w:rPr>
          <w:rFonts w:ascii="宋体" w:eastAsia="宋体" w:hAnsi="宋体" w:cs="宋体"/>
          <w:kern w:val="0"/>
          <w:sz w:val="24"/>
          <w:szCs w:val="24"/>
        </w:rPr>
        <w:t>.</w:t>
      </w:r>
    </w:p>
    <w:p w:rsidR="0052413D" w:rsidRPr="0052413D" w:rsidRDefault="0052413D" w:rsidP="0052413D">
      <w:pPr>
        <w:widowControl/>
        <w:numPr>
          <w:ilvl w:val="0"/>
          <w:numId w:val="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 - Contains app-specific state stored by the activity on another device.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during </w:t>
      </w:r>
      <w:hyperlink r:id="rId21" w:history="1">
        <w:r w:rsidRPr="0052413D">
          <w:rPr>
            <w:rFonts w:ascii="宋体" w:eastAsia="宋体" w:hAnsi="宋体" w:cs="宋体"/>
            <w:color w:val="046DC8"/>
            <w:kern w:val="0"/>
            <w:sz w:val="24"/>
            <w:szCs w:val="24"/>
            <w:u w:val="single"/>
          </w:rPr>
          <w:t>Handoff</w:t>
        </w:r>
      </w:hyperlink>
      <w:r w:rsidRPr="0052413D">
        <w:rPr>
          <w:rFonts w:ascii="宋体" w:eastAsia="宋体" w:hAnsi="宋体" w:cs="宋体"/>
          <w:kern w:val="0"/>
          <w:sz w:val="24"/>
          <w:szCs w:val="24"/>
        </w:rPr>
        <w:t> when an activity from a different device wants to be resumed. You should 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if you want to handle this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user activity can be continued only in an app that has the same developer Team ID as the activity’s source app and that supports the activity’s type. Supported activity types are specified in the app’s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under the </w:t>
      </w:r>
      <w:r w:rsidRPr="0052413D">
        <w:rPr>
          <w:rFonts w:ascii="Consolas" w:eastAsia="宋体" w:hAnsi="Consolas" w:cs="宋体"/>
          <w:color w:val="0B3D47"/>
          <w:kern w:val="0"/>
          <w:sz w:val="20"/>
          <w:szCs w:val="20"/>
          <w:shd w:val="clear" w:color="auto" w:fill="F1F3F4"/>
        </w:rPr>
        <w:t>NSUserActivityTypes</w:t>
      </w:r>
      <w:r w:rsidRPr="0052413D">
        <w:rPr>
          <w:rFonts w:ascii="宋体" w:eastAsia="宋体" w:hAnsi="宋体" w:cs="宋体"/>
          <w:kern w:val="0"/>
          <w:sz w:val="24"/>
          <w:szCs w:val="24"/>
        </w:rPr>
        <w:t> key.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‘new-window-for-tab’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clicks the native macOS new tab button. The new tab button is only visible if the current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has a </w:t>
      </w:r>
      <w:r w:rsidRPr="0052413D">
        <w:rPr>
          <w:rFonts w:ascii="Consolas" w:eastAsia="宋体" w:hAnsi="Consolas" w:cs="宋体"/>
          <w:color w:val="0B3D47"/>
          <w:kern w:val="0"/>
          <w:sz w:val="20"/>
          <w:szCs w:val="20"/>
          <w:shd w:val="clear" w:color="auto" w:fill="F1F3F4"/>
        </w:rPr>
        <w:t>tabbingIdentifier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‘browser-window-blur’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w:t>
      </w:r>
    </w:p>
    <w:p w:rsidR="0052413D" w:rsidRPr="0052413D" w:rsidRDefault="0052413D" w:rsidP="0052413D">
      <w:pPr>
        <w:widowControl/>
        <w:numPr>
          <w:ilvl w:val="0"/>
          <w:numId w:val="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BrowserWindow</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w:t>
      </w:r>
      <w:hyperlink r:id="rId22"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gets blurred.</w:t>
      </w:r>
    </w:p>
    <w:p w:rsidR="003660BF" w:rsidRDefault="003660BF" w:rsidP="002B429A">
      <w:pPr>
        <w:widowControl/>
        <w:jc w:val="left"/>
      </w:pPr>
      <w:r w:rsidRPr="0052413D">
        <w:rPr>
          <w:rFonts w:ascii="宋体" w:eastAsia="宋体" w:hAnsi="宋体" w:cs="宋体"/>
          <w:color w:val="183D44"/>
          <w:kern w:val="0"/>
          <w:sz w:val="33"/>
          <w:szCs w:val="33"/>
        </w:rPr>
        <w:t>browser-window-blur</w:t>
      </w:r>
      <w:r>
        <w:rPr>
          <w:rFonts w:ascii="宋体" w:eastAsia="宋体" w:hAnsi="宋体" w:cs="宋体" w:hint="eastAsia"/>
          <w:color w:val="183D44"/>
          <w:kern w:val="0"/>
          <w:sz w:val="33"/>
          <w:szCs w:val="33"/>
        </w:rPr>
        <w:t>事件当</w:t>
      </w:r>
      <w:hyperlink r:id="rId23" w:history="1">
        <w:r w:rsidRPr="0052413D">
          <w:rPr>
            <w:rFonts w:ascii="宋体" w:eastAsia="宋体" w:hAnsi="宋体" w:cs="宋体"/>
            <w:color w:val="046DC8"/>
            <w:kern w:val="0"/>
            <w:sz w:val="24"/>
            <w:szCs w:val="24"/>
            <w:u w:val="single"/>
          </w:rPr>
          <w:t>browserWindow</w:t>
        </w:r>
      </w:hyperlink>
      <w:r w:rsidRPr="003660BF">
        <w:t>被</w:t>
      </w:r>
      <w:r>
        <w:rPr>
          <w:rFonts w:hint="eastAsia"/>
        </w:rPr>
        <w:t>blur</w:t>
      </w:r>
      <w:r>
        <w:t>red</w:t>
      </w:r>
      <w:r>
        <w:rPr>
          <w:rFonts w:hint="eastAsia"/>
        </w:rPr>
        <w:t>后触发</w:t>
      </w:r>
    </w:p>
    <w:p w:rsidR="003660BF" w:rsidRPr="0052413D" w:rsidRDefault="003660BF" w:rsidP="002B429A">
      <w:pPr>
        <w:widowControl/>
        <w:jc w:val="left"/>
        <w:rPr>
          <w:rFonts w:ascii="宋体" w:eastAsia="宋体" w:hAnsi="宋体" w:cs="宋体" w:hint="eastAsia"/>
          <w:kern w:val="0"/>
          <w:sz w:val="24"/>
          <w:szCs w:val="24"/>
        </w:rPr>
      </w:pPr>
      <w:r>
        <w:rPr>
          <w:rFonts w:hint="eastAsia"/>
        </w:rPr>
        <w:t>返回Ev</w:t>
      </w:r>
      <w:r>
        <w:t>ent</w:t>
      </w:r>
      <w:r>
        <w:rPr>
          <w:rFonts w:hint="eastAsia"/>
        </w:rPr>
        <w:t>对象和Browser</w:t>
      </w:r>
      <w:r>
        <w:t>Window</w:t>
      </w:r>
      <w:r>
        <w:rPr>
          <w:rFonts w:hint="eastAsia"/>
        </w:rPr>
        <w:t>窗口对象</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‘browser-window-focus’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BrowserWindow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w:t>
      </w:r>
      <w:hyperlink r:id="rId24"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gets focused.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‘browser-window-created’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BrowserWindow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new </w:t>
      </w:r>
      <w:hyperlink r:id="rId25"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is created.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‘web-contents-created’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WebContents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new </w:t>
      </w:r>
      <w:hyperlink r:id="rId26" w:history="1">
        <w:r w:rsidRPr="0052413D">
          <w:rPr>
            <w:rFonts w:ascii="宋体" w:eastAsia="宋体" w:hAnsi="宋体" w:cs="宋体"/>
            <w:color w:val="046DC8"/>
            <w:kern w:val="0"/>
            <w:sz w:val="24"/>
            <w:szCs w:val="24"/>
            <w:u w:val="single"/>
          </w:rPr>
          <w:t>webContents</w:t>
        </w:r>
      </w:hyperlink>
      <w:r w:rsidRPr="0052413D">
        <w:rPr>
          <w:rFonts w:ascii="宋体" w:eastAsia="宋体" w:hAnsi="宋体" w:cs="宋体"/>
          <w:kern w:val="0"/>
          <w:sz w:val="24"/>
          <w:szCs w:val="24"/>
        </w:rPr>
        <w:t> is created.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‘certificate-error’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7"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The error code</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28"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isTrusted</w:t>
      </w:r>
      <w:r w:rsidRPr="0052413D">
        <w:rPr>
          <w:rFonts w:ascii="宋体" w:eastAsia="宋体" w:hAnsi="宋体" w:cs="宋体"/>
          <w:kern w:val="0"/>
          <w:sz w:val="24"/>
          <w:szCs w:val="24"/>
        </w:rPr>
        <w:t> Boolean - Whether to consider the certificate as trusted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failed to verify the </w:t>
      </w: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to trust the certificate you should prevent the default behavior with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and call </w:t>
      </w:r>
      <w:r w:rsidRPr="0052413D">
        <w:rPr>
          <w:rFonts w:ascii="Consolas" w:eastAsia="宋体" w:hAnsi="Consolas" w:cs="宋体"/>
          <w:color w:val="0B3D47"/>
          <w:kern w:val="0"/>
          <w:sz w:val="20"/>
          <w:szCs w:val="20"/>
          <w:shd w:val="clear" w:color="auto" w:fill="F1F3F4"/>
        </w:rPr>
        <w:t>callback(true)</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'certificate-error'</w:t>
      </w:r>
      <w:r w:rsidRPr="0052413D">
        <w:rPr>
          <w:rFonts w:ascii="Consolas" w:eastAsia="宋体" w:hAnsi="Consolas" w:cs="宋体"/>
          <w:color w:val="0B3D47"/>
          <w:kern w:val="0"/>
          <w:sz w:val="20"/>
          <w:szCs w:val="20"/>
          <w:bdr w:val="none" w:sz="0" w:space="0" w:color="auto" w:frame="1"/>
        </w:rPr>
        <w:t>, (event, webContents, url, error, certificate,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(url === </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Verification logic.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‘select-client-certificate’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9"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certificateList</w:t>
      </w:r>
      <w:r w:rsidRPr="0052413D">
        <w:rPr>
          <w:rFonts w:ascii="宋体" w:eastAsia="宋体" w:hAnsi="宋体" w:cs="宋体"/>
          <w:kern w:val="0"/>
          <w:sz w:val="24"/>
          <w:szCs w:val="24"/>
        </w:rPr>
        <w:t> </w:t>
      </w:r>
      <w:hyperlink r:id="rId30"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31" w:history="1">
        <w:r w:rsidRPr="0052413D">
          <w:rPr>
            <w:rFonts w:ascii="宋体" w:eastAsia="宋体" w:hAnsi="宋体" w:cs="宋体"/>
            <w:color w:val="046DC8"/>
            <w:kern w:val="0"/>
            <w:sz w:val="24"/>
            <w:szCs w:val="24"/>
            <w:u w:val="single"/>
          </w:rPr>
          <w:t>Certificate</w:t>
        </w:r>
      </w:hyperlink>
      <w:r w:rsidRPr="0052413D">
        <w:rPr>
          <w:rFonts w:ascii="宋体" w:eastAsia="宋体" w:hAnsi="宋体" w:cs="宋体"/>
          <w:kern w:val="0"/>
          <w:sz w:val="24"/>
          <w:szCs w:val="24"/>
        </w:rPr>
        <w:t>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client certificate is requested.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corresponds to the navigation entry requesting the client certificate and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can be called with an entry filtered from the list. Using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prevents the application from using the first certificate from the store.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'select-client-certificate'</w:t>
      </w:r>
      <w:r w:rsidRPr="0052413D">
        <w:rPr>
          <w:rFonts w:ascii="Consolas" w:eastAsia="宋体" w:hAnsi="Consolas" w:cs="宋体"/>
          <w:color w:val="0B3D47"/>
          <w:kern w:val="0"/>
          <w:sz w:val="20"/>
          <w:szCs w:val="20"/>
          <w:bdr w:val="none" w:sz="0" w:space="0" w:color="auto" w:frame="1"/>
        </w:rPr>
        <w:t>, (event, webContents, url, list,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callback(list[</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DC13F4" w:rsidRDefault="00DC13F4" w:rsidP="00DC13F4">
      <w:r>
        <w:lastRenderedPageBreak/>
        <w:t>Select-client-certificate</w:t>
      </w:r>
      <w:r>
        <w:rPr>
          <w:rFonts w:hint="eastAsia"/>
        </w:rPr>
        <w:t>事件当</w:t>
      </w:r>
      <w:r w:rsidR="00D22223">
        <w:rPr>
          <w:rFonts w:hint="eastAsia"/>
        </w:rPr>
        <w:t>一个客户端认证被要求时触发，即当某个连接的客户端需要认证时触发</w:t>
      </w:r>
      <w:r w:rsidR="004162D9">
        <w:rPr>
          <w:rFonts w:hint="eastAsia"/>
        </w:rPr>
        <w:t>该事件</w:t>
      </w:r>
    </w:p>
    <w:p w:rsidR="00333D40" w:rsidRDefault="00333D40" w:rsidP="00DC13F4">
      <w:r>
        <w:rPr>
          <w:rFonts w:hint="eastAsia"/>
        </w:rPr>
        <w:t>返回：</w:t>
      </w:r>
      <w:r w:rsidR="00B7593F">
        <w:rPr>
          <w:rFonts w:hint="eastAsia"/>
        </w:rPr>
        <w:t>该event事件对象</w:t>
      </w:r>
      <w:r w:rsidR="00083595">
        <w:rPr>
          <w:rFonts w:hint="eastAsia"/>
        </w:rPr>
        <w:t>，web</w:t>
      </w:r>
      <w:r w:rsidR="00083595">
        <w:t>Contents</w:t>
      </w:r>
      <w:r w:rsidR="00083595">
        <w:rPr>
          <w:rFonts w:hint="eastAsia"/>
        </w:rPr>
        <w:t>对象，url，认证列表</w:t>
      </w:r>
      <w:r w:rsidR="00871A00">
        <w:rPr>
          <w:rFonts w:hint="eastAsia"/>
        </w:rPr>
        <w:t>，回调函数</w:t>
      </w:r>
      <w:r w:rsidR="00C62549">
        <w:rPr>
          <w:rFonts w:hint="eastAsia"/>
        </w:rPr>
        <w:t>（可选认证的参数）</w:t>
      </w:r>
    </w:p>
    <w:p w:rsidR="00A7441F" w:rsidRDefault="00C00C89" w:rsidP="00DC13F4">
      <w:r>
        <w:rPr>
          <w:rFonts w:hint="eastAsia"/>
        </w:rPr>
        <w:t>url对应的是</w:t>
      </w:r>
      <w:r w:rsidR="00C0161E">
        <w:rPr>
          <w:rFonts w:hint="eastAsia"/>
        </w:rPr>
        <w:t>要求client认证的导航入口</w:t>
      </w:r>
      <w:r w:rsidR="00711F4E">
        <w:rPr>
          <w:rFonts w:hint="eastAsia"/>
        </w:rPr>
        <w:t>；call</w:t>
      </w:r>
      <w:r w:rsidR="00711F4E">
        <w:t>back</w:t>
      </w:r>
      <w:r w:rsidR="00711F4E">
        <w:rPr>
          <w:rFonts w:hint="eastAsia"/>
        </w:rPr>
        <w:t>回调函数</w:t>
      </w:r>
      <w:r w:rsidR="009B0AFE">
        <w:rPr>
          <w:rFonts w:hint="eastAsia"/>
        </w:rPr>
        <w:t>会筛选认证列表</w:t>
      </w:r>
    </w:p>
    <w:p w:rsidR="006B0026" w:rsidRPr="00DC13F4" w:rsidRDefault="006B0026" w:rsidP="00DC13F4">
      <w:pPr>
        <w:rPr>
          <w:rFonts w:hint="eastAsia"/>
        </w:rPr>
      </w:pPr>
      <w:r>
        <w:rPr>
          <w:rFonts w:hint="eastAsia"/>
        </w:rPr>
        <w:t>使用</w:t>
      </w:r>
      <w:r w:rsidRPr="0052413D">
        <w:rPr>
          <w:rFonts w:ascii="Consolas" w:eastAsia="宋体" w:hAnsi="Consolas" w:cs="宋体"/>
          <w:color w:val="0B3D47"/>
          <w:kern w:val="0"/>
          <w:sz w:val="20"/>
          <w:szCs w:val="20"/>
          <w:shd w:val="clear" w:color="auto" w:fill="F1F3F4"/>
        </w:rPr>
        <w:t>event.preventDefault()</w:t>
      </w:r>
      <w:r w:rsidR="00247FA4">
        <w:rPr>
          <w:rFonts w:ascii="Consolas" w:eastAsia="宋体" w:hAnsi="Consolas" w:cs="宋体" w:hint="eastAsia"/>
          <w:color w:val="0B3D47"/>
          <w:kern w:val="0"/>
          <w:sz w:val="20"/>
          <w:szCs w:val="20"/>
          <w:shd w:val="clear" w:color="auto" w:fill="F1F3F4"/>
        </w:rPr>
        <w:t>函数可以阻止应用使用</w:t>
      </w:r>
      <w:r w:rsidR="00B179EA">
        <w:rPr>
          <w:rFonts w:ascii="Consolas" w:eastAsia="宋体" w:hAnsi="Consolas" w:cs="宋体" w:hint="eastAsia"/>
          <w:color w:val="0B3D47"/>
          <w:kern w:val="0"/>
          <w:sz w:val="20"/>
          <w:szCs w:val="20"/>
          <w:shd w:val="clear" w:color="auto" w:fill="F1F3F4"/>
        </w:rPr>
        <w:t>认证列表的</w:t>
      </w:r>
      <w:r w:rsidR="00247FA4">
        <w:rPr>
          <w:rFonts w:ascii="Consolas" w:eastAsia="宋体" w:hAnsi="Consolas" w:cs="宋体" w:hint="eastAsia"/>
          <w:color w:val="0B3D47"/>
          <w:kern w:val="0"/>
          <w:sz w:val="20"/>
          <w:szCs w:val="20"/>
          <w:shd w:val="clear" w:color="auto" w:fill="F1F3F4"/>
        </w:rPr>
        <w:t>第一个认证的</w:t>
      </w:r>
      <w:r>
        <w:rPr>
          <w:rFonts w:ascii="Consolas" w:eastAsia="宋体" w:hAnsi="Consolas" w:cs="宋体" w:hint="eastAsia"/>
          <w:color w:val="0B3D47"/>
          <w:kern w:val="0"/>
          <w:sz w:val="20"/>
          <w:szCs w:val="20"/>
          <w:shd w:val="clear" w:color="auto" w:fill="F1F3F4"/>
        </w:rPr>
        <w:t>默认行为</w:t>
      </w:r>
    </w:p>
    <w:p w:rsidR="00DC13F4" w:rsidRPr="00DC13F4" w:rsidRDefault="00DC13F4" w:rsidP="00DC13F4"/>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‘login’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32"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URL</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authInfo</w:t>
      </w:r>
      <w:r w:rsidRPr="0052413D">
        <w:rPr>
          <w:rFonts w:ascii="宋体" w:eastAsia="宋体" w:hAnsi="宋体" w:cs="宋体"/>
          <w:kern w:val="0"/>
          <w:sz w:val="24"/>
          <w:szCs w:val="24"/>
        </w:rPr>
        <w:t> Object</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isProxy</w:t>
      </w:r>
      <w:r w:rsidRPr="0052413D">
        <w:rPr>
          <w:rFonts w:ascii="宋体" w:eastAsia="宋体" w:hAnsi="宋体" w:cs="宋体"/>
          <w:kern w:val="0"/>
          <w:sz w:val="24"/>
          <w:szCs w:val="24"/>
        </w:rPr>
        <w:t> Boolean</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wants to do basic auth.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default behavior is to cancel all authentications, to override this you should prevent the default behavior with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and call </w:t>
      </w:r>
      <w:r w:rsidRPr="0052413D">
        <w:rPr>
          <w:rFonts w:ascii="Consolas" w:eastAsia="宋体" w:hAnsi="Consolas" w:cs="宋体"/>
          <w:color w:val="0B3D47"/>
          <w:kern w:val="0"/>
          <w:sz w:val="20"/>
          <w:szCs w:val="20"/>
          <w:shd w:val="clear" w:color="auto" w:fill="F1F3F4"/>
        </w:rPr>
        <w:t>callback(username, password)</w:t>
      </w:r>
      <w:r w:rsidRPr="0052413D">
        <w:rPr>
          <w:rFonts w:ascii="宋体" w:eastAsia="宋体" w:hAnsi="宋体" w:cs="宋体"/>
          <w:kern w:val="0"/>
          <w:sz w:val="24"/>
          <w:szCs w:val="24"/>
        </w:rPr>
        <w:t> with the credentials.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'login'</w:t>
      </w:r>
      <w:r w:rsidRPr="0052413D">
        <w:rPr>
          <w:rFonts w:ascii="Consolas" w:eastAsia="宋体" w:hAnsi="Consolas" w:cs="宋体"/>
          <w:color w:val="0B3D47"/>
          <w:kern w:val="0"/>
          <w:sz w:val="20"/>
          <w:szCs w:val="20"/>
          <w:bdr w:val="none" w:sz="0" w:space="0" w:color="auto" w:frame="1"/>
        </w:rPr>
        <w:t>, (event, webContents, request, authInfo,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D01040"/>
          <w:kern w:val="0"/>
          <w:sz w:val="20"/>
          <w:szCs w:val="20"/>
          <w:bdr w:val="none" w:sz="0" w:space="0" w:color="auto" w:frame="1"/>
        </w:rPr>
        <w:t>'username'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'secret'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83307B" w:rsidRPr="00F94DEE" w:rsidRDefault="0083307B" w:rsidP="00F94DEE"/>
    <w:p w:rsidR="0083307B" w:rsidRDefault="00832542" w:rsidP="00F94DEE">
      <w:pPr>
        <w:rPr>
          <w:rFonts w:ascii="Consolas" w:eastAsia="宋体" w:hAnsi="Consolas" w:cs="宋体"/>
          <w:color w:val="0B3D47"/>
          <w:kern w:val="0"/>
          <w:sz w:val="20"/>
          <w:szCs w:val="20"/>
          <w:shd w:val="clear" w:color="auto" w:fill="F1F3F4"/>
        </w:rPr>
      </w:pPr>
      <w:r>
        <w:t>L</w:t>
      </w:r>
      <w:r>
        <w:rPr>
          <w:rFonts w:hint="eastAsia"/>
        </w:rPr>
        <w:t>ogin事件</w:t>
      </w:r>
      <w:r w:rsidR="00DA310E">
        <w:rPr>
          <w:rFonts w:hint="eastAsia"/>
        </w:rPr>
        <w:t>当</w:t>
      </w:r>
      <w:r w:rsidR="00DA310E" w:rsidRPr="0052413D">
        <w:rPr>
          <w:rFonts w:ascii="Consolas" w:eastAsia="宋体" w:hAnsi="Consolas" w:cs="宋体"/>
          <w:color w:val="0B3D47"/>
          <w:kern w:val="0"/>
          <w:sz w:val="20"/>
          <w:szCs w:val="20"/>
          <w:shd w:val="clear" w:color="auto" w:fill="F1F3F4"/>
        </w:rPr>
        <w:t>webContents</w:t>
      </w:r>
      <w:r w:rsidR="00DA310E">
        <w:rPr>
          <w:rFonts w:ascii="Consolas" w:eastAsia="宋体" w:hAnsi="Consolas" w:cs="宋体" w:hint="eastAsia"/>
          <w:color w:val="0B3D47"/>
          <w:kern w:val="0"/>
          <w:sz w:val="20"/>
          <w:szCs w:val="20"/>
          <w:shd w:val="clear" w:color="auto" w:fill="F1F3F4"/>
        </w:rPr>
        <w:t>需要基本的认证信息时触发</w:t>
      </w:r>
      <w:r w:rsidR="00EA5E0C">
        <w:rPr>
          <w:rFonts w:ascii="Consolas" w:eastAsia="宋体" w:hAnsi="Consolas" w:cs="宋体" w:hint="eastAsia"/>
          <w:color w:val="0B3D47"/>
          <w:kern w:val="0"/>
          <w:sz w:val="20"/>
          <w:szCs w:val="20"/>
          <w:shd w:val="clear" w:color="auto" w:fill="F1F3F4"/>
        </w:rPr>
        <w:t>。</w:t>
      </w:r>
    </w:p>
    <w:p w:rsidR="00EA5E0C" w:rsidRDefault="00EA5E0C" w:rsidP="00F94DEE">
      <w:pPr>
        <w:rPr>
          <w:rFonts w:ascii="Consolas" w:eastAsia="宋体" w:hAnsi="Consolas" w:cs="宋体"/>
          <w:color w:val="0B3D47"/>
          <w:kern w:val="0"/>
          <w:sz w:val="20"/>
          <w:szCs w:val="20"/>
          <w:shd w:val="clear" w:color="auto" w:fill="F1F3F4"/>
        </w:rPr>
      </w:pPr>
      <w:r>
        <w:rPr>
          <w:rFonts w:ascii="Consolas" w:eastAsia="宋体" w:hAnsi="Consolas" w:cs="宋体" w:hint="eastAsia"/>
          <w:color w:val="0B3D47"/>
          <w:kern w:val="0"/>
          <w:sz w:val="20"/>
          <w:szCs w:val="20"/>
          <w:shd w:val="clear" w:color="auto" w:fill="F1F3F4"/>
        </w:rPr>
        <w:t>返回该</w:t>
      </w:r>
      <w:r>
        <w:rPr>
          <w:rFonts w:ascii="Consolas" w:eastAsia="宋体" w:hAnsi="Consolas" w:cs="宋体" w:hint="eastAsia"/>
          <w:color w:val="0B3D47"/>
          <w:kern w:val="0"/>
          <w:sz w:val="20"/>
          <w:szCs w:val="20"/>
          <w:shd w:val="clear" w:color="auto" w:fill="F1F3F4"/>
        </w:rPr>
        <w:t>event</w:t>
      </w:r>
      <w:r>
        <w:rPr>
          <w:rFonts w:ascii="Consolas" w:eastAsia="宋体" w:hAnsi="Consolas" w:cs="宋体" w:hint="eastAsia"/>
          <w:color w:val="0B3D47"/>
          <w:kern w:val="0"/>
          <w:sz w:val="20"/>
          <w:szCs w:val="20"/>
          <w:shd w:val="clear" w:color="auto" w:fill="F1F3F4"/>
        </w:rPr>
        <w:t>对象</w:t>
      </w:r>
      <w:r w:rsidR="009C6FB5">
        <w:rPr>
          <w:rFonts w:ascii="Consolas" w:eastAsia="宋体" w:hAnsi="Consolas" w:cs="宋体" w:hint="eastAsia"/>
          <w:color w:val="0B3D47"/>
          <w:kern w:val="0"/>
          <w:sz w:val="20"/>
          <w:szCs w:val="20"/>
          <w:shd w:val="clear" w:color="auto" w:fill="F1F3F4"/>
        </w:rPr>
        <w:t>；</w:t>
      </w:r>
      <w:r>
        <w:rPr>
          <w:rFonts w:ascii="Consolas" w:eastAsia="宋体" w:hAnsi="Consolas" w:cs="宋体" w:hint="eastAsia"/>
          <w:color w:val="0B3D47"/>
          <w:kern w:val="0"/>
          <w:sz w:val="20"/>
          <w:szCs w:val="20"/>
          <w:shd w:val="clear" w:color="auto" w:fill="F1F3F4"/>
        </w:rPr>
        <w:t>web</w:t>
      </w:r>
      <w:r>
        <w:rPr>
          <w:rFonts w:ascii="Consolas" w:eastAsia="宋体" w:hAnsi="Consolas" w:cs="宋体"/>
          <w:color w:val="0B3D47"/>
          <w:kern w:val="0"/>
          <w:sz w:val="20"/>
          <w:szCs w:val="20"/>
          <w:shd w:val="clear" w:color="auto" w:fill="F1F3F4"/>
        </w:rPr>
        <w:t>Contents</w:t>
      </w:r>
      <w:r>
        <w:rPr>
          <w:rFonts w:ascii="Consolas" w:eastAsia="宋体" w:hAnsi="Consolas" w:cs="宋体" w:hint="eastAsia"/>
          <w:color w:val="0B3D47"/>
          <w:kern w:val="0"/>
          <w:sz w:val="20"/>
          <w:szCs w:val="20"/>
          <w:shd w:val="clear" w:color="auto" w:fill="F1F3F4"/>
        </w:rPr>
        <w:t>对象</w:t>
      </w:r>
      <w:r w:rsidR="009C6FB5">
        <w:rPr>
          <w:rFonts w:ascii="Consolas" w:eastAsia="宋体" w:hAnsi="Consolas" w:cs="宋体" w:hint="eastAsia"/>
          <w:color w:val="0B3D47"/>
          <w:kern w:val="0"/>
          <w:sz w:val="20"/>
          <w:szCs w:val="20"/>
          <w:shd w:val="clear" w:color="auto" w:fill="F1F3F4"/>
        </w:rPr>
        <w:t>；</w:t>
      </w:r>
      <w:r>
        <w:rPr>
          <w:rFonts w:ascii="Consolas" w:eastAsia="宋体" w:hAnsi="Consolas" w:cs="宋体" w:hint="eastAsia"/>
          <w:color w:val="0B3D47"/>
          <w:kern w:val="0"/>
          <w:sz w:val="20"/>
          <w:szCs w:val="20"/>
          <w:shd w:val="clear" w:color="auto" w:fill="F1F3F4"/>
        </w:rPr>
        <w:t>request</w:t>
      </w:r>
      <w:r>
        <w:rPr>
          <w:rFonts w:ascii="Consolas" w:eastAsia="宋体" w:hAnsi="Consolas" w:cs="宋体" w:hint="eastAsia"/>
          <w:color w:val="0B3D47"/>
          <w:kern w:val="0"/>
          <w:sz w:val="20"/>
          <w:szCs w:val="20"/>
          <w:shd w:val="clear" w:color="auto" w:fill="F1F3F4"/>
        </w:rPr>
        <w:t>对象，</w:t>
      </w:r>
      <w:r>
        <w:rPr>
          <w:rFonts w:ascii="Consolas" w:eastAsia="宋体" w:hAnsi="Consolas" w:cs="宋体" w:hint="eastAsia"/>
          <w:color w:val="0B3D47"/>
          <w:kern w:val="0"/>
          <w:sz w:val="20"/>
          <w:szCs w:val="20"/>
          <w:shd w:val="clear" w:color="auto" w:fill="F1F3F4"/>
        </w:rPr>
        <w:t>request</w:t>
      </w:r>
      <w:r>
        <w:rPr>
          <w:rFonts w:ascii="Consolas" w:eastAsia="宋体" w:hAnsi="Consolas" w:cs="宋体" w:hint="eastAsia"/>
          <w:color w:val="0B3D47"/>
          <w:kern w:val="0"/>
          <w:sz w:val="20"/>
          <w:szCs w:val="20"/>
          <w:shd w:val="clear" w:color="auto" w:fill="F1F3F4"/>
        </w:rPr>
        <w:t>对象包含的</w:t>
      </w:r>
      <w:r w:rsidR="002B40A0">
        <w:rPr>
          <w:rFonts w:ascii="Consolas" w:eastAsia="宋体" w:hAnsi="Consolas" w:cs="宋体" w:hint="eastAsia"/>
          <w:color w:val="0B3D47"/>
          <w:kern w:val="0"/>
          <w:sz w:val="20"/>
          <w:szCs w:val="20"/>
          <w:shd w:val="clear" w:color="auto" w:fill="F1F3F4"/>
        </w:rPr>
        <w:t>属性</w:t>
      </w:r>
      <w:r>
        <w:rPr>
          <w:rFonts w:ascii="Consolas" w:eastAsia="宋体" w:hAnsi="Consolas" w:cs="宋体" w:hint="eastAsia"/>
          <w:color w:val="0B3D47"/>
          <w:kern w:val="0"/>
          <w:sz w:val="20"/>
          <w:szCs w:val="20"/>
          <w:shd w:val="clear" w:color="auto" w:fill="F1F3F4"/>
        </w:rPr>
        <w:t>有：</w:t>
      </w:r>
      <w:r>
        <w:rPr>
          <w:rFonts w:ascii="Consolas" w:eastAsia="宋体" w:hAnsi="Consolas" w:cs="宋体" w:hint="eastAsia"/>
          <w:color w:val="0B3D47"/>
          <w:kern w:val="0"/>
          <w:sz w:val="20"/>
          <w:szCs w:val="20"/>
          <w:shd w:val="clear" w:color="auto" w:fill="F1F3F4"/>
        </w:rPr>
        <w:t>method</w:t>
      </w:r>
      <w:r>
        <w:rPr>
          <w:rFonts w:ascii="Consolas" w:eastAsia="宋体" w:hAnsi="Consolas" w:cs="宋体"/>
          <w:color w:val="0B3D47"/>
          <w:kern w:val="0"/>
          <w:sz w:val="20"/>
          <w:szCs w:val="20"/>
          <w:shd w:val="clear" w:color="auto" w:fill="F1F3F4"/>
        </w:rPr>
        <w:t>,url,referrer-</w:t>
      </w:r>
      <w:r>
        <w:rPr>
          <w:rFonts w:ascii="Consolas" w:eastAsia="宋体" w:hAnsi="Consolas" w:cs="宋体" w:hint="eastAsia"/>
          <w:color w:val="0B3D47"/>
          <w:kern w:val="0"/>
          <w:sz w:val="20"/>
          <w:szCs w:val="20"/>
          <w:shd w:val="clear" w:color="auto" w:fill="F1F3F4"/>
        </w:rPr>
        <w:t>前一个请求连接</w:t>
      </w:r>
      <w:r w:rsidR="00790C85">
        <w:rPr>
          <w:rFonts w:ascii="Consolas" w:eastAsia="宋体" w:hAnsi="Consolas" w:cs="宋体" w:hint="eastAsia"/>
          <w:color w:val="0B3D47"/>
          <w:kern w:val="0"/>
          <w:sz w:val="20"/>
          <w:szCs w:val="20"/>
          <w:shd w:val="clear" w:color="auto" w:fill="F1F3F4"/>
        </w:rPr>
        <w:t>；</w:t>
      </w:r>
      <w:r w:rsidR="0050163B">
        <w:rPr>
          <w:rFonts w:ascii="Consolas" w:eastAsia="宋体" w:hAnsi="Consolas" w:cs="宋体" w:hint="eastAsia"/>
          <w:color w:val="0B3D47"/>
          <w:kern w:val="0"/>
          <w:sz w:val="20"/>
          <w:szCs w:val="20"/>
          <w:shd w:val="clear" w:color="auto" w:fill="F1F3F4"/>
        </w:rPr>
        <w:t>auth</w:t>
      </w:r>
      <w:r w:rsidR="0050163B">
        <w:rPr>
          <w:rFonts w:ascii="Consolas" w:eastAsia="宋体" w:hAnsi="Consolas" w:cs="宋体"/>
          <w:color w:val="0B3D47"/>
          <w:kern w:val="0"/>
          <w:sz w:val="20"/>
          <w:szCs w:val="20"/>
          <w:shd w:val="clear" w:color="auto" w:fill="F1F3F4"/>
        </w:rPr>
        <w:t>In</w:t>
      </w:r>
      <w:r w:rsidR="0050163B">
        <w:rPr>
          <w:rFonts w:ascii="Consolas" w:eastAsia="宋体" w:hAnsi="Consolas" w:cs="宋体" w:hint="eastAsia"/>
          <w:color w:val="0B3D47"/>
          <w:kern w:val="0"/>
          <w:sz w:val="20"/>
          <w:szCs w:val="20"/>
          <w:shd w:val="clear" w:color="auto" w:fill="F1F3F4"/>
        </w:rPr>
        <w:t>fo</w:t>
      </w:r>
      <w:r w:rsidR="0050163B">
        <w:rPr>
          <w:rFonts w:ascii="Consolas" w:eastAsia="宋体" w:hAnsi="Consolas" w:cs="宋体" w:hint="eastAsia"/>
          <w:color w:val="0B3D47"/>
          <w:kern w:val="0"/>
          <w:sz w:val="20"/>
          <w:szCs w:val="20"/>
          <w:shd w:val="clear" w:color="auto" w:fill="F1F3F4"/>
        </w:rPr>
        <w:t>对象</w:t>
      </w:r>
      <w:r w:rsidR="002B40A0">
        <w:rPr>
          <w:rFonts w:ascii="Consolas" w:eastAsia="宋体" w:hAnsi="Consolas" w:cs="宋体" w:hint="eastAsia"/>
          <w:color w:val="0B3D47"/>
          <w:kern w:val="0"/>
          <w:sz w:val="20"/>
          <w:szCs w:val="20"/>
          <w:shd w:val="clear" w:color="auto" w:fill="F1F3F4"/>
        </w:rPr>
        <w:t>，</w:t>
      </w:r>
      <w:r w:rsidR="002B40A0">
        <w:rPr>
          <w:rFonts w:ascii="Consolas" w:eastAsia="宋体" w:hAnsi="Consolas" w:cs="宋体" w:hint="eastAsia"/>
          <w:color w:val="0B3D47"/>
          <w:kern w:val="0"/>
          <w:sz w:val="20"/>
          <w:szCs w:val="20"/>
          <w:shd w:val="clear" w:color="auto" w:fill="F1F3F4"/>
        </w:rPr>
        <w:t>auth</w:t>
      </w:r>
      <w:r w:rsidR="002B40A0">
        <w:rPr>
          <w:rFonts w:ascii="Consolas" w:eastAsia="宋体" w:hAnsi="Consolas" w:cs="宋体"/>
          <w:color w:val="0B3D47"/>
          <w:kern w:val="0"/>
          <w:sz w:val="20"/>
          <w:szCs w:val="20"/>
          <w:shd w:val="clear" w:color="auto" w:fill="F1F3F4"/>
        </w:rPr>
        <w:t>Info</w:t>
      </w:r>
      <w:r w:rsidR="002B40A0">
        <w:rPr>
          <w:rFonts w:ascii="Consolas" w:eastAsia="宋体" w:hAnsi="Consolas" w:cs="宋体" w:hint="eastAsia"/>
          <w:color w:val="0B3D47"/>
          <w:kern w:val="0"/>
          <w:sz w:val="20"/>
          <w:szCs w:val="20"/>
          <w:shd w:val="clear" w:color="auto" w:fill="F1F3F4"/>
        </w:rPr>
        <w:t>对象包含的属性</w:t>
      </w:r>
      <w:r w:rsidR="00E87265">
        <w:rPr>
          <w:rFonts w:ascii="Consolas" w:eastAsia="宋体" w:hAnsi="Consolas" w:cs="宋体" w:hint="eastAsia"/>
          <w:color w:val="0B3D47"/>
          <w:kern w:val="0"/>
          <w:sz w:val="20"/>
          <w:szCs w:val="20"/>
          <w:shd w:val="clear" w:color="auto" w:fill="F1F3F4"/>
        </w:rPr>
        <w:t>有</w:t>
      </w:r>
      <w:r w:rsidR="004A2BCC">
        <w:rPr>
          <w:rFonts w:ascii="Consolas" w:eastAsia="宋体" w:hAnsi="Consolas" w:cs="宋体" w:hint="eastAsia"/>
          <w:color w:val="0B3D47"/>
          <w:kern w:val="0"/>
          <w:sz w:val="20"/>
          <w:szCs w:val="20"/>
          <w:shd w:val="clear" w:color="auto" w:fill="F1F3F4"/>
        </w:rPr>
        <w:t>is</w:t>
      </w:r>
      <w:r w:rsidR="004A2BCC">
        <w:rPr>
          <w:rFonts w:ascii="Consolas" w:eastAsia="宋体" w:hAnsi="Consolas" w:cs="宋体"/>
          <w:color w:val="0B3D47"/>
          <w:kern w:val="0"/>
          <w:sz w:val="20"/>
          <w:szCs w:val="20"/>
          <w:shd w:val="clear" w:color="auto" w:fill="F1F3F4"/>
        </w:rPr>
        <w:t>Pro</w:t>
      </w:r>
      <w:r w:rsidR="004A2BCC">
        <w:rPr>
          <w:rFonts w:ascii="Consolas" w:eastAsia="宋体" w:hAnsi="Consolas" w:cs="宋体" w:hint="eastAsia"/>
          <w:color w:val="0B3D47"/>
          <w:kern w:val="0"/>
          <w:sz w:val="20"/>
          <w:szCs w:val="20"/>
          <w:shd w:val="clear" w:color="auto" w:fill="F1F3F4"/>
        </w:rPr>
        <w:t>xy</w:t>
      </w:r>
      <w:r w:rsidR="004A2BCC">
        <w:rPr>
          <w:rFonts w:ascii="Consolas" w:eastAsia="宋体" w:hAnsi="Consolas" w:cs="宋体" w:hint="eastAsia"/>
          <w:color w:val="0B3D47"/>
          <w:kern w:val="0"/>
          <w:sz w:val="20"/>
          <w:szCs w:val="20"/>
          <w:shd w:val="clear" w:color="auto" w:fill="F1F3F4"/>
        </w:rPr>
        <w:t>，</w:t>
      </w:r>
      <w:r w:rsidR="004A2BCC">
        <w:rPr>
          <w:rFonts w:ascii="Consolas" w:eastAsia="宋体" w:hAnsi="Consolas" w:cs="宋体" w:hint="eastAsia"/>
          <w:color w:val="0B3D47"/>
          <w:kern w:val="0"/>
          <w:sz w:val="20"/>
          <w:szCs w:val="20"/>
          <w:shd w:val="clear" w:color="auto" w:fill="F1F3F4"/>
        </w:rPr>
        <w:t>scheme</w:t>
      </w:r>
      <w:r w:rsidR="004A2BCC">
        <w:rPr>
          <w:rFonts w:ascii="Consolas" w:eastAsia="宋体" w:hAnsi="Consolas" w:cs="宋体" w:hint="eastAsia"/>
          <w:color w:val="0B3D47"/>
          <w:kern w:val="0"/>
          <w:sz w:val="20"/>
          <w:szCs w:val="20"/>
          <w:shd w:val="clear" w:color="auto" w:fill="F1F3F4"/>
        </w:rPr>
        <w:t>，</w:t>
      </w:r>
      <w:r w:rsidR="004A2BCC">
        <w:rPr>
          <w:rFonts w:ascii="Consolas" w:eastAsia="宋体" w:hAnsi="Consolas" w:cs="宋体" w:hint="eastAsia"/>
          <w:color w:val="0B3D47"/>
          <w:kern w:val="0"/>
          <w:sz w:val="20"/>
          <w:szCs w:val="20"/>
          <w:shd w:val="clear" w:color="auto" w:fill="F1F3F4"/>
        </w:rPr>
        <w:t>host</w:t>
      </w:r>
      <w:r w:rsidR="004A2BCC">
        <w:rPr>
          <w:rFonts w:ascii="Consolas" w:eastAsia="宋体" w:hAnsi="Consolas" w:cs="宋体" w:hint="eastAsia"/>
          <w:color w:val="0B3D47"/>
          <w:kern w:val="0"/>
          <w:sz w:val="20"/>
          <w:szCs w:val="20"/>
          <w:shd w:val="clear" w:color="auto" w:fill="F1F3F4"/>
        </w:rPr>
        <w:t>，</w:t>
      </w:r>
      <w:r w:rsidR="004A2BCC">
        <w:rPr>
          <w:rFonts w:ascii="Consolas" w:eastAsia="宋体" w:hAnsi="Consolas" w:cs="宋体" w:hint="eastAsia"/>
          <w:color w:val="0B3D47"/>
          <w:kern w:val="0"/>
          <w:sz w:val="20"/>
          <w:szCs w:val="20"/>
          <w:shd w:val="clear" w:color="auto" w:fill="F1F3F4"/>
        </w:rPr>
        <w:t>port</w:t>
      </w:r>
      <w:r w:rsidR="004A2BCC">
        <w:rPr>
          <w:rFonts w:ascii="Consolas" w:eastAsia="宋体" w:hAnsi="Consolas" w:cs="宋体"/>
          <w:color w:val="0B3D47"/>
          <w:kern w:val="0"/>
          <w:sz w:val="20"/>
          <w:szCs w:val="20"/>
          <w:shd w:val="clear" w:color="auto" w:fill="F1F3F4"/>
        </w:rPr>
        <w:t>,rea</w:t>
      </w:r>
      <w:r w:rsidR="004A2BCC">
        <w:rPr>
          <w:rFonts w:ascii="Consolas" w:eastAsia="宋体" w:hAnsi="Consolas" w:cs="宋体" w:hint="eastAsia"/>
          <w:color w:val="0B3D47"/>
          <w:kern w:val="0"/>
          <w:sz w:val="20"/>
          <w:szCs w:val="20"/>
          <w:shd w:val="clear" w:color="auto" w:fill="F1F3F4"/>
        </w:rPr>
        <w:t>lm</w:t>
      </w:r>
      <w:r w:rsidR="00770E46">
        <w:rPr>
          <w:rFonts w:ascii="Consolas" w:eastAsia="宋体" w:hAnsi="Consolas" w:cs="宋体" w:hint="eastAsia"/>
          <w:color w:val="0B3D47"/>
          <w:kern w:val="0"/>
          <w:sz w:val="20"/>
          <w:szCs w:val="20"/>
          <w:shd w:val="clear" w:color="auto" w:fill="F1F3F4"/>
        </w:rPr>
        <w:t>；</w:t>
      </w:r>
      <w:r w:rsidR="00770E46">
        <w:rPr>
          <w:rFonts w:ascii="Consolas" w:eastAsia="宋体" w:hAnsi="Consolas" w:cs="宋体" w:hint="eastAsia"/>
          <w:color w:val="0B3D47"/>
          <w:kern w:val="0"/>
          <w:sz w:val="20"/>
          <w:szCs w:val="20"/>
          <w:shd w:val="clear" w:color="auto" w:fill="F1F3F4"/>
        </w:rPr>
        <w:t>callback</w:t>
      </w:r>
      <w:r w:rsidR="00F066DD">
        <w:rPr>
          <w:rFonts w:ascii="Consolas" w:eastAsia="宋体" w:hAnsi="Consolas" w:cs="宋体" w:hint="eastAsia"/>
          <w:color w:val="0B3D47"/>
          <w:kern w:val="0"/>
          <w:sz w:val="20"/>
          <w:szCs w:val="20"/>
          <w:shd w:val="clear" w:color="auto" w:fill="F1F3F4"/>
        </w:rPr>
        <w:t>函数</w:t>
      </w:r>
      <w:r w:rsidR="00770E46">
        <w:rPr>
          <w:rFonts w:ascii="Consolas" w:eastAsia="宋体" w:hAnsi="Consolas" w:cs="宋体" w:hint="eastAsia"/>
          <w:color w:val="0B3D47"/>
          <w:kern w:val="0"/>
          <w:sz w:val="20"/>
          <w:szCs w:val="20"/>
          <w:shd w:val="clear" w:color="auto" w:fill="F1F3F4"/>
        </w:rPr>
        <w:t>，</w:t>
      </w:r>
      <w:r w:rsidR="00770E46">
        <w:rPr>
          <w:rFonts w:ascii="Consolas" w:eastAsia="宋体" w:hAnsi="Consolas" w:cs="宋体" w:hint="eastAsia"/>
          <w:color w:val="0B3D47"/>
          <w:kern w:val="0"/>
          <w:sz w:val="20"/>
          <w:szCs w:val="20"/>
          <w:shd w:val="clear" w:color="auto" w:fill="F1F3F4"/>
        </w:rPr>
        <w:t>callback</w:t>
      </w:r>
      <w:r w:rsidR="00F066DD">
        <w:rPr>
          <w:rFonts w:ascii="Consolas" w:eastAsia="宋体" w:hAnsi="Consolas" w:cs="宋体" w:hint="eastAsia"/>
          <w:color w:val="0B3D47"/>
          <w:kern w:val="0"/>
          <w:sz w:val="20"/>
          <w:szCs w:val="20"/>
          <w:shd w:val="clear" w:color="auto" w:fill="F1F3F4"/>
        </w:rPr>
        <w:t>函数包含的参数有</w:t>
      </w:r>
      <w:r w:rsidR="00F066DD">
        <w:rPr>
          <w:rFonts w:ascii="Consolas" w:eastAsia="宋体" w:hAnsi="Consolas" w:cs="宋体" w:hint="eastAsia"/>
          <w:color w:val="0B3D47"/>
          <w:kern w:val="0"/>
          <w:sz w:val="20"/>
          <w:szCs w:val="20"/>
          <w:shd w:val="clear" w:color="auto" w:fill="F1F3F4"/>
        </w:rPr>
        <w:t>username</w:t>
      </w:r>
      <w:r w:rsidR="00F066DD">
        <w:rPr>
          <w:rFonts w:ascii="Consolas" w:eastAsia="宋体" w:hAnsi="Consolas" w:cs="宋体" w:hint="eastAsia"/>
          <w:color w:val="0B3D47"/>
          <w:kern w:val="0"/>
          <w:sz w:val="20"/>
          <w:szCs w:val="20"/>
          <w:shd w:val="clear" w:color="auto" w:fill="F1F3F4"/>
        </w:rPr>
        <w:t>，</w:t>
      </w:r>
      <w:r w:rsidR="00F066DD">
        <w:rPr>
          <w:rFonts w:ascii="Consolas" w:eastAsia="宋体" w:hAnsi="Consolas" w:cs="宋体" w:hint="eastAsia"/>
          <w:color w:val="0B3D47"/>
          <w:kern w:val="0"/>
          <w:sz w:val="20"/>
          <w:szCs w:val="20"/>
          <w:shd w:val="clear" w:color="auto" w:fill="F1F3F4"/>
        </w:rPr>
        <w:t>password</w:t>
      </w:r>
    </w:p>
    <w:p w:rsidR="009C6FB5" w:rsidRPr="00AB2F60" w:rsidRDefault="001B11CE" w:rsidP="00AB2F60">
      <w:pPr>
        <w:jc w:val="left"/>
        <w:rPr>
          <w:rFonts w:ascii="Consolas" w:eastAsia="宋体" w:hAnsi="Consolas" w:cs="宋体" w:hint="eastAsia"/>
          <w:color w:val="0B3D47"/>
          <w:kern w:val="0"/>
          <w:sz w:val="20"/>
          <w:szCs w:val="20"/>
          <w:shd w:val="clear" w:color="auto" w:fill="F1F3F4"/>
        </w:rPr>
      </w:pPr>
      <w:r>
        <w:rPr>
          <w:rFonts w:ascii="Consolas" w:eastAsia="宋体" w:hAnsi="Consolas" w:cs="宋体" w:hint="eastAsia"/>
          <w:color w:val="0B3D47"/>
          <w:kern w:val="0"/>
          <w:sz w:val="20"/>
          <w:szCs w:val="20"/>
          <w:shd w:val="clear" w:color="auto" w:fill="F1F3F4"/>
        </w:rPr>
        <w:lastRenderedPageBreak/>
        <w:t>该事件的默认行为是取消所有的认证</w:t>
      </w:r>
      <w:r w:rsidR="00E76662">
        <w:rPr>
          <w:rFonts w:ascii="Consolas" w:eastAsia="宋体" w:hAnsi="Consolas" w:cs="宋体" w:hint="eastAsia"/>
          <w:color w:val="0B3D47"/>
          <w:kern w:val="0"/>
          <w:sz w:val="20"/>
          <w:szCs w:val="20"/>
          <w:shd w:val="clear" w:color="auto" w:fill="F1F3F4"/>
        </w:rPr>
        <w:t>，为了阻止这个默认行为需要</w:t>
      </w:r>
      <w:r w:rsidR="00726BDE">
        <w:rPr>
          <w:rFonts w:ascii="Consolas" w:eastAsia="宋体" w:hAnsi="Consolas" w:cs="宋体" w:hint="eastAsia"/>
          <w:color w:val="0B3D47"/>
          <w:kern w:val="0"/>
          <w:sz w:val="20"/>
          <w:szCs w:val="20"/>
          <w:shd w:val="clear" w:color="auto" w:fill="F1F3F4"/>
        </w:rPr>
        <w:t>调用</w:t>
      </w:r>
      <w:r w:rsidR="009971EE" w:rsidRPr="0052413D">
        <w:rPr>
          <w:rFonts w:ascii="Consolas" w:eastAsia="宋体" w:hAnsi="Consolas" w:cs="宋体"/>
          <w:color w:val="0B3D47"/>
          <w:kern w:val="0"/>
          <w:sz w:val="20"/>
          <w:szCs w:val="20"/>
          <w:shd w:val="clear" w:color="auto" w:fill="F1F3F4"/>
        </w:rPr>
        <w:t>event.preventDefault()</w:t>
      </w:r>
      <w:r w:rsidR="009971EE">
        <w:rPr>
          <w:rFonts w:ascii="Consolas" w:eastAsia="宋体" w:hAnsi="Consolas" w:cs="宋体" w:hint="eastAsia"/>
          <w:color w:val="0B3D47"/>
          <w:kern w:val="0"/>
          <w:sz w:val="20"/>
          <w:szCs w:val="20"/>
          <w:shd w:val="clear" w:color="auto" w:fill="F1F3F4"/>
        </w:rPr>
        <w:t>函数</w:t>
      </w:r>
      <w:r w:rsidR="0006527B">
        <w:rPr>
          <w:rFonts w:ascii="Consolas" w:eastAsia="宋体" w:hAnsi="Consolas" w:cs="宋体" w:hint="eastAsia"/>
          <w:color w:val="0B3D47"/>
          <w:kern w:val="0"/>
          <w:sz w:val="20"/>
          <w:szCs w:val="20"/>
          <w:shd w:val="clear" w:color="auto" w:fill="F1F3F4"/>
        </w:rPr>
        <w:t>并且</w:t>
      </w:r>
      <w:r w:rsidR="003D62EF">
        <w:rPr>
          <w:rFonts w:ascii="Consolas" w:eastAsia="宋体" w:hAnsi="Consolas" w:cs="宋体" w:hint="eastAsia"/>
          <w:color w:val="0B3D47"/>
          <w:kern w:val="0"/>
          <w:sz w:val="20"/>
          <w:szCs w:val="20"/>
          <w:shd w:val="clear" w:color="auto" w:fill="F1F3F4"/>
        </w:rPr>
        <w:t>使用认证信息</w:t>
      </w:r>
      <w:r w:rsidR="00AB2F60">
        <w:rPr>
          <w:rFonts w:ascii="Consolas" w:eastAsia="宋体" w:hAnsi="Consolas" w:cs="宋体" w:hint="eastAsia"/>
          <w:color w:val="0B3D47"/>
          <w:kern w:val="0"/>
          <w:sz w:val="20"/>
          <w:szCs w:val="20"/>
          <w:shd w:val="clear" w:color="auto" w:fill="F1F3F4"/>
        </w:rPr>
        <w:t>调用回调函数</w:t>
      </w:r>
      <w:r w:rsidR="00AB2F60" w:rsidRPr="0052413D">
        <w:rPr>
          <w:rFonts w:ascii="Consolas" w:eastAsia="宋体" w:hAnsi="Consolas" w:cs="宋体"/>
          <w:color w:val="0B3D47"/>
          <w:kern w:val="0"/>
          <w:sz w:val="20"/>
          <w:szCs w:val="20"/>
          <w:shd w:val="clear" w:color="auto" w:fill="F1F3F4"/>
        </w:rPr>
        <w:t>callback(username, password)</w:t>
      </w:r>
      <w:r w:rsidR="00807257">
        <w:rPr>
          <w:rFonts w:ascii="Consolas" w:eastAsia="宋体" w:hAnsi="Consolas" w:cs="宋体" w:hint="eastAsia"/>
          <w:color w:val="0B3D47"/>
          <w:kern w:val="0"/>
          <w:sz w:val="20"/>
          <w:szCs w:val="20"/>
          <w:shd w:val="clear" w:color="auto" w:fill="F1F3F4"/>
        </w:rPr>
        <w:t>。</w:t>
      </w:r>
    </w:p>
    <w:p w:rsidR="00832542" w:rsidRPr="00F94DEE" w:rsidRDefault="00832542" w:rsidP="00F94DEE">
      <w:pPr>
        <w:rPr>
          <w:rFonts w:hint="eastAsia"/>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‘gpu-process-crashed’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killed</w:t>
      </w:r>
      <w:r w:rsidRPr="0052413D">
        <w:rPr>
          <w:rFonts w:ascii="宋体" w:eastAsia="宋体" w:hAnsi="宋体" w:cs="宋体"/>
          <w:kern w:val="0"/>
          <w:sz w:val="24"/>
          <w:szCs w:val="24"/>
        </w:rPr>
        <w:t> Boolean</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gpu process crashes or is killed.</w:t>
      </w:r>
    </w:p>
    <w:p w:rsidR="00167B75" w:rsidRDefault="001F2D72" w:rsidP="001F2D72">
      <w:r w:rsidRPr="001F2D72">
        <w:t>gpu-process-crashed</w:t>
      </w:r>
      <w:r>
        <w:rPr>
          <w:rFonts w:hint="eastAsia"/>
        </w:rPr>
        <w:t>事件当gpu进程崩溃或者被杀死的时候被触发</w:t>
      </w:r>
    </w:p>
    <w:p w:rsidR="00EB7801" w:rsidRPr="001F2D72" w:rsidRDefault="00EB7801" w:rsidP="001F2D72">
      <w:pPr>
        <w:rPr>
          <w:rFonts w:hint="eastAsia"/>
        </w:rPr>
      </w:pPr>
      <w:r>
        <w:rPr>
          <w:rFonts w:hint="eastAsia"/>
        </w:rPr>
        <w:t>返回</w:t>
      </w:r>
      <w:r w:rsidR="00D82211">
        <w:rPr>
          <w:rFonts w:hint="eastAsia"/>
        </w:rPr>
        <w:t>：event事件对象</w:t>
      </w:r>
      <w:r w:rsidR="000853F7">
        <w:rPr>
          <w:rFonts w:hint="eastAsia"/>
        </w:rPr>
        <w:t>，killed</w:t>
      </w:r>
      <w:r w:rsidR="00431731">
        <w:rPr>
          <w:rFonts w:hint="eastAsia"/>
        </w:rPr>
        <w:t>是否被杀死</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‘accessibility-support-changed’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accessibilitySupportEnabled</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when Chrome’s accessibility support is enabled, </w:t>
      </w:r>
      <w:r w:rsidRPr="0052413D">
        <w:rPr>
          <w:rFonts w:ascii="Consolas" w:eastAsia="宋体" w:hAnsi="Consolas" w:cs="宋体"/>
          <w:color w:val="0B3D47"/>
          <w:kern w:val="0"/>
          <w:sz w:val="20"/>
          <w:szCs w:val="20"/>
          <w:shd w:val="clear" w:color="auto" w:fill="F1F3F4"/>
        </w:rPr>
        <w:t>false</w:t>
      </w:r>
      <w:r w:rsidR="00D52808">
        <w:rPr>
          <w:rFonts w:ascii="Consolas" w:eastAsia="宋体" w:hAnsi="Consolas" w:cs="宋体"/>
          <w:color w:val="0B3D47"/>
          <w:kern w:val="0"/>
          <w:sz w:val="20"/>
          <w:szCs w:val="20"/>
          <w:shd w:val="clear" w:color="auto" w:fill="F1F3F4"/>
        </w:rPr>
        <w:t xml:space="preserve"> </w:t>
      </w:r>
      <w:r w:rsidRPr="0052413D">
        <w:rPr>
          <w:rFonts w:ascii="宋体" w:eastAsia="宋体" w:hAnsi="宋体" w:cs="宋体"/>
          <w:kern w:val="0"/>
          <w:sz w:val="24"/>
          <w:szCs w:val="24"/>
        </w:rPr>
        <w:t>otherwise.</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Chrome’s accessibility support changes. This event fires when assistive technologies, such as screen readers, are enabled or disabled. See https://www.chromium.org/developers/design-documents/accessibility for more details.</w:t>
      </w:r>
    </w:p>
    <w:p w:rsidR="00063E86" w:rsidRDefault="00063E86" w:rsidP="00940D2A">
      <w:r w:rsidRPr="004367D0">
        <w:t>accessibility-support-changed</w:t>
      </w:r>
      <w:r w:rsidR="004367D0">
        <w:rPr>
          <w:rFonts w:hint="eastAsia"/>
        </w:rPr>
        <w:t>事件当chrome的可达性</w:t>
      </w:r>
      <w:r w:rsidR="002679AF">
        <w:rPr>
          <w:rFonts w:hint="eastAsia"/>
        </w:rPr>
        <w:t>支持改变后被触发</w:t>
      </w:r>
    </w:p>
    <w:p w:rsidR="00AE21C1" w:rsidRDefault="00AE21C1" w:rsidP="00940D2A">
      <w:pPr>
        <w:rPr>
          <w:rFonts w:ascii="宋体" w:eastAsia="宋体" w:hAnsi="宋体" w:cs="宋体"/>
          <w:kern w:val="0"/>
          <w:sz w:val="24"/>
          <w:szCs w:val="24"/>
        </w:rPr>
      </w:pPr>
      <w:r>
        <w:rPr>
          <w:rFonts w:hint="eastAsia"/>
        </w:rPr>
        <w:t>返回：event事件对象</w:t>
      </w:r>
      <w:r w:rsidR="00532678">
        <w:rPr>
          <w:rFonts w:hint="eastAsia"/>
        </w:rPr>
        <w:t>；</w:t>
      </w:r>
      <w:r w:rsidR="00532678" w:rsidRPr="0052413D">
        <w:rPr>
          <w:rFonts w:ascii="Consolas" w:eastAsia="宋体" w:hAnsi="Consolas" w:cs="宋体"/>
          <w:color w:val="0B3D47"/>
          <w:kern w:val="0"/>
          <w:sz w:val="20"/>
          <w:szCs w:val="20"/>
          <w:shd w:val="clear" w:color="auto" w:fill="F1F3F4"/>
        </w:rPr>
        <w:t>accessibilitySupportEnabled</w:t>
      </w:r>
      <w:r w:rsidR="00532678" w:rsidRPr="0052413D">
        <w:rPr>
          <w:rFonts w:ascii="宋体" w:eastAsia="宋体" w:hAnsi="宋体" w:cs="宋体"/>
          <w:kern w:val="0"/>
          <w:sz w:val="24"/>
          <w:szCs w:val="24"/>
        </w:rPr>
        <w:t> </w:t>
      </w:r>
      <w:r w:rsidR="00532678">
        <w:rPr>
          <w:rFonts w:ascii="宋体" w:eastAsia="宋体" w:hAnsi="宋体" w:cs="宋体" w:hint="eastAsia"/>
          <w:kern w:val="0"/>
          <w:sz w:val="24"/>
          <w:szCs w:val="24"/>
        </w:rPr>
        <w:t>即可达性支持是否被启用</w:t>
      </w:r>
    </w:p>
    <w:p w:rsidR="00A04D25" w:rsidRPr="004367D0" w:rsidRDefault="0036187F" w:rsidP="00940D2A">
      <w:pPr>
        <w:rPr>
          <w:rFonts w:hint="eastAsia"/>
        </w:rPr>
      </w:pPr>
      <w:r>
        <w:rPr>
          <w:rFonts w:hint="eastAsia"/>
        </w:rPr>
        <w:t>当</w:t>
      </w:r>
      <w:r w:rsidR="009677CA">
        <w:rPr>
          <w:rFonts w:hint="eastAsia"/>
        </w:rPr>
        <w:t>辅助的技术如屏幕渲染被启用或者禁用时被</w:t>
      </w:r>
      <w:r w:rsidR="00735C8B">
        <w:rPr>
          <w:rFonts w:hint="eastAsia"/>
        </w:rPr>
        <w:t>触发</w:t>
      </w:r>
      <w:r w:rsidR="00AB67BE">
        <w:rPr>
          <w:rFonts w:hint="eastAsia"/>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object has the following methods:</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methods are only available on specific operating systems and are labeled as such.</w:t>
      </w:r>
    </w:p>
    <w:p w:rsidR="00764767" w:rsidRDefault="00764767" w:rsidP="0052413D">
      <w:pPr>
        <w:widowControl/>
        <w:spacing w:after="240"/>
        <w:jc w:val="left"/>
        <w:rPr>
          <w:rFonts w:ascii="宋体" w:eastAsia="宋体" w:hAnsi="宋体" w:cs="宋体"/>
          <w:kern w:val="0"/>
          <w:sz w:val="24"/>
          <w:szCs w:val="24"/>
        </w:rPr>
      </w:pPr>
      <w:r>
        <w:rPr>
          <w:rFonts w:ascii="宋体" w:eastAsia="宋体" w:hAnsi="宋体" w:cs="宋体"/>
          <w:kern w:val="0"/>
          <w:sz w:val="24"/>
          <w:szCs w:val="24"/>
        </w:rPr>
        <w:t>app</w:t>
      </w:r>
      <w:r>
        <w:rPr>
          <w:rFonts w:ascii="宋体" w:eastAsia="宋体" w:hAnsi="宋体" w:cs="宋体" w:hint="eastAsia"/>
          <w:kern w:val="0"/>
          <w:sz w:val="24"/>
          <w:szCs w:val="24"/>
        </w:rPr>
        <w:t>对象包含以下方法</w:t>
      </w:r>
      <w:r w:rsidR="00C34276">
        <w:rPr>
          <w:rFonts w:ascii="宋体" w:eastAsia="宋体" w:hAnsi="宋体" w:cs="宋体" w:hint="eastAsia"/>
          <w:kern w:val="0"/>
          <w:sz w:val="24"/>
          <w:szCs w:val="24"/>
        </w:rPr>
        <w:t>：</w:t>
      </w:r>
    </w:p>
    <w:p w:rsidR="00C34276" w:rsidRPr="0052413D" w:rsidRDefault="00C34276" w:rsidP="0052413D">
      <w:pPr>
        <w:widowControl/>
        <w:spacing w:after="240"/>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注意：一些方法只在特定的操作系统上可用，这些方法已经做了相应的标记</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app.quit()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Try to close all windows. The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event will be emitted first. If all windows are successfully closed, the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event will be emitted and by default the application will terminate.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method guarantees that all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unload</w:t>
      </w:r>
      <w:r w:rsidRPr="0052413D">
        <w:rPr>
          <w:rFonts w:ascii="宋体" w:eastAsia="宋体" w:hAnsi="宋体" w:cs="宋体"/>
          <w:kern w:val="0"/>
          <w:sz w:val="24"/>
          <w:szCs w:val="24"/>
        </w:rPr>
        <w:t> event handlers are correctly executed. It is possible that a window cancels the quitting by returning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handler.</w:t>
      </w:r>
    </w:p>
    <w:p w:rsidR="00B951C6" w:rsidRDefault="002D619A" w:rsidP="004B7241">
      <w:pPr>
        <w:rPr>
          <w:rFonts w:ascii="Consolas" w:eastAsia="宋体" w:hAnsi="Consolas" w:cs="宋体"/>
          <w:color w:val="0B3D47"/>
          <w:kern w:val="0"/>
          <w:sz w:val="20"/>
          <w:szCs w:val="20"/>
          <w:shd w:val="clear" w:color="auto" w:fill="F1F3F4"/>
        </w:rPr>
      </w:pPr>
      <w:r>
        <w:rPr>
          <w:rFonts w:hint="eastAsia"/>
        </w:rPr>
        <w:t>该方法</w:t>
      </w:r>
      <w:r w:rsidR="00CE4B73">
        <w:rPr>
          <w:rFonts w:hint="eastAsia"/>
        </w:rPr>
        <w:t>尝试关闭所有的窗口，该方法首先触发</w:t>
      </w:r>
      <w:r w:rsidR="00CE4B73" w:rsidRPr="0052413D">
        <w:rPr>
          <w:rFonts w:ascii="Consolas" w:eastAsia="宋体" w:hAnsi="Consolas" w:cs="宋体"/>
          <w:color w:val="0B3D47"/>
          <w:kern w:val="0"/>
          <w:sz w:val="20"/>
          <w:szCs w:val="20"/>
          <w:shd w:val="clear" w:color="auto" w:fill="F1F3F4"/>
        </w:rPr>
        <w:t>before-quit</w:t>
      </w:r>
      <w:r w:rsidR="00CE4B73">
        <w:rPr>
          <w:rFonts w:ascii="Consolas" w:eastAsia="宋体" w:hAnsi="Consolas" w:cs="宋体" w:hint="eastAsia"/>
          <w:color w:val="0B3D47"/>
          <w:kern w:val="0"/>
          <w:sz w:val="20"/>
          <w:szCs w:val="20"/>
          <w:shd w:val="clear" w:color="auto" w:fill="F1F3F4"/>
        </w:rPr>
        <w:t>事件</w:t>
      </w:r>
      <w:r w:rsidR="005754DE">
        <w:rPr>
          <w:rFonts w:ascii="Consolas" w:eastAsia="宋体" w:hAnsi="Consolas" w:cs="宋体" w:hint="eastAsia"/>
          <w:color w:val="0B3D47"/>
          <w:kern w:val="0"/>
          <w:sz w:val="20"/>
          <w:szCs w:val="20"/>
          <w:shd w:val="clear" w:color="auto" w:fill="F1F3F4"/>
        </w:rPr>
        <w:t>，</w:t>
      </w:r>
      <w:r w:rsidR="004C10F3">
        <w:rPr>
          <w:rFonts w:ascii="Consolas" w:eastAsia="宋体" w:hAnsi="Consolas" w:cs="宋体" w:hint="eastAsia"/>
          <w:color w:val="0B3D47"/>
          <w:kern w:val="0"/>
          <w:sz w:val="20"/>
          <w:szCs w:val="20"/>
          <w:shd w:val="clear" w:color="auto" w:fill="F1F3F4"/>
        </w:rPr>
        <w:t>如果所有的窗口被成功关闭则</w:t>
      </w:r>
      <w:r w:rsidR="004C10F3" w:rsidRPr="0052413D">
        <w:rPr>
          <w:rFonts w:ascii="Consolas" w:eastAsia="宋体" w:hAnsi="Consolas" w:cs="宋体"/>
          <w:color w:val="0B3D47"/>
          <w:kern w:val="0"/>
          <w:sz w:val="20"/>
          <w:szCs w:val="20"/>
          <w:shd w:val="clear" w:color="auto" w:fill="F1F3F4"/>
        </w:rPr>
        <w:t>will-quit</w:t>
      </w:r>
      <w:r w:rsidR="004C10F3">
        <w:rPr>
          <w:rFonts w:ascii="Consolas" w:eastAsia="宋体" w:hAnsi="Consolas" w:cs="宋体" w:hint="eastAsia"/>
          <w:color w:val="0B3D47"/>
          <w:kern w:val="0"/>
          <w:sz w:val="20"/>
          <w:szCs w:val="20"/>
          <w:shd w:val="clear" w:color="auto" w:fill="F1F3F4"/>
        </w:rPr>
        <w:t>事件被默认触发</w:t>
      </w:r>
      <w:r w:rsidR="00DD0BDE">
        <w:rPr>
          <w:rFonts w:ascii="Consolas" w:eastAsia="宋体" w:hAnsi="Consolas" w:cs="宋体" w:hint="eastAsia"/>
          <w:color w:val="0B3D47"/>
          <w:kern w:val="0"/>
          <w:sz w:val="20"/>
          <w:szCs w:val="20"/>
          <w:shd w:val="clear" w:color="auto" w:fill="F1F3F4"/>
        </w:rPr>
        <w:t>，然后默认应用会终止</w:t>
      </w:r>
      <w:r w:rsidR="00C22E5D">
        <w:rPr>
          <w:rFonts w:ascii="Consolas" w:eastAsia="宋体" w:hAnsi="Consolas" w:cs="宋体" w:hint="eastAsia"/>
          <w:color w:val="0B3D47"/>
          <w:kern w:val="0"/>
          <w:sz w:val="20"/>
          <w:szCs w:val="20"/>
          <w:shd w:val="clear" w:color="auto" w:fill="F1F3F4"/>
        </w:rPr>
        <w:t>。</w:t>
      </w:r>
    </w:p>
    <w:p w:rsidR="000F26C7" w:rsidRDefault="00CD4029" w:rsidP="004B7241">
      <w:pPr>
        <w:rPr>
          <w:rFonts w:ascii="Consolas" w:eastAsia="宋体" w:hAnsi="Consolas" w:cs="宋体"/>
          <w:color w:val="0B3D47"/>
          <w:kern w:val="0"/>
          <w:sz w:val="20"/>
          <w:szCs w:val="20"/>
          <w:shd w:val="clear" w:color="auto" w:fill="F1F3F4"/>
        </w:rPr>
      </w:pPr>
      <w:r>
        <w:rPr>
          <w:rFonts w:ascii="Consolas" w:eastAsia="宋体" w:hAnsi="Consolas" w:cs="宋体" w:hint="eastAsia"/>
          <w:color w:val="0B3D47"/>
          <w:kern w:val="0"/>
          <w:sz w:val="20"/>
          <w:szCs w:val="20"/>
          <w:shd w:val="clear" w:color="auto" w:fill="F1F3F4"/>
        </w:rPr>
        <w:t>这个方法保证了</w:t>
      </w:r>
      <w:r w:rsidR="006F1F22">
        <w:rPr>
          <w:rFonts w:ascii="Consolas" w:eastAsia="宋体" w:hAnsi="Consolas" w:cs="宋体" w:hint="eastAsia"/>
          <w:color w:val="0B3D47"/>
          <w:kern w:val="0"/>
          <w:sz w:val="20"/>
          <w:szCs w:val="20"/>
          <w:shd w:val="clear" w:color="auto" w:fill="F1F3F4"/>
        </w:rPr>
        <w:t>所有的</w:t>
      </w:r>
      <w:r w:rsidR="006F1F22" w:rsidRPr="0052413D">
        <w:rPr>
          <w:rFonts w:ascii="Consolas" w:eastAsia="宋体" w:hAnsi="Consolas" w:cs="宋体"/>
          <w:color w:val="0B3D47"/>
          <w:kern w:val="0"/>
          <w:sz w:val="20"/>
          <w:szCs w:val="20"/>
          <w:shd w:val="clear" w:color="auto" w:fill="F1F3F4"/>
        </w:rPr>
        <w:t>beforeunload</w:t>
      </w:r>
      <w:r w:rsidR="006F1F22">
        <w:rPr>
          <w:rFonts w:ascii="Consolas" w:eastAsia="宋体" w:hAnsi="Consolas" w:cs="宋体" w:hint="eastAsia"/>
          <w:color w:val="0B3D47"/>
          <w:kern w:val="0"/>
          <w:sz w:val="20"/>
          <w:szCs w:val="20"/>
          <w:shd w:val="clear" w:color="auto" w:fill="F1F3F4"/>
        </w:rPr>
        <w:t>和</w:t>
      </w:r>
      <w:r w:rsidR="006F1F22" w:rsidRPr="0052413D">
        <w:rPr>
          <w:rFonts w:ascii="Consolas" w:eastAsia="宋体" w:hAnsi="Consolas" w:cs="宋体"/>
          <w:color w:val="0B3D47"/>
          <w:kern w:val="0"/>
          <w:sz w:val="20"/>
          <w:szCs w:val="20"/>
          <w:shd w:val="clear" w:color="auto" w:fill="F1F3F4"/>
        </w:rPr>
        <w:t>unload</w:t>
      </w:r>
      <w:r w:rsidR="006F1F22">
        <w:rPr>
          <w:rFonts w:ascii="Consolas" w:eastAsia="宋体" w:hAnsi="Consolas" w:cs="宋体" w:hint="eastAsia"/>
          <w:color w:val="0B3D47"/>
          <w:kern w:val="0"/>
          <w:sz w:val="20"/>
          <w:szCs w:val="20"/>
          <w:shd w:val="clear" w:color="auto" w:fill="F1F3F4"/>
        </w:rPr>
        <w:t>时间呗正确的执行</w:t>
      </w:r>
      <w:r w:rsidR="003B50C4">
        <w:rPr>
          <w:rFonts w:ascii="Consolas" w:eastAsia="宋体" w:hAnsi="Consolas" w:cs="宋体" w:hint="eastAsia"/>
          <w:color w:val="0B3D47"/>
          <w:kern w:val="0"/>
          <w:sz w:val="20"/>
          <w:szCs w:val="20"/>
          <w:shd w:val="clear" w:color="auto" w:fill="F1F3F4"/>
        </w:rPr>
        <w:t>。</w:t>
      </w:r>
      <w:r w:rsidR="0051493A">
        <w:rPr>
          <w:rFonts w:ascii="Consolas" w:eastAsia="宋体" w:hAnsi="Consolas" w:cs="宋体" w:hint="eastAsia"/>
          <w:color w:val="0B3D47"/>
          <w:kern w:val="0"/>
          <w:sz w:val="20"/>
          <w:szCs w:val="20"/>
          <w:shd w:val="clear" w:color="auto" w:fill="F1F3F4"/>
        </w:rPr>
        <w:t>窗口可以</w:t>
      </w:r>
      <w:r w:rsidR="009C473B">
        <w:rPr>
          <w:rFonts w:ascii="Consolas" w:eastAsia="宋体" w:hAnsi="Consolas" w:cs="宋体" w:hint="eastAsia"/>
          <w:color w:val="0B3D47"/>
          <w:kern w:val="0"/>
          <w:sz w:val="20"/>
          <w:szCs w:val="20"/>
          <w:shd w:val="clear" w:color="auto" w:fill="F1F3F4"/>
        </w:rPr>
        <w:t>再解决</w:t>
      </w:r>
      <w:r w:rsidR="009C473B" w:rsidRPr="0052413D">
        <w:rPr>
          <w:rFonts w:ascii="Consolas" w:eastAsia="宋体" w:hAnsi="Consolas" w:cs="宋体"/>
          <w:color w:val="0B3D47"/>
          <w:kern w:val="0"/>
          <w:sz w:val="20"/>
          <w:szCs w:val="20"/>
          <w:shd w:val="clear" w:color="auto" w:fill="F1F3F4"/>
        </w:rPr>
        <w:t>beforeunload</w:t>
      </w:r>
      <w:r w:rsidR="00530E5D">
        <w:rPr>
          <w:rFonts w:ascii="Consolas" w:eastAsia="宋体" w:hAnsi="Consolas" w:cs="宋体" w:hint="eastAsia"/>
          <w:color w:val="0B3D47"/>
          <w:kern w:val="0"/>
          <w:sz w:val="20"/>
          <w:szCs w:val="20"/>
          <w:shd w:val="clear" w:color="auto" w:fill="F1F3F4"/>
        </w:rPr>
        <w:t>事件</w:t>
      </w:r>
      <w:r w:rsidR="009C473B">
        <w:rPr>
          <w:rFonts w:ascii="Consolas" w:eastAsia="宋体" w:hAnsi="Consolas" w:cs="宋体" w:hint="eastAsia"/>
          <w:color w:val="0B3D47"/>
          <w:kern w:val="0"/>
          <w:sz w:val="20"/>
          <w:szCs w:val="20"/>
          <w:shd w:val="clear" w:color="auto" w:fill="F1F3F4"/>
        </w:rPr>
        <w:t>的时候</w:t>
      </w:r>
      <w:r w:rsidR="0051493A">
        <w:rPr>
          <w:rFonts w:ascii="Consolas" w:eastAsia="宋体" w:hAnsi="Consolas" w:cs="宋体" w:hint="eastAsia"/>
          <w:color w:val="0B3D47"/>
          <w:kern w:val="0"/>
          <w:sz w:val="20"/>
          <w:szCs w:val="20"/>
          <w:shd w:val="clear" w:color="auto" w:fill="F1F3F4"/>
        </w:rPr>
        <w:t>通过返回</w:t>
      </w:r>
      <w:r w:rsidR="0051493A">
        <w:rPr>
          <w:rFonts w:ascii="Consolas" w:eastAsia="宋体" w:hAnsi="Consolas" w:cs="宋体" w:hint="eastAsia"/>
          <w:color w:val="0B3D47"/>
          <w:kern w:val="0"/>
          <w:sz w:val="20"/>
          <w:szCs w:val="20"/>
          <w:shd w:val="clear" w:color="auto" w:fill="F1F3F4"/>
        </w:rPr>
        <w:t>false</w:t>
      </w:r>
      <w:r w:rsidR="004F478B">
        <w:rPr>
          <w:rFonts w:ascii="Consolas" w:eastAsia="宋体" w:hAnsi="Consolas" w:cs="宋体" w:hint="eastAsia"/>
          <w:color w:val="0B3D47"/>
          <w:kern w:val="0"/>
          <w:sz w:val="20"/>
          <w:szCs w:val="20"/>
          <w:shd w:val="clear" w:color="auto" w:fill="F1F3F4"/>
        </w:rPr>
        <w:t>来取消退出</w:t>
      </w:r>
    </w:p>
    <w:p w:rsidR="0041416C" w:rsidRPr="004C10F3" w:rsidRDefault="0041416C" w:rsidP="004B7241">
      <w:pPr>
        <w:rPr>
          <w:rFonts w:hint="eastAsia"/>
        </w:rPr>
      </w:pPr>
      <w:bookmarkStart w:id="0" w:name="_GoBack"/>
      <w:bookmarkEnd w:id="0"/>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app.exit([exitCode])</w:t>
      </w:r>
    </w:p>
    <w:p w:rsidR="0052413D" w:rsidRPr="0052413D" w:rsidRDefault="0052413D" w:rsidP="0052413D">
      <w:pPr>
        <w:widowControl/>
        <w:numPr>
          <w:ilvl w:val="0"/>
          <w:numId w:val="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Integer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Exits immediately with </w:t>
      </w: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defaults to 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 windows will be closed immediately without asking user and the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events will not be emitted.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app.relaunch([options])</w:t>
      </w:r>
    </w:p>
    <w:p w:rsidR="0052413D" w:rsidRPr="0052413D" w:rsidRDefault="0052413D" w:rsidP="0052413D">
      <w:pPr>
        <w:widowControl/>
        <w:numPr>
          <w:ilvl w:val="0"/>
          <w:numId w:val="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2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execPath</w:t>
      </w:r>
      <w:r w:rsidRPr="0052413D">
        <w:rPr>
          <w:rFonts w:ascii="宋体" w:eastAsia="宋体" w:hAnsi="宋体" w:cs="宋体"/>
          <w:kern w:val="0"/>
          <w:sz w:val="24"/>
          <w:szCs w:val="24"/>
        </w:rPr>
        <w:t> String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Relaunches the app when current instance exits.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new instance will use the same working directory and command line arguments with current instance. When </w:t>
      </w: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is specified, the </w:t>
      </w: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will be passed as command line arguments instead. When </w:t>
      </w:r>
      <w:r w:rsidRPr="0052413D">
        <w:rPr>
          <w:rFonts w:ascii="Consolas" w:eastAsia="宋体" w:hAnsi="Consolas" w:cs="宋体"/>
          <w:color w:val="0B3D47"/>
          <w:kern w:val="0"/>
          <w:sz w:val="20"/>
          <w:szCs w:val="20"/>
          <w:shd w:val="clear" w:color="auto" w:fill="F1F3F4"/>
        </w:rPr>
        <w:t>execPath</w:t>
      </w:r>
      <w:r w:rsidRPr="0052413D">
        <w:rPr>
          <w:rFonts w:ascii="宋体" w:eastAsia="宋体" w:hAnsi="宋体" w:cs="宋体"/>
          <w:kern w:val="0"/>
          <w:sz w:val="24"/>
          <w:szCs w:val="24"/>
        </w:rPr>
        <w:t>is specified, the </w:t>
      </w:r>
      <w:r w:rsidRPr="0052413D">
        <w:rPr>
          <w:rFonts w:ascii="Consolas" w:eastAsia="宋体" w:hAnsi="Consolas" w:cs="宋体"/>
          <w:color w:val="0B3D47"/>
          <w:kern w:val="0"/>
          <w:sz w:val="20"/>
          <w:szCs w:val="20"/>
          <w:shd w:val="clear" w:color="auto" w:fill="F1F3F4"/>
        </w:rPr>
        <w:t>execPath</w:t>
      </w:r>
      <w:r w:rsidRPr="0052413D">
        <w:rPr>
          <w:rFonts w:ascii="宋体" w:eastAsia="宋体" w:hAnsi="宋体" w:cs="宋体"/>
          <w:kern w:val="0"/>
          <w:sz w:val="24"/>
          <w:szCs w:val="24"/>
        </w:rPr>
        <w:t> will be executed for relaunch instead of current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this method does not quit the app when executed, you have to call </w:t>
      </w:r>
      <w:r w:rsidRPr="0052413D">
        <w:rPr>
          <w:rFonts w:ascii="Consolas" w:eastAsia="宋体" w:hAnsi="Consolas" w:cs="宋体"/>
          <w:color w:val="0B3D47"/>
          <w:kern w:val="0"/>
          <w:sz w:val="20"/>
          <w:szCs w:val="20"/>
          <w:shd w:val="clear" w:color="auto" w:fill="F1F3F4"/>
        </w:rPr>
        <w:t>app.quit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app.exit</w:t>
      </w:r>
      <w:r w:rsidRPr="0052413D">
        <w:rPr>
          <w:rFonts w:ascii="宋体" w:eastAsia="宋体" w:hAnsi="宋体" w:cs="宋体"/>
          <w:kern w:val="0"/>
          <w:sz w:val="24"/>
          <w:szCs w:val="24"/>
        </w:rPr>
        <w:t> after calling </w:t>
      </w:r>
      <w:r w:rsidRPr="0052413D">
        <w:rPr>
          <w:rFonts w:ascii="Consolas" w:eastAsia="宋体" w:hAnsi="Consolas" w:cs="宋体"/>
          <w:color w:val="0B3D47"/>
          <w:kern w:val="0"/>
          <w:sz w:val="20"/>
          <w:szCs w:val="20"/>
          <w:shd w:val="clear" w:color="auto" w:fill="F1F3F4"/>
        </w:rPr>
        <w:t>app.relaunch</w:t>
      </w:r>
      <w:r w:rsidRPr="0052413D">
        <w:rPr>
          <w:rFonts w:ascii="宋体" w:eastAsia="宋体" w:hAnsi="宋体" w:cs="宋体"/>
          <w:kern w:val="0"/>
          <w:sz w:val="24"/>
          <w:szCs w:val="24"/>
        </w:rPr>
        <w:t> to make the app restart.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app.relaunch</w:t>
      </w:r>
      <w:r w:rsidRPr="0052413D">
        <w:rPr>
          <w:rFonts w:ascii="宋体" w:eastAsia="宋体" w:hAnsi="宋体" w:cs="宋体"/>
          <w:kern w:val="0"/>
          <w:sz w:val="24"/>
          <w:szCs w:val="24"/>
        </w:rPr>
        <w:t> is called for multiple times, multiple instances will be started after current instance exited.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restarting current instance immediately and adding a new command line argument to the new instance: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app.relaunch({</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process.argv.slice(</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).concat([</w:t>
      </w:r>
      <w:r w:rsidRPr="0052413D">
        <w:rPr>
          <w:rFonts w:ascii="Consolas" w:eastAsia="宋体" w:hAnsi="Consolas" w:cs="宋体"/>
          <w:color w:val="D01040"/>
          <w:kern w:val="0"/>
          <w:sz w:val="20"/>
          <w:szCs w:val="20"/>
          <w:bdr w:val="none" w:sz="0" w:space="0" w:color="auto" w:frame="1"/>
        </w:rPr>
        <w:t>'--relaunch'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app.exit(</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app.isReady()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Electron has finished initializing,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Linux, focuses on the first visible window. On macOS, makes the application the active app. On Windows, focuses on the application’s first window.</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app.hide()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Hides all application windows without minimizing them.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app.show()</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application windows after they were hidden. Does not automatically focus them.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app.getAppPath()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application directory.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app.getPath(name)</w:t>
      </w:r>
    </w:p>
    <w:p w:rsidR="0052413D" w:rsidRPr="0052413D" w:rsidRDefault="0052413D" w:rsidP="0052413D">
      <w:pPr>
        <w:widowControl/>
        <w:numPr>
          <w:ilvl w:val="0"/>
          <w:numId w:val="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A path to a special directory or file associated with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On failure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is thrown.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request the following paths by the name:</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home</w:t>
      </w:r>
      <w:r w:rsidRPr="0052413D">
        <w:rPr>
          <w:rFonts w:ascii="宋体" w:eastAsia="宋体" w:hAnsi="宋体" w:cs="宋体"/>
          <w:kern w:val="0"/>
          <w:sz w:val="24"/>
          <w:szCs w:val="24"/>
        </w:rPr>
        <w:t> User’s home directory.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appData</w:t>
      </w:r>
      <w:r w:rsidRPr="0052413D">
        <w:rPr>
          <w:rFonts w:ascii="宋体" w:eastAsia="宋体" w:hAnsi="宋体" w:cs="宋体"/>
          <w:kern w:val="0"/>
          <w:sz w:val="24"/>
          <w:szCs w:val="24"/>
        </w:rPr>
        <w:t> Per-user application data directory, which by default points to:</w:t>
      </w:r>
    </w:p>
    <w:p w:rsidR="0052413D" w:rsidRPr="0052413D" w:rsidRDefault="0052413D" w:rsidP="0052413D">
      <w:pPr>
        <w:widowControl/>
        <w:numPr>
          <w:ilvl w:val="1"/>
          <w:numId w:val="2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%APPDATA%</w:t>
      </w:r>
      <w:r w:rsidRPr="0052413D">
        <w:rPr>
          <w:rFonts w:ascii="宋体" w:eastAsia="宋体" w:hAnsi="宋体" w:cs="宋体"/>
          <w:kern w:val="0"/>
          <w:sz w:val="24"/>
          <w:szCs w:val="24"/>
        </w:rPr>
        <w:t> on Windows</w:t>
      </w:r>
    </w:p>
    <w:p w:rsidR="0052413D" w:rsidRPr="0052413D" w:rsidRDefault="0052413D" w:rsidP="0052413D">
      <w:pPr>
        <w:widowControl/>
        <w:numPr>
          <w:ilvl w:val="1"/>
          <w:numId w:val="2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$XDG_CONFIG_HOME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~/.config</w:t>
      </w:r>
      <w:r w:rsidRPr="0052413D">
        <w:rPr>
          <w:rFonts w:ascii="宋体" w:eastAsia="宋体" w:hAnsi="宋体" w:cs="宋体"/>
          <w:kern w:val="0"/>
          <w:sz w:val="24"/>
          <w:szCs w:val="24"/>
        </w:rPr>
        <w:t> on Linux</w:t>
      </w:r>
    </w:p>
    <w:p w:rsidR="0052413D" w:rsidRPr="0052413D" w:rsidRDefault="0052413D" w:rsidP="0052413D">
      <w:pPr>
        <w:widowControl/>
        <w:numPr>
          <w:ilvl w:val="1"/>
          <w:numId w:val="2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~/Library/Application Support</w:t>
      </w:r>
      <w:r w:rsidRPr="0052413D">
        <w:rPr>
          <w:rFonts w:ascii="宋体" w:eastAsia="宋体" w:hAnsi="宋体" w:cs="宋体"/>
          <w:kern w:val="0"/>
          <w:sz w:val="24"/>
          <w:szCs w:val="24"/>
        </w:rPr>
        <w:t> on macOS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userData</w:t>
      </w:r>
      <w:r w:rsidRPr="0052413D">
        <w:rPr>
          <w:rFonts w:ascii="宋体" w:eastAsia="宋体" w:hAnsi="宋体" w:cs="宋体"/>
          <w:kern w:val="0"/>
          <w:sz w:val="24"/>
          <w:szCs w:val="24"/>
        </w:rPr>
        <w:t> The directory for storing your app’s configuration files, which by default it is the </w:t>
      </w:r>
      <w:r w:rsidRPr="0052413D">
        <w:rPr>
          <w:rFonts w:ascii="Consolas" w:eastAsia="宋体" w:hAnsi="Consolas" w:cs="宋体"/>
          <w:color w:val="0B3D47"/>
          <w:kern w:val="0"/>
          <w:sz w:val="20"/>
          <w:szCs w:val="20"/>
          <w:shd w:val="clear" w:color="auto" w:fill="F1F3F4"/>
        </w:rPr>
        <w:t>appData</w:t>
      </w:r>
      <w:r w:rsidRPr="0052413D">
        <w:rPr>
          <w:rFonts w:ascii="宋体" w:eastAsia="宋体" w:hAnsi="宋体" w:cs="宋体"/>
          <w:kern w:val="0"/>
          <w:sz w:val="24"/>
          <w:szCs w:val="24"/>
        </w:rPr>
        <w:t> directory appended with your app’s name.</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temp</w:t>
      </w:r>
      <w:r w:rsidRPr="0052413D">
        <w:rPr>
          <w:rFonts w:ascii="宋体" w:eastAsia="宋体" w:hAnsi="宋体" w:cs="宋体"/>
          <w:kern w:val="0"/>
          <w:sz w:val="24"/>
          <w:szCs w:val="24"/>
        </w:rPr>
        <w:t> Temporary directory.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The current executable file.</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module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library.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The current user’s Desktop directory.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documents</w:t>
      </w:r>
      <w:r w:rsidRPr="0052413D">
        <w:rPr>
          <w:rFonts w:ascii="宋体" w:eastAsia="宋体" w:hAnsi="宋体" w:cs="宋体"/>
          <w:kern w:val="0"/>
          <w:sz w:val="24"/>
          <w:szCs w:val="24"/>
        </w:rPr>
        <w:t> Directory for a user’s “My Documents”.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downloads</w:t>
      </w:r>
      <w:r w:rsidRPr="0052413D">
        <w:rPr>
          <w:rFonts w:ascii="宋体" w:eastAsia="宋体" w:hAnsi="宋体" w:cs="宋体"/>
          <w:kern w:val="0"/>
          <w:sz w:val="24"/>
          <w:szCs w:val="24"/>
        </w:rPr>
        <w:t> Directory for a user’s downloads.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music</w:t>
      </w:r>
      <w:r w:rsidRPr="0052413D">
        <w:rPr>
          <w:rFonts w:ascii="宋体" w:eastAsia="宋体" w:hAnsi="宋体" w:cs="宋体"/>
          <w:kern w:val="0"/>
          <w:sz w:val="24"/>
          <w:szCs w:val="24"/>
        </w:rPr>
        <w:t> Directory for a user’s music.</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pictures</w:t>
      </w:r>
      <w:r w:rsidRPr="0052413D">
        <w:rPr>
          <w:rFonts w:ascii="宋体" w:eastAsia="宋体" w:hAnsi="宋体" w:cs="宋体"/>
          <w:kern w:val="0"/>
          <w:sz w:val="24"/>
          <w:szCs w:val="24"/>
        </w:rPr>
        <w:t> Directory for a user’s pictures.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videos</w:t>
      </w:r>
      <w:r w:rsidRPr="0052413D">
        <w:rPr>
          <w:rFonts w:ascii="宋体" w:eastAsia="宋体" w:hAnsi="宋体" w:cs="宋体"/>
          <w:kern w:val="0"/>
          <w:sz w:val="24"/>
          <w:szCs w:val="24"/>
        </w:rPr>
        <w:t> Directory for a user’s videos.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pepperFlashSystemPlugin</w:t>
      </w:r>
      <w:r w:rsidRPr="0052413D">
        <w:rPr>
          <w:rFonts w:ascii="宋体" w:eastAsia="宋体" w:hAnsi="宋体" w:cs="宋体"/>
          <w:kern w:val="0"/>
          <w:sz w:val="24"/>
          <w:szCs w:val="24"/>
        </w:rPr>
        <w:t> Full path to the system version of the Pepper Flash plugin.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app.getFileIcon(path[, options], callback)</w:t>
      </w:r>
    </w:p>
    <w:p w:rsidR="0052413D" w:rsidRPr="0052413D" w:rsidRDefault="0052413D" w:rsidP="0052413D">
      <w:pPr>
        <w:widowControl/>
        <w:numPr>
          <w:ilvl w:val="0"/>
          <w:numId w:val="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numPr>
          <w:ilvl w:val="0"/>
          <w:numId w:val="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String</w:t>
      </w:r>
    </w:p>
    <w:p w:rsidR="0052413D" w:rsidRPr="0052413D" w:rsidRDefault="0052413D" w:rsidP="0052413D">
      <w:pPr>
        <w:widowControl/>
        <w:numPr>
          <w:ilvl w:val="2"/>
          <w:numId w:val="2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small</w:t>
      </w:r>
      <w:r w:rsidRPr="0052413D">
        <w:rPr>
          <w:rFonts w:ascii="宋体" w:eastAsia="宋体" w:hAnsi="宋体" w:cs="宋体"/>
          <w:kern w:val="0"/>
          <w:sz w:val="24"/>
          <w:szCs w:val="24"/>
        </w:rPr>
        <w:t> - 16x16</w:t>
      </w:r>
    </w:p>
    <w:p w:rsidR="0052413D" w:rsidRPr="0052413D" w:rsidRDefault="0052413D" w:rsidP="0052413D">
      <w:pPr>
        <w:widowControl/>
        <w:numPr>
          <w:ilvl w:val="2"/>
          <w:numId w:val="2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- 32x32</w:t>
      </w:r>
    </w:p>
    <w:p w:rsidR="0052413D" w:rsidRPr="0052413D" w:rsidRDefault="0052413D" w:rsidP="0052413D">
      <w:pPr>
        <w:widowControl/>
        <w:numPr>
          <w:ilvl w:val="2"/>
          <w:numId w:val="2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large</w:t>
      </w:r>
      <w:r w:rsidRPr="0052413D">
        <w:rPr>
          <w:rFonts w:ascii="宋体" w:eastAsia="宋体" w:hAnsi="宋体" w:cs="宋体"/>
          <w:kern w:val="0"/>
          <w:sz w:val="24"/>
          <w:szCs w:val="24"/>
        </w:rPr>
        <w:t> - 48x48 on </w:t>
      </w:r>
      <w:r w:rsidRPr="0052413D">
        <w:rPr>
          <w:rFonts w:ascii="宋体" w:eastAsia="宋体" w:hAnsi="宋体" w:cs="宋体"/>
          <w:color w:val="FFFFFF"/>
          <w:kern w:val="0"/>
          <w:sz w:val="16"/>
          <w:szCs w:val="16"/>
          <w:shd w:val="clear" w:color="auto" w:fill="5E7478"/>
        </w:rPr>
        <w:t>Linux</w:t>
      </w:r>
      <w:r w:rsidRPr="0052413D">
        <w:rPr>
          <w:rFonts w:ascii="宋体" w:eastAsia="宋体" w:hAnsi="宋体" w:cs="宋体"/>
          <w:kern w:val="0"/>
          <w:sz w:val="24"/>
          <w:szCs w:val="24"/>
        </w:rPr>
        <w:t>, 32x32 on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unsupported on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w:t>
      </w:r>
    </w:p>
    <w:p w:rsidR="0052413D" w:rsidRPr="0052413D" w:rsidRDefault="0052413D" w:rsidP="0052413D">
      <w:pPr>
        <w:widowControl/>
        <w:numPr>
          <w:ilvl w:val="0"/>
          <w:numId w:val="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3"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Fetches a path’s associated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there a 2 kinds of icons:</w:t>
      </w:r>
    </w:p>
    <w:p w:rsidR="0052413D" w:rsidRPr="0052413D" w:rsidRDefault="0052413D" w:rsidP="0052413D">
      <w:pPr>
        <w:widowControl/>
        <w:numPr>
          <w:ilvl w:val="0"/>
          <w:numId w:val="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Icons associated with certain file extensions, like </w:t>
      </w:r>
      <w:r w:rsidRPr="0052413D">
        <w:rPr>
          <w:rFonts w:ascii="Consolas" w:eastAsia="宋体" w:hAnsi="Consolas" w:cs="宋体"/>
          <w:color w:val="0B3D47"/>
          <w:kern w:val="0"/>
          <w:sz w:val="20"/>
          <w:szCs w:val="20"/>
          <w:shd w:val="clear" w:color="auto" w:fill="F1F3F4"/>
        </w:rPr>
        <w:t>.mp3</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etc.</w:t>
      </w:r>
    </w:p>
    <w:p w:rsidR="0052413D" w:rsidRPr="0052413D" w:rsidRDefault="0052413D" w:rsidP="0052413D">
      <w:pPr>
        <w:widowControl/>
        <w:numPr>
          <w:ilvl w:val="0"/>
          <w:numId w:val="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Icons inside the file itself, like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.dll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t>
      </w:r>
      <w:r w:rsidRPr="0052413D">
        <w:rPr>
          <w:rFonts w:ascii="宋体" w:eastAsia="宋体" w:hAnsi="宋体" w:cs="宋体"/>
          <w:color w:val="FFFFFF"/>
          <w:kern w:val="0"/>
          <w:sz w:val="16"/>
          <w:szCs w:val="16"/>
          <w:shd w:val="clear" w:color="auto" w:fill="5E7478"/>
        </w:rPr>
        <w:t>Linux</w:t>
      </w:r>
      <w:r w:rsidRPr="0052413D">
        <w:rPr>
          <w:rFonts w:ascii="宋体" w:eastAsia="宋体" w:hAnsi="宋体" w:cs="宋体"/>
          <w:kern w:val="0"/>
          <w:sz w:val="24"/>
          <w:szCs w:val="24"/>
        </w:rPr>
        <w:t> and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icons depend on the application associated with file mime type.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app.setPath(name, path)</w:t>
      </w:r>
    </w:p>
    <w:p w:rsidR="0052413D" w:rsidRPr="0052413D" w:rsidRDefault="0052413D" w:rsidP="0052413D">
      <w:pPr>
        <w:widowControl/>
        <w:numPr>
          <w:ilvl w:val="0"/>
          <w:numId w:val="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Overrides the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to a special directory or file associated with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If the path specifies a directory that does not exist, the directory will be created by this method. On failure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is thrown.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only override paths of a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defined in </w:t>
      </w:r>
      <w:r w:rsidRPr="0052413D">
        <w:rPr>
          <w:rFonts w:ascii="Consolas" w:eastAsia="宋体" w:hAnsi="Consolas" w:cs="宋体"/>
          <w:color w:val="0B3D47"/>
          <w:kern w:val="0"/>
          <w:sz w:val="20"/>
          <w:szCs w:val="20"/>
          <w:shd w:val="clear" w:color="auto" w:fill="F1F3F4"/>
        </w:rPr>
        <w:t>app.getPath</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web pages’ cookies and caches will be stored under the </w:t>
      </w:r>
      <w:r w:rsidRPr="0052413D">
        <w:rPr>
          <w:rFonts w:ascii="Consolas" w:eastAsia="宋体" w:hAnsi="Consolas" w:cs="宋体"/>
          <w:color w:val="0B3D47"/>
          <w:kern w:val="0"/>
          <w:sz w:val="20"/>
          <w:szCs w:val="20"/>
          <w:shd w:val="clear" w:color="auto" w:fill="F1F3F4"/>
        </w:rPr>
        <w:t>userData</w:t>
      </w:r>
      <w:r w:rsidRPr="0052413D">
        <w:rPr>
          <w:rFonts w:ascii="宋体" w:eastAsia="宋体" w:hAnsi="宋体" w:cs="宋体"/>
          <w:kern w:val="0"/>
          <w:sz w:val="24"/>
          <w:szCs w:val="24"/>
        </w:rPr>
        <w:t> directory. If you want to change this location, you have to override the </w:t>
      </w:r>
      <w:r w:rsidRPr="0052413D">
        <w:rPr>
          <w:rFonts w:ascii="Consolas" w:eastAsia="宋体" w:hAnsi="Consolas" w:cs="宋体"/>
          <w:color w:val="0B3D47"/>
          <w:kern w:val="0"/>
          <w:sz w:val="20"/>
          <w:szCs w:val="20"/>
          <w:shd w:val="clear" w:color="auto" w:fill="F1F3F4"/>
        </w:rPr>
        <w:t>userData</w:t>
      </w:r>
      <w:r w:rsidRPr="0052413D">
        <w:rPr>
          <w:rFonts w:ascii="宋体" w:eastAsia="宋体" w:hAnsi="宋体" w:cs="宋体"/>
          <w:kern w:val="0"/>
          <w:sz w:val="24"/>
          <w:szCs w:val="24"/>
        </w:rPr>
        <w:t> path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app.getVersion()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version of the loaded application. If no version is found in the application’s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file, the version of the current bundle or executable is returned.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application’s name, which is the name in the application’s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file.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Usually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field of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is a short lowercased name, according to the npm modules spec. You should usually also specify a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field, which is your application’s full capitalized name, and which will be preferred over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by Electron.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app.setName(name)</w:t>
      </w:r>
    </w:p>
    <w:p w:rsidR="0052413D" w:rsidRPr="0052413D" w:rsidRDefault="0052413D" w:rsidP="0052413D">
      <w:pPr>
        <w:widowControl/>
        <w:numPr>
          <w:ilvl w:val="0"/>
          <w:numId w:val="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Overrides the current application’s name.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app.getLocale()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application locale. Possible return values are documented </w:t>
      </w:r>
      <w:hyperlink r:id="rId34"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When distributing your packaged app, you have to also ship the </w:t>
      </w:r>
      <w:r w:rsidRPr="0052413D">
        <w:rPr>
          <w:rFonts w:ascii="Consolas" w:eastAsia="宋体" w:hAnsi="Consolas" w:cs="宋体"/>
          <w:color w:val="0B3D47"/>
          <w:kern w:val="0"/>
          <w:sz w:val="20"/>
          <w:szCs w:val="20"/>
          <w:shd w:val="clear" w:color="auto" w:fill="F1F3F4"/>
        </w:rPr>
        <w:t>locales</w:t>
      </w:r>
      <w:r w:rsidRPr="0052413D">
        <w:rPr>
          <w:rFonts w:ascii="宋体" w:eastAsia="宋体" w:hAnsi="宋体" w:cs="宋体"/>
          <w:kern w:val="0"/>
          <w:sz w:val="24"/>
          <w:szCs w:val="24"/>
        </w:rPr>
        <w:t> folder.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Windows you have to call it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events gets emitted.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app.addRecentDocument(path)</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to the recent documents 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list is managed by the OS. On Windows you can visit the list from the task bar, and on macOS you can visit it from dock menu.</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app.clearRecentDocuments()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recent documents list.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app.setAsDefaultProtocolClient(protocol[, path, args])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protocol</w:t>
      </w:r>
      <w:r w:rsidRPr="0052413D">
        <w:rPr>
          <w:rFonts w:ascii="宋体" w:eastAsia="宋体" w:hAnsi="宋体" w:cs="宋体"/>
          <w:kern w:val="0"/>
          <w:sz w:val="24"/>
          <w:szCs w:val="24"/>
        </w:rPr>
        <w:t> String - The name of your protocol,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If you want your app to handle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links, call this method with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as the parameter.</w:t>
      </w:r>
    </w:p>
    <w:p w:rsidR="0052413D" w:rsidRPr="0052413D" w:rsidRDefault="0052413D" w:rsidP="0052413D">
      <w:pPr>
        <w:widowControl/>
        <w:numPr>
          <w:ilvl w:val="0"/>
          <w:numId w:val="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w:t>
      </w:r>
      <w:r w:rsidRPr="0052413D">
        <w:rPr>
          <w:rFonts w:ascii="Consolas" w:eastAsia="宋体" w:hAnsi="Consolas" w:cs="宋体"/>
          <w:color w:val="0B3D47"/>
          <w:kern w:val="0"/>
          <w:sz w:val="20"/>
          <w:szCs w:val="20"/>
          <w:shd w:val="clear" w:color="auto" w:fill="F1F3F4"/>
        </w:rPr>
        <w:t>process.execPath</w:t>
      </w:r>
    </w:p>
    <w:p w:rsidR="0052413D" w:rsidRPr="0052413D" w:rsidRDefault="0052413D" w:rsidP="0052413D">
      <w:pPr>
        <w:widowControl/>
        <w:numPr>
          <w:ilvl w:val="0"/>
          <w:numId w:val="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method sets the current executable as the default handler for a protocol (aka URI scheme). It allows you to integrate your app deeper into the operating system. Once registered, all links with </w:t>
      </w:r>
      <w:r w:rsidRPr="0052413D">
        <w:rPr>
          <w:rFonts w:ascii="Consolas" w:eastAsia="宋体" w:hAnsi="Consolas" w:cs="宋体"/>
          <w:color w:val="0B3D47"/>
          <w:kern w:val="0"/>
          <w:sz w:val="20"/>
          <w:szCs w:val="20"/>
          <w:shd w:val="clear" w:color="auto" w:fill="F1F3F4"/>
        </w:rPr>
        <w:t>your-protocol://</w:t>
      </w:r>
      <w:r w:rsidRPr="0052413D">
        <w:rPr>
          <w:rFonts w:ascii="宋体" w:eastAsia="宋体" w:hAnsi="宋体" w:cs="宋体"/>
          <w:kern w:val="0"/>
          <w:sz w:val="24"/>
          <w:szCs w:val="24"/>
        </w:rPr>
        <w:t> will be opened with the current executable. The whole link, including protocol, will be passed to your application as a parameter.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you can provide optional parameters path, the path to your executable, and args, an array of arguments to be passed to your executable when it launches.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macOS, you can only register protocols that have been added to your app’s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which can not be modified at runtime. You can however change the file with a simple text editor or script during build time. Please refer to </w:t>
      </w:r>
      <w:hyperlink r:id="rId35" w:anchor="//apple_ref/doc/uid/TP40009249-102207-TPXREF115" w:history="1">
        <w:r w:rsidRPr="0052413D">
          <w:rPr>
            <w:rFonts w:ascii="宋体" w:eastAsia="宋体" w:hAnsi="宋体" w:cs="宋体"/>
            <w:color w:val="046DC8"/>
            <w:kern w:val="0"/>
            <w:sz w:val="24"/>
            <w:szCs w:val="24"/>
            <w:u w:val="single"/>
          </w:rPr>
          <w:t>Apple’s documentation</w:t>
        </w:r>
      </w:hyperlink>
      <w:r w:rsidRPr="0052413D">
        <w:rPr>
          <w:rFonts w:ascii="宋体" w:eastAsia="宋体" w:hAnsi="宋体" w:cs="宋体"/>
          <w:kern w:val="0"/>
          <w:sz w:val="24"/>
          <w:szCs w:val="24"/>
        </w:rPr>
        <w:t> for 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API uses the Windows Registry and LSSetDefaultHandlerForURLScheme internally.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app.removeAsDefaultProtocolClient(protocol[, path, args])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String - The name of your protocol,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numPr>
          <w:ilvl w:val="0"/>
          <w:numId w:val="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w:t>
      </w:r>
      <w:r w:rsidRPr="0052413D">
        <w:rPr>
          <w:rFonts w:ascii="Consolas" w:eastAsia="宋体" w:hAnsi="Consolas" w:cs="宋体"/>
          <w:color w:val="0B3D47"/>
          <w:kern w:val="0"/>
          <w:sz w:val="20"/>
          <w:szCs w:val="20"/>
          <w:shd w:val="clear" w:color="auto" w:fill="F1F3F4"/>
        </w:rPr>
        <w:t>process.execPath</w:t>
      </w:r>
    </w:p>
    <w:p w:rsidR="0052413D" w:rsidRPr="0052413D" w:rsidRDefault="0052413D" w:rsidP="0052413D">
      <w:pPr>
        <w:widowControl/>
        <w:numPr>
          <w:ilvl w:val="0"/>
          <w:numId w:val="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checks if the current executable as the default handler for a protocol (aka URI scheme). If so, it will remove the app as the default handler.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app.isDefaultProtocolClient(protocol[, path, args])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String - The name of your protocol,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numPr>
          <w:ilvl w:val="0"/>
          <w:numId w:val="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w:t>
      </w:r>
      <w:r w:rsidRPr="0052413D">
        <w:rPr>
          <w:rFonts w:ascii="Consolas" w:eastAsia="宋体" w:hAnsi="Consolas" w:cs="宋体"/>
          <w:color w:val="0B3D47"/>
          <w:kern w:val="0"/>
          <w:sz w:val="20"/>
          <w:szCs w:val="20"/>
          <w:shd w:val="clear" w:color="auto" w:fill="F1F3F4"/>
        </w:rPr>
        <w:t>process.execPath</w:t>
      </w:r>
    </w:p>
    <w:p w:rsidR="0052413D" w:rsidRPr="0052413D" w:rsidRDefault="0052413D" w:rsidP="0052413D">
      <w:pPr>
        <w:widowControl/>
        <w:numPr>
          <w:ilvl w:val="0"/>
          <w:numId w:val="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checks if the current executable is the default handler for a protocol (aka URI scheme). If so, it will return true. Otherwise, it will return false.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macOS, you can use this method to check if the app has been registered as the default protocol handler for a protocol. You can also verify this by checking </w:t>
      </w:r>
      <w:r w:rsidRPr="0052413D">
        <w:rPr>
          <w:rFonts w:ascii="Consolas" w:eastAsia="宋体" w:hAnsi="Consolas" w:cs="宋体"/>
          <w:color w:val="0B3D47"/>
          <w:kern w:val="0"/>
          <w:sz w:val="20"/>
          <w:szCs w:val="20"/>
          <w:shd w:val="clear" w:color="auto" w:fill="F1F3F4"/>
        </w:rPr>
        <w:t>~/Library/Preferences/com.apple.LaunchServices.plist</w:t>
      </w:r>
      <w:r w:rsidRPr="0052413D">
        <w:rPr>
          <w:rFonts w:ascii="宋体" w:eastAsia="宋体" w:hAnsi="宋体" w:cs="宋体"/>
          <w:kern w:val="0"/>
          <w:sz w:val="24"/>
          <w:szCs w:val="24"/>
        </w:rPr>
        <w:t> on the macOS machine. Please refer to </w:t>
      </w:r>
      <w:hyperlink r:id="rId36" w:anchor="//apple_ref/c/func/LSCopyDefaultHandlerForURLScheme" w:history="1">
        <w:r w:rsidRPr="0052413D">
          <w:rPr>
            <w:rFonts w:ascii="宋体" w:eastAsia="宋体" w:hAnsi="宋体" w:cs="宋体"/>
            <w:color w:val="046DC8"/>
            <w:kern w:val="0"/>
            <w:sz w:val="24"/>
            <w:szCs w:val="24"/>
            <w:u w:val="single"/>
          </w:rPr>
          <w:t>Apple’s documentation</w:t>
        </w:r>
      </w:hyperlink>
      <w:r w:rsidRPr="0052413D">
        <w:rPr>
          <w:rFonts w:ascii="宋体" w:eastAsia="宋体" w:hAnsi="宋体" w:cs="宋体"/>
          <w:kern w:val="0"/>
          <w:sz w:val="24"/>
          <w:szCs w:val="24"/>
        </w:rPr>
        <w:t> for 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API uses the Windows Registry and LSCopyDefaultHandlerForURLScheme internally.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app.setUserTasks(tasks)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w:t>
      </w:r>
      <w:hyperlink r:id="rId37" w:history="1">
        <w:r w:rsidRPr="0052413D">
          <w:rPr>
            <w:rFonts w:ascii="宋体" w:eastAsia="宋体" w:hAnsi="宋体" w:cs="宋体"/>
            <w:color w:val="046DC8"/>
            <w:kern w:val="0"/>
            <w:sz w:val="24"/>
            <w:szCs w:val="24"/>
            <w:u w:val="single"/>
          </w:rPr>
          <w:t>Task[]</w:t>
        </w:r>
      </w:hyperlink>
      <w:r w:rsidRPr="0052413D">
        <w:rPr>
          <w:rFonts w:ascii="宋体" w:eastAsia="宋体" w:hAnsi="宋体" w:cs="宋体"/>
          <w:kern w:val="0"/>
          <w:sz w:val="24"/>
          <w:szCs w:val="24"/>
        </w:rPr>
        <w:t> - Array of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to the </w:t>
      </w:r>
      <w:hyperlink r:id="rId38" w:anchor="tasks" w:history="1">
        <w:r w:rsidRPr="0052413D">
          <w:rPr>
            <w:rFonts w:ascii="宋体" w:eastAsia="宋体" w:hAnsi="宋体" w:cs="宋体"/>
            <w:color w:val="046DC8"/>
            <w:kern w:val="0"/>
            <w:sz w:val="24"/>
            <w:szCs w:val="24"/>
            <w:u w:val="single"/>
          </w:rPr>
          <w:t>Tasks</w:t>
        </w:r>
      </w:hyperlink>
      <w:r w:rsidRPr="0052413D">
        <w:rPr>
          <w:rFonts w:ascii="宋体" w:eastAsia="宋体" w:hAnsi="宋体" w:cs="宋体"/>
          <w:kern w:val="0"/>
          <w:sz w:val="24"/>
          <w:szCs w:val="24"/>
        </w:rPr>
        <w:t> category of the JumpList on Windows.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is an array of </w:t>
      </w:r>
      <w:hyperlink r:id="rId39" w:history="1">
        <w:r w:rsidRPr="0052413D">
          <w:rPr>
            <w:rFonts w:ascii="Consolas" w:eastAsia="宋体" w:hAnsi="Consolas" w:cs="宋体"/>
            <w:color w:val="0B3D47"/>
            <w:kern w:val="0"/>
            <w:sz w:val="20"/>
            <w:szCs w:val="20"/>
            <w:shd w:val="clear" w:color="auto" w:fill="F1F3F4"/>
          </w:rPr>
          <w:t>Task</w:t>
        </w:r>
      </w:hyperlink>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you’d like to customize the Jump List even more use </w:t>
      </w:r>
      <w:r w:rsidRPr="0052413D">
        <w:rPr>
          <w:rFonts w:ascii="Consolas" w:eastAsia="宋体" w:hAnsi="Consolas" w:cs="宋体"/>
          <w:color w:val="0B3D47"/>
          <w:kern w:val="0"/>
          <w:sz w:val="20"/>
          <w:szCs w:val="20"/>
          <w:shd w:val="clear" w:color="auto" w:fill="F1F3F4"/>
        </w:rPr>
        <w:t>app.setJumpList(categories)</w:t>
      </w:r>
      <w:r w:rsidRPr="0052413D">
        <w:rPr>
          <w:rFonts w:ascii="宋体" w:eastAsia="宋体" w:hAnsi="宋体" w:cs="宋体"/>
          <w:kern w:val="0"/>
          <w:sz w:val="24"/>
          <w:szCs w:val="24"/>
        </w:rPr>
        <w:t> instead.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app.getJumpListSettings()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minItems</w:t>
      </w:r>
      <w:r w:rsidRPr="0052413D">
        <w:rPr>
          <w:rFonts w:ascii="宋体" w:eastAsia="宋体" w:hAnsi="宋体" w:cs="宋体"/>
          <w:kern w:val="0"/>
          <w:sz w:val="24"/>
          <w:szCs w:val="24"/>
        </w:rPr>
        <w:t> Integer - The minimum number of items that will be shown in the Jump List (for a more detailed description of this value see the </w:t>
      </w:r>
      <w:hyperlink r:id="rId40" w:history="1">
        <w:r w:rsidRPr="0052413D">
          <w:rPr>
            <w:rFonts w:ascii="宋体" w:eastAsia="宋体" w:hAnsi="宋体" w:cs="宋体"/>
            <w:color w:val="046DC8"/>
            <w:kern w:val="0"/>
            <w:sz w:val="24"/>
            <w:szCs w:val="24"/>
            <w:u w:val="single"/>
          </w:rPr>
          <w:t>MSDN docs</w:t>
        </w:r>
      </w:hyperlink>
      <w:r w:rsidRPr="0052413D">
        <w:rPr>
          <w:rFonts w:ascii="宋体" w:eastAsia="宋体" w:hAnsi="宋体" w:cs="宋体"/>
          <w:kern w:val="0"/>
          <w:sz w:val="24"/>
          <w:szCs w:val="24"/>
        </w:rPr>
        <w:t>).</w:t>
      </w:r>
    </w:p>
    <w:p w:rsidR="0052413D" w:rsidRPr="0052413D" w:rsidRDefault="0052413D" w:rsidP="0052413D">
      <w:pPr>
        <w:widowControl/>
        <w:numPr>
          <w:ilvl w:val="0"/>
          <w:numId w:val="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removedItems</w:t>
      </w:r>
      <w:r w:rsidRPr="0052413D">
        <w:rPr>
          <w:rFonts w:ascii="宋体" w:eastAsia="宋体" w:hAnsi="宋体" w:cs="宋体"/>
          <w:kern w:val="0"/>
          <w:sz w:val="24"/>
          <w:szCs w:val="24"/>
        </w:rPr>
        <w:t> </w:t>
      </w:r>
      <w:hyperlink r:id="rId41" w:history="1">
        <w:r w:rsidRPr="0052413D">
          <w:rPr>
            <w:rFonts w:ascii="宋体" w:eastAsia="宋体" w:hAnsi="宋体" w:cs="宋体"/>
            <w:color w:val="046DC8"/>
            <w:kern w:val="0"/>
            <w:sz w:val="24"/>
            <w:szCs w:val="24"/>
            <w:u w:val="single"/>
          </w:rPr>
          <w:t>JumpListItem[]</w:t>
        </w:r>
      </w:hyperlink>
      <w:r w:rsidRPr="0052413D">
        <w:rPr>
          <w:rFonts w:ascii="宋体" w:eastAsia="宋体" w:hAnsi="宋体" w:cs="宋体"/>
          <w:kern w:val="0"/>
          <w:sz w:val="24"/>
          <w:szCs w:val="24"/>
        </w:rPr>
        <w:t> - Array of </w:t>
      </w:r>
      <w:r w:rsidRPr="0052413D">
        <w:rPr>
          <w:rFonts w:ascii="Consolas" w:eastAsia="宋体" w:hAnsi="Consolas" w:cs="宋体"/>
          <w:color w:val="0B3D47"/>
          <w:kern w:val="0"/>
          <w:sz w:val="20"/>
          <w:szCs w:val="20"/>
          <w:shd w:val="clear" w:color="auto" w:fill="F1F3F4"/>
        </w:rPr>
        <w:t>JumpListItem</w:t>
      </w:r>
      <w:r w:rsidRPr="0052413D">
        <w:rPr>
          <w:rFonts w:ascii="宋体" w:eastAsia="宋体" w:hAnsi="宋体" w:cs="宋体"/>
          <w:kern w:val="0"/>
          <w:sz w:val="24"/>
          <w:szCs w:val="24"/>
        </w:rPr>
        <w:t> objects that correspond to items that the user has explicitly removed from custom categories in the Jump List. These items must not be re-added to the Jump List in the </w:t>
      </w:r>
      <w:r w:rsidRPr="0052413D">
        <w:rPr>
          <w:rFonts w:ascii="宋体" w:eastAsia="宋体" w:hAnsi="宋体" w:cs="宋体"/>
          <w:b/>
          <w:bCs/>
          <w:color w:val="183D44"/>
          <w:kern w:val="0"/>
          <w:sz w:val="24"/>
          <w:szCs w:val="24"/>
        </w:rPr>
        <w:t>next</w:t>
      </w:r>
      <w:r w:rsidRPr="0052413D">
        <w:rPr>
          <w:rFonts w:ascii="宋体" w:eastAsia="宋体" w:hAnsi="宋体" w:cs="宋体"/>
          <w:kern w:val="0"/>
          <w:sz w:val="24"/>
          <w:szCs w:val="24"/>
        </w:rPr>
        <w:t> call to </w:t>
      </w:r>
      <w:r w:rsidRPr="0052413D">
        <w:rPr>
          <w:rFonts w:ascii="Consolas" w:eastAsia="宋体" w:hAnsi="Consolas" w:cs="宋体"/>
          <w:color w:val="0B3D47"/>
          <w:kern w:val="0"/>
          <w:sz w:val="20"/>
          <w:szCs w:val="20"/>
          <w:shd w:val="clear" w:color="auto" w:fill="F1F3F4"/>
        </w:rPr>
        <w:t>app.setJumpList()</w:t>
      </w:r>
      <w:r w:rsidRPr="0052413D">
        <w:rPr>
          <w:rFonts w:ascii="宋体" w:eastAsia="宋体" w:hAnsi="宋体" w:cs="宋体"/>
          <w:kern w:val="0"/>
          <w:sz w:val="24"/>
          <w:szCs w:val="24"/>
        </w:rPr>
        <w:t>, Windows will not display any custom category that contains any of the removed items.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app.setJumpList(categories)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categories</w:t>
      </w:r>
      <w:r w:rsidRPr="0052413D">
        <w:rPr>
          <w:rFonts w:ascii="宋体" w:eastAsia="宋体" w:hAnsi="宋体" w:cs="宋体"/>
          <w:kern w:val="0"/>
          <w:sz w:val="24"/>
          <w:szCs w:val="24"/>
        </w:rPr>
        <w:t> </w:t>
      </w:r>
      <w:hyperlink r:id="rId42" w:history="1">
        <w:r w:rsidRPr="0052413D">
          <w:rPr>
            <w:rFonts w:ascii="宋体" w:eastAsia="宋体" w:hAnsi="宋体" w:cs="宋体"/>
            <w:color w:val="046DC8"/>
            <w:kern w:val="0"/>
            <w:sz w:val="24"/>
            <w:szCs w:val="24"/>
            <w:u w:val="single"/>
          </w:rPr>
          <w:t>JumpListCategory[]</w:t>
        </w:r>
      </w:hyperlink>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 Array of </w:t>
      </w:r>
      <w:r w:rsidRPr="0052413D">
        <w:rPr>
          <w:rFonts w:ascii="Consolas" w:eastAsia="宋体" w:hAnsi="Consolas" w:cs="宋体"/>
          <w:color w:val="0B3D47"/>
          <w:kern w:val="0"/>
          <w:sz w:val="20"/>
          <w:szCs w:val="20"/>
          <w:shd w:val="clear" w:color="auto" w:fill="F1F3F4"/>
        </w:rPr>
        <w:t>JumpListCategory</w:t>
      </w:r>
      <w:r w:rsidRPr="0052413D">
        <w:rPr>
          <w:rFonts w:ascii="宋体" w:eastAsia="宋体" w:hAnsi="宋体" w:cs="宋体"/>
          <w:kern w:val="0"/>
          <w:sz w:val="24"/>
          <w:szCs w:val="24"/>
        </w:rPr>
        <w:t> objects.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or removes a custom Jump List for the application, and returns one of the following strings:</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ok</w:t>
      </w:r>
      <w:r w:rsidRPr="0052413D">
        <w:rPr>
          <w:rFonts w:ascii="宋体" w:eastAsia="宋体" w:hAnsi="宋体" w:cs="宋体"/>
          <w:kern w:val="0"/>
          <w:sz w:val="24"/>
          <w:szCs w:val="24"/>
        </w:rPr>
        <w:t> - Nothing went wrong.</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error</w:t>
      </w:r>
      <w:r w:rsidRPr="0052413D">
        <w:rPr>
          <w:rFonts w:ascii="宋体" w:eastAsia="宋体" w:hAnsi="宋体" w:cs="宋体"/>
          <w:kern w:val="0"/>
          <w:sz w:val="24"/>
          <w:szCs w:val="24"/>
        </w:rPr>
        <w:t> - One or more errors occurred, enable runtime logging to figure out the likely cause.</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invalidSeparatorError</w:t>
      </w:r>
      <w:r w:rsidRPr="0052413D">
        <w:rPr>
          <w:rFonts w:ascii="宋体" w:eastAsia="宋体" w:hAnsi="宋体" w:cs="宋体"/>
          <w:kern w:val="0"/>
          <w:sz w:val="24"/>
          <w:szCs w:val="24"/>
        </w:rPr>
        <w:t> - An attempt was made to add a separator to a custom category in the Jump List. Separators are only allowed in the standard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fileTypeRegistrationError</w:t>
      </w:r>
      <w:r w:rsidRPr="0052413D">
        <w:rPr>
          <w:rFonts w:ascii="宋体" w:eastAsia="宋体" w:hAnsi="宋体" w:cs="宋体"/>
          <w:kern w:val="0"/>
          <w:sz w:val="24"/>
          <w:szCs w:val="24"/>
        </w:rPr>
        <w:t> - An attempt was made to add a file link to the Jump List for a file type the app isn’t registered to handle.</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customCategoryAccessDeniedError</w:t>
      </w:r>
      <w:r w:rsidRPr="0052413D">
        <w:rPr>
          <w:rFonts w:ascii="宋体" w:eastAsia="宋体" w:hAnsi="宋体" w:cs="宋体"/>
          <w:kern w:val="0"/>
          <w:sz w:val="24"/>
          <w:szCs w:val="24"/>
        </w:rPr>
        <w:t> - Custom categories can’t be added to the Jump List due to user privacy or group policy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Consolas" w:eastAsia="宋体" w:hAnsi="Consolas" w:cs="宋体"/>
          <w:color w:val="0B3D47"/>
          <w:kern w:val="0"/>
          <w:sz w:val="20"/>
          <w:szCs w:val="20"/>
          <w:shd w:val="clear" w:color="auto" w:fill="F1F3F4"/>
        </w:rPr>
        <w:t>categories</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the previously set custom Jump List (if any) will be replaced by the standard Jump List for the app (managed by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a </w:t>
      </w:r>
      <w:r w:rsidRPr="0052413D">
        <w:rPr>
          <w:rFonts w:ascii="Consolas" w:eastAsia="宋体" w:hAnsi="Consolas" w:cs="宋体"/>
          <w:color w:val="0B3D47"/>
          <w:kern w:val="0"/>
          <w:sz w:val="20"/>
          <w:szCs w:val="20"/>
          <w:shd w:val="clear" w:color="auto" w:fill="F1F3F4"/>
        </w:rPr>
        <w:t>JumpListCategory</w:t>
      </w:r>
      <w:r w:rsidRPr="0052413D">
        <w:rPr>
          <w:rFonts w:ascii="宋体" w:eastAsia="宋体" w:hAnsi="宋体" w:cs="宋体"/>
          <w:kern w:val="0"/>
          <w:sz w:val="24"/>
          <w:szCs w:val="24"/>
        </w:rPr>
        <w:t> object has neither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nor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set then its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If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is set but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property is omitted then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Users can remove items from custom categories, and Windows will not allow a removed item to be added back into a custom category until </w:t>
      </w:r>
      <w:r w:rsidRPr="0052413D">
        <w:rPr>
          <w:rFonts w:ascii="宋体" w:eastAsia="宋体" w:hAnsi="宋体" w:cs="宋体"/>
          <w:b/>
          <w:bCs/>
          <w:color w:val="183D44"/>
          <w:kern w:val="0"/>
          <w:sz w:val="24"/>
          <w:szCs w:val="24"/>
        </w:rPr>
        <w:t>after</w:t>
      </w:r>
      <w:r w:rsidRPr="0052413D">
        <w:rPr>
          <w:rFonts w:ascii="宋体" w:eastAsia="宋体" w:hAnsi="宋体" w:cs="宋体"/>
          <w:kern w:val="0"/>
          <w:sz w:val="24"/>
          <w:szCs w:val="24"/>
        </w:rPr>
        <w:t> the next successful call to </w:t>
      </w:r>
      <w:r w:rsidRPr="0052413D">
        <w:rPr>
          <w:rFonts w:ascii="Consolas" w:eastAsia="宋体" w:hAnsi="Consolas" w:cs="宋体"/>
          <w:color w:val="0B3D47"/>
          <w:kern w:val="0"/>
          <w:sz w:val="20"/>
          <w:szCs w:val="20"/>
          <w:shd w:val="clear" w:color="auto" w:fill="F1F3F4"/>
        </w:rPr>
        <w:t>app.setJumpList(categories)</w:t>
      </w:r>
      <w:r w:rsidRPr="0052413D">
        <w:rPr>
          <w:rFonts w:ascii="宋体" w:eastAsia="宋体" w:hAnsi="宋体" w:cs="宋体"/>
          <w:kern w:val="0"/>
          <w:sz w:val="24"/>
          <w:szCs w:val="24"/>
        </w:rPr>
        <w:t>. Any attempt to re-add a removed item to a custom category earlier than that will result in the entire custom category being omitted from the Jump List. The list of removed items can be obtained using </w:t>
      </w:r>
      <w:r w:rsidRPr="0052413D">
        <w:rPr>
          <w:rFonts w:ascii="Consolas" w:eastAsia="宋体" w:hAnsi="Consolas" w:cs="宋体"/>
          <w:color w:val="0B3D47"/>
          <w:kern w:val="0"/>
          <w:sz w:val="20"/>
          <w:szCs w:val="20"/>
          <w:shd w:val="clear" w:color="auto" w:fill="F1F3F4"/>
        </w:rPr>
        <w:t>app.getJumpListSettings()</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Here’s a very simple example of creating a custom Jump 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app.setJumpList([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'custom'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'Recent Projects'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items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'C:\\Projects\\project1.proj'</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'C:\\Projects\\project2.proj'</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i/>
          <w:iCs/>
          <w:color w:val="717160"/>
          <w:kern w:val="0"/>
          <w:sz w:val="20"/>
          <w:szCs w:val="20"/>
          <w:bdr w:val="none" w:sz="0" w:space="0" w:color="auto" w:frame="1"/>
        </w:rPr>
        <w:t>// has a name so `type` is assumed to be "custom"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'Tools'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items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'Tool A'</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'--run-tool-a'</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iconIndex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'Runs Tool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'Tool B'</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'--run-tool-b'</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iconIndex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'Runs Tool 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'frequent'</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i/>
          <w:iCs/>
          <w:color w:val="717160"/>
          <w:kern w:val="0"/>
          <w:sz w:val="20"/>
          <w:szCs w:val="20"/>
          <w:bdr w:val="none" w:sz="0" w:space="0" w:color="auto" w:frame="1"/>
        </w:rPr>
        <w:t>// has no name and no type so `type` is assumed to be "tasks"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items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'Create a new project.'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'Recover 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'--recover-project'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'Recover Project'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app.makeSingleInstance(callback)</w:t>
      </w:r>
    </w:p>
    <w:p w:rsidR="0052413D" w:rsidRPr="0052413D" w:rsidRDefault="0052413D" w:rsidP="0052413D">
      <w:pPr>
        <w:widowControl/>
        <w:numPr>
          <w:ilvl w:val="0"/>
          <w:numId w:val="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3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argv</w:t>
      </w:r>
      <w:r w:rsidRPr="0052413D">
        <w:rPr>
          <w:rFonts w:ascii="宋体" w:eastAsia="宋体" w:hAnsi="宋体" w:cs="宋体"/>
          <w:kern w:val="0"/>
          <w:sz w:val="24"/>
          <w:szCs w:val="24"/>
        </w:rPr>
        <w:t> String[] - An array of the second instance’s command line arguments</w:t>
      </w:r>
    </w:p>
    <w:p w:rsidR="0052413D" w:rsidRPr="0052413D" w:rsidRDefault="0052413D" w:rsidP="0052413D">
      <w:pPr>
        <w:widowControl/>
        <w:numPr>
          <w:ilvl w:val="1"/>
          <w:numId w:val="3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workingDirectory</w:t>
      </w:r>
      <w:r w:rsidRPr="0052413D">
        <w:rPr>
          <w:rFonts w:ascii="宋体" w:eastAsia="宋体" w:hAnsi="宋体" w:cs="宋体"/>
          <w:kern w:val="0"/>
          <w:sz w:val="24"/>
          <w:szCs w:val="24"/>
        </w:rPr>
        <w:t> String - The second instance’s working directory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makes your application a Single Instance Application - instead of allowing multiple instances of your app to run, this will ensure that only a single instance of your app is running, and other instances signal this instance and exit.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by the first instance with </w:t>
      </w:r>
      <w:r w:rsidRPr="0052413D">
        <w:rPr>
          <w:rFonts w:ascii="Consolas" w:eastAsia="宋体" w:hAnsi="Consolas" w:cs="宋体"/>
          <w:color w:val="0B3D47"/>
          <w:kern w:val="0"/>
          <w:sz w:val="20"/>
          <w:szCs w:val="20"/>
          <w:shd w:val="clear" w:color="auto" w:fill="F1F3F4"/>
        </w:rPr>
        <w:t>callback(argv, workingDirectory)</w:t>
      </w:r>
      <w:r w:rsidRPr="0052413D">
        <w:rPr>
          <w:rFonts w:ascii="宋体" w:eastAsia="宋体" w:hAnsi="宋体" w:cs="宋体"/>
          <w:kern w:val="0"/>
          <w:sz w:val="24"/>
          <w:szCs w:val="24"/>
        </w:rPr>
        <w:t> when a second instance has been executed. </w:t>
      </w:r>
      <w:r w:rsidRPr="0052413D">
        <w:rPr>
          <w:rFonts w:ascii="Consolas" w:eastAsia="宋体" w:hAnsi="Consolas" w:cs="宋体"/>
          <w:color w:val="0B3D47"/>
          <w:kern w:val="0"/>
          <w:sz w:val="20"/>
          <w:szCs w:val="20"/>
          <w:shd w:val="clear" w:color="auto" w:fill="F1F3F4"/>
        </w:rPr>
        <w:t>argv</w:t>
      </w:r>
      <w:r w:rsidRPr="0052413D">
        <w:rPr>
          <w:rFonts w:ascii="宋体" w:eastAsia="宋体" w:hAnsi="宋体" w:cs="宋体"/>
          <w:kern w:val="0"/>
          <w:sz w:val="24"/>
          <w:szCs w:val="24"/>
        </w:rPr>
        <w:t> is an Array of the second instance’s command line arguments, and </w:t>
      </w:r>
      <w:r w:rsidRPr="0052413D">
        <w:rPr>
          <w:rFonts w:ascii="Consolas" w:eastAsia="宋体" w:hAnsi="Consolas" w:cs="宋体"/>
          <w:color w:val="0B3D47"/>
          <w:kern w:val="0"/>
          <w:sz w:val="20"/>
          <w:szCs w:val="20"/>
          <w:shd w:val="clear" w:color="auto" w:fill="F1F3F4"/>
        </w:rPr>
        <w:t>workingDirectory</w:t>
      </w:r>
      <w:r w:rsidRPr="0052413D">
        <w:rPr>
          <w:rFonts w:ascii="宋体" w:eastAsia="宋体" w:hAnsi="宋体" w:cs="宋体"/>
          <w:kern w:val="0"/>
          <w:sz w:val="24"/>
          <w:szCs w:val="24"/>
        </w:rPr>
        <w:t> is its current working directory. Usually applications respond to this by making their primary window focused and non-minimized.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guaranteed to be executed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gets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method returns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if your process is the primary instance of the application and your app should continue loading. And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your process has sent its parameters to another instance, and you should immediately quit.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 system enforces single instance automatically when users try to open a second instance of your app in Finder, and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open-url</w:t>
      </w:r>
      <w:r w:rsidRPr="0052413D">
        <w:rPr>
          <w:rFonts w:ascii="宋体" w:eastAsia="宋体" w:hAnsi="宋体" w:cs="宋体"/>
          <w:kern w:val="0"/>
          <w:sz w:val="24"/>
          <w:szCs w:val="24"/>
        </w:rPr>
        <w:t> events will be emitted for that. However when users start your app in command line the system’s single instance mechanism will be bypassed and you have to use this method to ensure single instance.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activating the window of primary instance when a second instance starts: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myWindow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isSecondInstance = app.makeSingleInstance((commandLine, workingDirectory)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Someone tried to run a second instance, we should focus our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(myWindow)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(myWindow.isMinimized()) myWindow.restore()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myWindow.focus()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(isSecondInstance)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app.quit()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Create myWindow, load the rest of the app, etc...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app.releaseSingleInstance()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Releases all locks that were created by </w:t>
      </w:r>
      <w:r w:rsidRPr="0052413D">
        <w:rPr>
          <w:rFonts w:ascii="Consolas" w:eastAsia="宋体" w:hAnsi="Consolas" w:cs="宋体"/>
          <w:color w:val="0B3D47"/>
          <w:kern w:val="0"/>
          <w:sz w:val="20"/>
          <w:szCs w:val="20"/>
          <w:shd w:val="clear" w:color="auto" w:fill="F1F3F4"/>
        </w:rPr>
        <w:t>makeSingleInstance</w:t>
      </w:r>
      <w:r w:rsidRPr="0052413D">
        <w:rPr>
          <w:rFonts w:ascii="宋体" w:eastAsia="宋体" w:hAnsi="宋体" w:cs="宋体"/>
          <w:kern w:val="0"/>
          <w:sz w:val="24"/>
          <w:szCs w:val="24"/>
        </w:rPr>
        <w:t>. This will allow multiple instances of the application to once again run side by side.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app.setUserActivity(type, userInfo[, webpageURL])</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Uniquely identifies the activity. Maps to </w:t>
      </w:r>
      <w:hyperlink r:id="rId43" w:anchor="//apple_ref/occ/instp/NSUserActivity/activityType" w:history="1">
        <w:r w:rsidRPr="0052413D">
          <w:rPr>
            <w:rFonts w:ascii="Consolas" w:eastAsia="宋体" w:hAnsi="Consolas" w:cs="宋体"/>
            <w:color w:val="0B3D47"/>
            <w:kern w:val="0"/>
            <w:sz w:val="20"/>
            <w:szCs w:val="20"/>
            <w:shd w:val="clear" w:color="auto" w:fill="F1F3F4"/>
          </w:rPr>
          <w:t>NSUserActivity.activityType</w:t>
        </w:r>
      </w:hyperlink>
      <w:r w:rsidRPr="0052413D">
        <w:rPr>
          <w:rFonts w:ascii="宋体" w:eastAsia="宋体" w:hAnsi="宋体" w:cs="宋体"/>
          <w:kern w:val="0"/>
          <w:sz w:val="24"/>
          <w:szCs w:val="24"/>
        </w:rPr>
        <w:t>.</w:t>
      </w:r>
    </w:p>
    <w:p w:rsidR="0052413D" w:rsidRPr="0052413D" w:rsidRDefault="0052413D" w:rsidP="0052413D">
      <w:pPr>
        <w:widowControl/>
        <w:numPr>
          <w:ilvl w:val="0"/>
          <w:numId w:val="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 - App-specific state to store for use by another device.</w:t>
      </w:r>
    </w:p>
    <w:p w:rsidR="0052413D" w:rsidRPr="0052413D" w:rsidRDefault="0052413D" w:rsidP="0052413D">
      <w:pPr>
        <w:widowControl/>
        <w:numPr>
          <w:ilvl w:val="0"/>
          <w:numId w:val="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webpageURL</w:t>
      </w:r>
      <w:r w:rsidRPr="0052413D">
        <w:rPr>
          <w:rFonts w:ascii="宋体" w:eastAsia="宋体" w:hAnsi="宋体" w:cs="宋体"/>
          <w:kern w:val="0"/>
          <w:sz w:val="24"/>
          <w:szCs w:val="24"/>
        </w:rPr>
        <w:t> String (optional) - The webpage to load in a browser if no suitable app is installed on the resuming device. The scheme must be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https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an </w:t>
      </w:r>
      <w:r w:rsidRPr="0052413D">
        <w:rPr>
          <w:rFonts w:ascii="Consolas" w:eastAsia="宋体" w:hAnsi="Consolas" w:cs="宋体"/>
          <w:color w:val="0B3D47"/>
          <w:kern w:val="0"/>
          <w:sz w:val="20"/>
          <w:szCs w:val="20"/>
          <w:shd w:val="clear" w:color="auto" w:fill="F1F3F4"/>
        </w:rPr>
        <w:t>NSUserActivity</w:t>
      </w:r>
      <w:r w:rsidRPr="0052413D">
        <w:rPr>
          <w:rFonts w:ascii="宋体" w:eastAsia="宋体" w:hAnsi="宋体" w:cs="宋体"/>
          <w:kern w:val="0"/>
          <w:sz w:val="24"/>
          <w:szCs w:val="24"/>
        </w:rPr>
        <w:t> and sets it as the current activity. The activity is eligible for </w:t>
      </w:r>
      <w:hyperlink r:id="rId44" w:history="1">
        <w:r w:rsidRPr="0052413D">
          <w:rPr>
            <w:rFonts w:ascii="宋体" w:eastAsia="宋体" w:hAnsi="宋体" w:cs="宋体"/>
            <w:color w:val="046DC8"/>
            <w:kern w:val="0"/>
            <w:sz w:val="24"/>
            <w:szCs w:val="24"/>
            <w:u w:val="single"/>
          </w:rPr>
          <w:t>Handoff</w:t>
        </w:r>
      </w:hyperlink>
      <w:r w:rsidRPr="0052413D">
        <w:rPr>
          <w:rFonts w:ascii="宋体" w:eastAsia="宋体" w:hAnsi="宋体" w:cs="宋体"/>
          <w:kern w:val="0"/>
          <w:sz w:val="24"/>
          <w:szCs w:val="24"/>
        </w:rPr>
        <w:t> to another device afterward.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app.getCurrentActivityType()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type of the currently running activity.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app.setAppUserModelId(id)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Changes the </w:t>
      </w:r>
      <w:hyperlink r:id="rId45" w:history="1">
        <w:r w:rsidRPr="0052413D">
          <w:rPr>
            <w:rFonts w:ascii="宋体" w:eastAsia="宋体" w:hAnsi="宋体" w:cs="宋体"/>
            <w:color w:val="046DC8"/>
            <w:kern w:val="0"/>
            <w:sz w:val="24"/>
            <w:szCs w:val="24"/>
            <w:u w:val="single"/>
          </w:rPr>
          <w:t>Application User Model ID</w:t>
        </w:r>
      </w:hyperlink>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app.importCertificate(options,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String - Path for the pkcs12 file.</w:t>
      </w:r>
    </w:p>
    <w:p w:rsidR="0052413D" w:rsidRPr="0052413D" w:rsidRDefault="0052413D" w:rsidP="0052413D">
      <w:pPr>
        <w:widowControl/>
        <w:numPr>
          <w:ilvl w:val="1"/>
          <w:numId w:val="4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 - Passphrase for the certificate.</w:t>
      </w:r>
    </w:p>
    <w:p w:rsidR="0052413D" w:rsidRPr="0052413D" w:rsidRDefault="0052413D" w:rsidP="0052413D">
      <w:pPr>
        <w:widowControl/>
        <w:numPr>
          <w:ilvl w:val="0"/>
          <w:numId w:val="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Integer - Result of import.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Imports the certificate in pkcs12 format into the platform certificate store.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with the </w:t>
      </w: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of import operation, a value of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indicates success while any other value indicates failure according to chromium </w:t>
      </w:r>
      <w:hyperlink r:id="rId46" w:anchor="chromium/src/net/base/net_error_list.h" w:history="1">
        <w:r w:rsidRPr="0052413D">
          <w:rPr>
            <w:rFonts w:ascii="宋体" w:eastAsia="宋体" w:hAnsi="宋体" w:cs="宋体"/>
            <w:color w:val="046DC8"/>
            <w:kern w:val="0"/>
            <w:sz w:val="24"/>
            <w:szCs w:val="24"/>
            <w:u w:val="single"/>
          </w:rPr>
          <w:t>net_error_list</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app.disableHardwareAcceleration()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Disables hardware acceleration for current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can only be called before app is ready.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app.disableDomainBlockingFor3DAPIs()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By default, Chromium disables 3D APIs (e.g. WebGL) until restart on a per domain basis if the GPU processes crashes too frequently. This function disables that behaviour.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can only be called before app is ready.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app.getAppMemoryInfo()</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Deprecated</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7" w:history="1">
        <w:r w:rsidRPr="0052413D">
          <w:rPr>
            <w:rFonts w:ascii="Consolas" w:eastAsia="宋体" w:hAnsi="Consolas" w:cs="宋体"/>
            <w:color w:val="0B3D47"/>
            <w:kern w:val="0"/>
            <w:sz w:val="20"/>
            <w:szCs w:val="20"/>
            <w:shd w:val="clear" w:color="auto" w:fill="F1F3F4"/>
          </w:rPr>
          <w:t>ProcessMetric[]</w:t>
        </w:r>
      </w:hyperlink>
      <w:r w:rsidRPr="0052413D">
        <w:rPr>
          <w:rFonts w:ascii="宋体" w:eastAsia="宋体" w:hAnsi="宋体" w:cs="宋体"/>
          <w:kern w:val="0"/>
          <w:sz w:val="24"/>
          <w:szCs w:val="24"/>
        </w:rPr>
        <w:t>: Array of </w:t>
      </w:r>
      <w:r w:rsidRPr="0052413D">
        <w:rPr>
          <w:rFonts w:ascii="Consolas" w:eastAsia="宋体" w:hAnsi="Consolas" w:cs="宋体"/>
          <w:color w:val="0B3D47"/>
          <w:kern w:val="0"/>
          <w:sz w:val="20"/>
          <w:szCs w:val="20"/>
          <w:shd w:val="clear" w:color="auto" w:fill="F1F3F4"/>
        </w:rPr>
        <w:t>ProcessMetric</w:t>
      </w:r>
      <w:r w:rsidRPr="0052413D">
        <w:rPr>
          <w:rFonts w:ascii="宋体" w:eastAsia="宋体" w:hAnsi="宋体" w:cs="宋体"/>
          <w:kern w:val="0"/>
          <w:sz w:val="24"/>
          <w:szCs w:val="24"/>
        </w:rPr>
        <w:t> objects that correspond to memory and cpu usage statistics of all the processes associated with the app.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method is deprecated, use </w:t>
      </w:r>
      <w:r w:rsidRPr="0052413D">
        <w:rPr>
          <w:rFonts w:ascii="Consolas" w:eastAsia="宋体" w:hAnsi="Consolas" w:cs="宋体"/>
          <w:color w:val="0B3D47"/>
          <w:kern w:val="0"/>
          <w:sz w:val="20"/>
          <w:szCs w:val="20"/>
          <w:shd w:val="clear" w:color="auto" w:fill="F1F3F4"/>
        </w:rPr>
        <w:t>app.getAppMetrics()</w:t>
      </w:r>
      <w:r w:rsidRPr="0052413D">
        <w:rPr>
          <w:rFonts w:ascii="宋体" w:eastAsia="宋体" w:hAnsi="宋体" w:cs="宋体"/>
          <w:kern w:val="0"/>
          <w:sz w:val="24"/>
          <w:szCs w:val="24"/>
        </w:rPr>
        <w:t> instead.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app.getAppMetrics()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8" w:history="1">
        <w:r w:rsidRPr="0052413D">
          <w:rPr>
            <w:rFonts w:ascii="Consolas" w:eastAsia="宋体" w:hAnsi="Consolas" w:cs="宋体"/>
            <w:color w:val="0B3D47"/>
            <w:kern w:val="0"/>
            <w:sz w:val="20"/>
            <w:szCs w:val="20"/>
            <w:shd w:val="clear" w:color="auto" w:fill="F1F3F4"/>
          </w:rPr>
          <w:t>ProcessMetric[]</w:t>
        </w:r>
      </w:hyperlink>
      <w:r w:rsidRPr="0052413D">
        <w:rPr>
          <w:rFonts w:ascii="宋体" w:eastAsia="宋体" w:hAnsi="宋体" w:cs="宋体"/>
          <w:kern w:val="0"/>
          <w:sz w:val="24"/>
          <w:szCs w:val="24"/>
        </w:rPr>
        <w:t>: Array of </w:t>
      </w:r>
      <w:r w:rsidRPr="0052413D">
        <w:rPr>
          <w:rFonts w:ascii="Consolas" w:eastAsia="宋体" w:hAnsi="Consolas" w:cs="宋体"/>
          <w:color w:val="0B3D47"/>
          <w:kern w:val="0"/>
          <w:sz w:val="20"/>
          <w:szCs w:val="20"/>
          <w:shd w:val="clear" w:color="auto" w:fill="F1F3F4"/>
        </w:rPr>
        <w:t>ProcessMetric</w:t>
      </w:r>
      <w:r w:rsidRPr="0052413D">
        <w:rPr>
          <w:rFonts w:ascii="宋体" w:eastAsia="宋体" w:hAnsi="宋体" w:cs="宋体"/>
          <w:kern w:val="0"/>
          <w:sz w:val="24"/>
          <w:szCs w:val="24"/>
        </w:rPr>
        <w:t> objects that correspond to memory and cpu usage statistics of all the processes associated with the app.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app.getGpuFeatureStatus()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9" w:history="1">
        <w:r w:rsidRPr="0052413D">
          <w:rPr>
            <w:rFonts w:ascii="Consolas" w:eastAsia="宋体" w:hAnsi="Consolas" w:cs="宋体"/>
            <w:color w:val="0B3D47"/>
            <w:kern w:val="0"/>
            <w:sz w:val="20"/>
            <w:szCs w:val="20"/>
            <w:shd w:val="clear" w:color="auto" w:fill="F1F3F4"/>
          </w:rPr>
          <w:t>GPUFeatureStatus</w:t>
        </w:r>
      </w:hyperlink>
      <w:r w:rsidRPr="0052413D">
        <w:rPr>
          <w:rFonts w:ascii="宋体" w:eastAsia="宋体" w:hAnsi="宋体" w:cs="宋体"/>
          <w:kern w:val="0"/>
          <w:sz w:val="24"/>
          <w:szCs w:val="24"/>
        </w:rPr>
        <w:t> - The Graphics Feature Status from </w:t>
      </w:r>
      <w:r w:rsidRPr="0052413D">
        <w:rPr>
          <w:rFonts w:ascii="Consolas" w:eastAsia="宋体" w:hAnsi="Consolas" w:cs="宋体"/>
          <w:color w:val="0B3D47"/>
          <w:kern w:val="0"/>
          <w:sz w:val="20"/>
          <w:szCs w:val="20"/>
          <w:shd w:val="clear" w:color="auto" w:fill="F1F3F4"/>
        </w:rPr>
        <w:t>chrome://gpu/</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app.setBadgeCount(count)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count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counter badge for current app. Setting the count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will hide the badge.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it shows on the dock icon. On Linux it only works for Unity launcher,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Unity launcher requires the existence of a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file to work, for more information please read </w:t>
      </w:r>
      <w:hyperlink r:id="rId50" w:anchor="unity-launcher-shortcuts-linux" w:history="1">
        <w:r w:rsidRPr="0052413D">
          <w:rPr>
            <w:rFonts w:ascii="宋体" w:eastAsia="宋体" w:hAnsi="宋体" w:cs="宋体"/>
            <w:color w:val="046DC8"/>
            <w:kern w:val="0"/>
            <w:sz w:val="24"/>
            <w:szCs w:val="24"/>
            <w:u w:val="single"/>
          </w:rPr>
          <w:t>Desktop Environment Integration</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app.getBadgeCount()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current value displayed in the counter badge.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app.isUnityRunning()</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current desktop environment is Unity launcher.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app.getLoginItemSettings([options])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executable path to compare against. Defaults to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w:t>
      </w:r>
    </w:p>
    <w:p w:rsidR="0052413D" w:rsidRPr="0052413D" w:rsidRDefault="0052413D" w:rsidP="0052413D">
      <w:pPr>
        <w:widowControl/>
        <w:numPr>
          <w:ilvl w:val="1"/>
          <w:numId w:val="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command-line arguments to compare against.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provided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options to </w:t>
      </w:r>
      <w:r w:rsidRPr="0052413D">
        <w:rPr>
          <w:rFonts w:ascii="Consolas" w:eastAsia="宋体" w:hAnsi="Consolas" w:cs="宋体"/>
          <w:color w:val="0B3D47"/>
          <w:kern w:val="0"/>
          <w:sz w:val="20"/>
          <w:szCs w:val="20"/>
          <w:shd w:val="clear" w:color="auto" w:fill="F1F3F4"/>
        </w:rPr>
        <w:t>app.setLoginItemSettings</w:t>
      </w:r>
      <w:r w:rsidRPr="0052413D">
        <w:rPr>
          <w:rFonts w:ascii="宋体" w:eastAsia="宋体" w:hAnsi="宋体" w:cs="宋体"/>
          <w:kern w:val="0"/>
          <w:sz w:val="24"/>
          <w:szCs w:val="24"/>
        </w:rPr>
        <w:t> then you need to pass the same arguments here for </w:t>
      </w:r>
      <w:r w:rsidRPr="0052413D">
        <w:rPr>
          <w:rFonts w:ascii="Consolas" w:eastAsia="宋体" w:hAnsi="Consolas" w:cs="宋体"/>
          <w:color w:val="0B3D47"/>
          <w:kern w:val="0"/>
          <w:sz w:val="20"/>
          <w:szCs w:val="20"/>
          <w:shd w:val="clear" w:color="auto" w:fill="F1F3F4"/>
        </w:rPr>
        <w:t>openAtLogin</w:t>
      </w:r>
      <w:r w:rsidRPr="0052413D">
        <w:rPr>
          <w:rFonts w:ascii="宋体" w:eastAsia="宋体" w:hAnsi="宋体" w:cs="宋体"/>
          <w:kern w:val="0"/>
          <w:sz w:val="24"/>
          <w:szCs w:val="24"/>
        </w:rPr>
        <w:t> to be set correctly.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openAtLogin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is set to open at login.</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openAsHidden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is set to open as hidden at login. This setting is only supported on macOS.</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wasOpenedAtLogin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was opened at login automatically. This setting is only supported on macOS.</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wasOpenedAsHidden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was opened as a hidden login item. This indicates that the app should not open any windows at startup. This setting is only supported on macOS.</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restoreState</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was opened as a login item that should restore the state from the previous session. This indicates that the app should restore the windows that were open the last time the app was closed. This setting is only supported on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has no effect on </w:t>
      </w:r>
      <w:hyperlink r:id="rId51" w:history="1">
        <w:r w:rsidRPr="0052413D">
          <w:rPr>
            <w:rFonts w:ascii="宋体" w:eastAsia="宋体" w:hAnsi="宋体" w:cs="宋体"/>
            <w:color w:val="046DC8"/>
            <w:kern w:val="0"/>
            <w:sz w:val="24"/>
            <w:szCs w:val="24"/>
            <w:u w:val="single"/>
          </w:rPr>
          <w:t>MAS builds</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app.setLoginItemSettings(settings)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settings</w:t>
      </w:r>
      <w:r w:rsidRPr="0052413D">
        <w:rPr>
          <w:rFonts w:ascii="宋体" w:eastAsia="宋体" w:hAnsi="宋体" w:cs="宋体"/>
          <w:kern w:val="0"/>
          <w:sz w:val="24"/>
          <w:szCs w:val="24"/>
        </w:rPr>
        <w:t> Object</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openAtLogin</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open the app at login,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remove the app as a login item.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openAsHidden</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open the app as hidden.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The user can edit this setting from the System Preferences so </w:t>
      </w:r>
      <w:r w:rsidRPr="0052413D">
        <w:rPr>
          <w:rFonts w:ascii="Consolas" w:eastAsia="宋体" w:hAnsi="Consolas" w:cs="宋体"/>
          <w:color w:val="0B3D47"/>
          <w:kern w:val="0"/>
          <w:sz w:val="20"/>
          <w:szCs w:val="20"/>
          <w:shd w:val="clear" w:color="auto" w:fill="F1F3F4"/>
        </w:rPr>
        <w:t>app.getLoginItemStatus().wasOpenedAsHidden</w:t>
      </w:r>
      <w:r w:rsidRPr="0052413D">
        <w:rPr>
          <w:rFonts w:ascii="宋体" w:eastAsia="宋体" w:hAnsi="宋体" w:cs="宋体"/>
          <w:kern w:val="0"/>
          <w:sz w:val="24"/>
          <w:szCs w:val="24"/>
        </w:rPr>
        <w:t> should be checked when the app is opened to know the current value. This setting is only supported on macOS.</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executable to launch at login. Defaults to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command-line arguments to pass to the executable. Defaults to an empty array. Take care to wrap paths in quotes.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 the app’s login item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work with Electron’s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on Windows, which uses </w:t>
      </w:r>
      <w:hyperlink r:id="rId52" w:history="1">
        <w:r w:rsidRPr="0052413D">
          <w:rPr>
            <w:rFonts w:ascii="宋体" w:eastAsia="宋体" w:hAnsi="宋体" w:cs="宋体"/>
            <w:color w:val="046DC8"/>
            <w:kern w:val="0"/>
            <w:sz w:val="24"/>
            <w:szCs w:val="24"/>
            <w:u w:val="single"/>
          </w:rPr>
          <w:t>Squirrel</w:t>
        </w:r>
      </w:hyperlink>
      <w:r w:rsidRPr="0052413D">
        <w:rPr>
          <w:rFonts w:ascii="宋体" w:eastAsia="宋体" w:hAnsi="宋体" w:cs="宋体"/>
          <w:kern w:val="0"/>
          <w:sz w:val="24"/>
          <w:szCs w:val="24"/>
        </w:rPr>
        <w:t>, you’ll want to set the launch path to Update.exe, and pass arguments that specify your application name.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appFolder = path.dirname(process.execPath)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updateExe = path.resolve(appFolder,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'Update.exe'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exeName = path.basename(process.execPath)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app.setLoginItemSettings({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openAtLogin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updateExe,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'--processStart'</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"${exeName}"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'--process-start-args'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"--hidden"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has no effect on </w:t>
      </w:r>
      <w:hyperlink r:id="rId53" w:history="1">
        <w:r w:rsidRPr="0052413D">
          <w:rPr>
            <w:rFonts w:ascii="宋体" w:eastAsia="宋体" w:hAnsi="宋体" w:cs="宋体"/>
            <w:color w:val="046DC8"/>
            <w:kern w:val="0"/>
            <w:sz w:val="24"/>
            <w:szCs w:val="24"/>
            <w:u w:val="single"/>
          </w:rPr>
          <w:t>MAS builds</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app.isAccessibilitySupportEnabled()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Chrome’s accessibility support is enabled,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 This API will return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if the use of assistive technologies, such as screen readers, has been detected. See https://www.chromium.org/developers/design-documents/accessibility for more details.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app.setAboutPanelOptions(options)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applicationName</w:t>
      </w:r>
      <w:r w:rsidRPr="0052413D">
        <w:rPr>
          <w:rFonts w:ascii="宋体" w:eastAsia="宋体" w:hAnsi="宋体" w:cs="宋体"/>
          <w:kern w:val="0"/>
          <w:sz w:val="24"/>
          <w:szCs w:val="24"/>
        </w:rPr>
        <w:t> String (optional) - The app’s name.</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applicationVersion</w:t>
      </w:r>
      <w:r w:rsidRPr="0052413D">
        <w:rPr>
          <w:rFonts w:ascii="宋体" w:eastAsia="宋体" w:hAnsi="宋体" w:cs="宋体"/>
          <w:kern w:val="0"/>
          <w:sz w:val="24"/>
          <w:szCs w:val="24"/>
        </w:rPr>
        <w:t> String (optional) - The app’s version.</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copyright</w:t>
      </w:r>
      <w:r w:rsidRPr="0052413D">
        <w:rPr>
          <w:rFonts w:ascii="宋体" w:eastAsia="宋体" w:hAnsi="宋体" w:cs="宋体"/>
          <w:kern w:val="0"/>
          <w:sz w:val="24"/>
          <w:szCs w:val="24"/>
        </w:rPr>
        <w:t> String (optional) - Copyright information.</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credits</w:t>
      </w:r>
      <w:r w:rsidRPr="0052413D">
        <w:rPr>
          <w:rFonts w:ascii="宋体" w:eastAsia="宋体" w:hAnsi="宋体" w:cs="宋体"/>
          <w:kern w:val="0"/>
          <w:sz w:val="24"/>
          <w:szCs w:val="24"/>
        </w:rPr>
        <w:t> String (optional) - Credit information.</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String (optional) - The app’s build version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the about panel options. This will override the values defined in the app’s </w:t>
      </w:r>
      <w:r w:rsidRPr="0052413D">
        <w:rPr>
          <w:rFonts w:ascii="Consolas" w:eastAsia="宋体" w:hAnsi="Consolas" w:cs="宋体"/>
          <w:color w:val="0B3D47"/>
          <w:kern w:val="0"/>
          <w:sz w:val="20"/>
          <w:szCs w:val="20"/>
          <w:shd w:val="clear" w:color="auto" w:fill="F1F3F4"/>
        </w:rPr>
        <w:t>.plist</w:t>
      </w:r>
      <w:r w:rsidRPr="0052413D">
        <w:rPr>
          <w:rFonts w:ascii="宋体" w:eastAsia="宋体" w:hAnsi="宋体" w:cs="宋体"/>
          <w:kern w:val="0"/>
          <w:sz w:val="24"/>
          <w:szCs w:val="24"/>
        </w:rPr>
        <w:t> file. See the </w:t>
      </w:r>
      <w:hyperlink r:id="rId54" w:history="1">
        <w:r w:rsidRPr="0052413D">
          <w:rPr>
            <w:rFonts w:ascii="宋体" w:eastAsia="宋体" w:hAnsi="宋体" w:cs="宋体"/>
            <w:color w:val="046DC8"/>
            <w:kern w:val="0"/>
            <w:sz w:val="24"/>
            <w:szCs w:val="24"/>
            <w:u w:val="single"/>
          </w:rPr>
          <w:t>Apple docs</w:t>
        </w:r>
      </w:hyperlink>
      <w:r w:rsidRPr="0052413D">
        <w:rPr>
          <w:rFonts w:ascii="宋体" w:eastAsia="宋体" w:hAnsi="宋体" w:cs="宋体"/>
          <w:kern w:val="0"/>
          <w:sz w:val="24"/>
          <w:szCs w:val="24"/>
        </w:rPr>
        <w:t> for more details.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app.commandLine.appendSwitch(switch[, value])</w:t>
      </w:r>
    </w:p>
    <w:p w:rsidR="0052413D" w:rsidRPr="0052413D" w:rsidRDefault="0052413D" w:rsidP="0052413D">
      <w:pPr>
        <w:widowControl/>
        <w:numPr>
          <w:ilvl w:val="0"/>
          <w:numId w:val="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switch</w:t>
      </w:r>
      <w:r w:rsidRPr="0052413D">
        <w:rPr>
          <w:rFonts w:ascii="宋体" w:eastAsia="宋体" w:hAnsi="宋体" w:cs="宋体"/>
          <w:kern w:val="0"/>
          <w:sz w:val="24"/>
          <w:szCs w:val="24"/>
        </w:rPr>
        <w:t> String - A command-line switch</w:t>
      </w:r>
    </w:p>
    <w:p w:rsidR="0052413D" w:rsidRPr="0052413D" w:rsidRDefault="0052413D" w:rsidP="0052413D">
      <w:pPr>
        <w:widowControl/>
        <w:numPr>
          <w:ilvl w:val="0"/>
          <w:numId w:val="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(optional) - A value for the given switch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Append a switch (with optional </w:t>
      </w: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to Chromium’s command line.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will not affect </w:t>
      </w:r>
      <w:r w:rsidRPr="0052413D">
        <w:rPr>
          <w:rFonts w:ascii="Consolas" w:eastAsia="宋体" w:hAnsi="Consolas" w:cs="宋体"/>
          <w:color w:val="0B3D47"/>
          <w:kern w:val="0"/>
          <w:sz w:val="20"/>
          <w:szCs w:val="20"/>
          <w:shd w:val="clear" w:color="auto" w:fill="F1F3F4"/>
        </w:rPr>
        <w:t>process.argv</w:t>
      </w:r>
      <w:r w:rsidRPr="0052413D">
        <w:rPr>
          <w:rFonts w:ascii="宋体" w:eastAsia="宋体" w:hAnsi="宋体" w:cs="宋体"/>
          <w:kern w:val="0"/>
          <w:sz w:val="24"/>
          <w:szCs w:val="24"/>
        </w:rPr>
        <w:t>, and is mainly used by developers to control some low-level Chromium behaviors.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app.commandLine.appendArgument(value)</w:t>
      </w:r>
    </w:p>
    <w:p w:rsidR="0052413D" w:rsidRPr="0052413D" w:rsidRDefault="0052413D" w:rsidP="0052413D">
      <w:pPr>
        <w:widowControl/>
        <w:numPr>
          <w:ilvl w:val="0"/>
          <w:numId w:val="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 The argument to append to the command line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Append an argument to Chromium’s command line. The argument will be quoted correctly.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will not affect </w:t>
      </w:r>
      <w:r w:rsidRPr="0052413D">
        <w:rPr>
          <w:rFonts w:ascii="Consolas" w:eastAsia="宋体" w:hAnsi="Consolas" w:cs="宋体"/>
          <w:color w:val="0B3D47"/>
          <w:kern w:val="0"/>
          <w:sz w:val="20"/>
          <w:szCs w:val="20"/>
          <w:shd w:val="clear" w:color="auto" w:fill="F1F3F4"/>
        </w:rPr>
        <w:t>process.argv</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app.enableMixedSandbox()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Enables mixed sandbox mode on the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can only be called before app is ready.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app.dock.bounce([type])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Can be </w:t>
      </w:r>
      <w:r w:rsidRPr="0052413D">
        <w:rPr>
          <w:rFonts w:ascii="Consolas" w:eastAsia="宋体" w:hAnsi="Consolas" w:cs="宋体"/>
          <w:color w:val="0B3D47"/>
          <w:kern w:val="0"/>
          <w:sz w:val="20"/>
          <w:szCs w:val="20"/>
          <w:shd w:val="clear" w:color="auto" w:fill="F1F3F4"/>
        </w:rPr>
        <w:t>critical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informational</w:t>
      </w:r>
      <w:r w:rsidRPr="0052413D">
        <w:rPr>
          <w:rFonts w:ascii="宋体" w:eastAsia="宋体" w:hAnsi="宋体" w:cs="宋体"/>
          <w:kern w:val="0"/>
          <w:sz w:val="24"/>
          <w:szCs w:val="24"/>
        </w:rPr>
        <w:t>. The default is </w:t>
      </w:r>
      <w:r w:rsidRPr="0052413D">
        <w:rPr>
          <w:rFonts w:ascii="Consolas" w:eastAsia="宋体" w:hAnsi="Consolas" w:cs="宋体"/>
          <w:color w:val="0B3D47"/>
          <w:kern w:val="0"/>
          <w:sz w:val="20"/>
          <w:szCs w:val="20"/>
          <w:shd w:val="clear" w:color="auto" w:fill="F1F3F4"/>
        </w:rPr>
        <w:t>informational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critical</w:t>
      </w:r>
      <w:r w:rsidRPr="0052413D">
        <w:rPr>
          <w:rFonts w:ascii="宋体" w:eastAsia="宋体" w:hAnsi="宋体" w:cs="宋体"/>
          <w:kern w:val="0"/>
          <w:sz w:val="24"/>
          <w:szCs w:val="24"/>
        </w:rPr>
        <w:t> is passed, the dock icon will bounce until either the application becomes active or the request is canceled.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informational</w:t>
      </w:r>
      <w:r w:rsidRPr="0052413D">
        <w:rPr>
          <w:rFonts w:ascii="宋体" w:eastAsia="宋体" w:hAnsi="宋体" w:cs="宋体"/>
          <w:kern w:val="0"/>
          <w:sz w:val="24"/>
          <w:szCs w:val="24"/>
        </w:rPr>
        <w:t> is passed, the dock icon will bounce for one second. However, the request remains active until either the application becomes active or the request is canceled.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an ID representing the request.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app.dock.cancelBounce(id)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Cancel the bounce of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app.dock.downloadFinished(filePath)</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Bounces the Downloads stack if the filePath is inside the Downloads folder.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app.dock.setBadge(text)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the string to be displayed in the dock’s badging area.</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app.dock.getBadge()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badge string of the dock.</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app.dock.hide()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Hides the dock icon.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app.dock.show()</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the dock icon.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app.dock.isVisible()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dock icon is visible. The </w:t>
      </w:r>
      <w:r w:rsidRPr="0052413D">
        <w:rPr>
          <w:rFonts w:ascii="Consolas" w:eastAsia="宋体" w:hAnsi="Consolas" w:cs="宋体"/>
          <w:color w:val="0B3D47"/>
          <w:kern w:val="0"/>
          <w:sz w:val="20"/>
          <w:szCs w:val="20"/>
          <w:shd w:val="clear" w:color="auto" w:fill="F1F3F4"/>
        </w:rPr>
        <w:t>app.dock.show()</w:t>
      </w:r>
      <w:r w:rsidRPr="0052413D">
        <w:rPr>
          <w:rFonts w:ascii="宋体" w:eastAsia="宋体" w:hAnsi="宋体" w:cs="宋体"/>
          <w:kern w:val="0"/>
          <w:sz w:val="24"/>
          <w:szCs w:val="24"/>
        </w:rPr>
        <w:t> call is asynchronous so this method might not return true immediately after that call.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app.dock.setMenu(menu)</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t>
      </w:r>
      <w:hyperlink r:id="rId55" w:history="1">
        <w:r w:rsidRPr="0052413D">
          <w:rPr>
            <w:rFonts w:ascii="宋体" w:eastAsia="宋体" w:hAnsi="宋体" w:cs="宋体"/>
            <w:color w:val="046DC8"/>
            <w:kern w:val="0"/>
            <w:sz w:val="24"/>
            <w:szCs w:val="24"/>
            <w:u w:val="single"/>
          </w:rPr>
          <w:t>Menu</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application’s </w:t>
      </w:r>
      <w:hyperlink r:id="rId56" w:anchor="//apple_ref/doc/uid/TP30000986-CH2-TPXREF103" w:history="1">
        <w:r w:rsidRPr="0052413D">
          <w:rPr>
            <w:rFonts w:ascii="宋体" w:eastAsia="宋体" w:hAnsi="宋体" w:cs="宋体"/>
            <w:color w:val="046DC8"/>
            <w:kern w:val="0"/>
            <w:sz w:val="24"/>
            <w:szCs w:val="24"/>
            <w:u w:val="single"/>
          </w:rPr>
          <w:t>dock menu</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app.dock.setIcon(image)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57"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associated with this dock icon.</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autoUpdater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Enable apps to automatically update themselves.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5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module provides an interface for the </w:t>
      </w:r>
      <w:hyperlink r:id="rId59" w:history="1">
        <w:r w:rsidRPr="0052413D">
          <w:rPr>
            <w:rFonts w:ascii="宋体" w:eastAsia="宋体" w:hAnsi="宋体" w:cs="宋体"/>
            <w:color w:val="046DC8"/>
            <w:kern w:val="0"/>
            <w:sz w:val="24"/>
            <w:szCs w:val="24"/>
            <w:u w:val="single"/>
          </w:rPr>
          <w:t>Squirrel</w:t>
        </w:r>
      </w:hyperlink>
      <w:r w:rsidRPr="0052413D">
        <w:rPr>
          <w:rFonts w:ascii="宋体" w:eastAsia="宋体" w:hAnsi="宋体" w:cs="宋体"/>
          <w:kern w:val="0"/>
          <w:sz w:val="24"/>
          <w:szCs w:val="24"/>
        </w:rPr>
        <w:t> framework.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quickly launch a multi-platform release server for distributing your application by using one of these projects:</w:t>
      </w:r>
    </w:p>
    <w:p w:rsidR="0052413D" w:rsidRPr="0052413D" w:rsidRDefault="00E93C51"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0" w:history="1">
        <w:r w:rsidR="0052413D" w:rsidRPr="0052413D">
          <w:rPr>
            <w:rFonts w:ascii="宋体" w:eastAsia="宋体" w:hAnsi="宋体" w:cs="宋体"/>
            <w:color w:val="046DC8"/>
            <w:kern w:val="0"/>
            <w:sz w:val="24"/>
            <w:szCs w:val="24"/>
            <w:u w:val="single"/>
          </w:rPr>
          <w:t>nuts</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smart release server for your applications, using GitHub as a backend. Auto-updates with Squirrel (Mac &amp; Windows)</w:t>
      </w:r>
    </w:p>
    <w:p w:rsidR="0052413D" w:rsidRPr="0052413D" w:rsidRDefault="00E93C51"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1" w:history="1">
        <w:r w:rsidR="0052413D" w:rsidRPr="0052413D">
          <w:rPr>
            <w:rFonts w:ascii="宋体" w:eastAsia="宋体" w:hAnsi="宋体" w:cs="宋体"/>
            <w:color w:val="046DC8"/>
            <w:kern w:val="0"/>
            <w:sz w:val="24"/>
            <w:szCs w:val="24"/>
            <w:u w:val="single"/>
          </w:rPr>
          <w:t>electron-release-server</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fully featured, self-hosted release server for electron applications, compatible with auto-updater</w:t>
      </w:r>
    </w:p>
    <w:p w:rsidR="0052413D" w:rsidRPr="0052413D" w:rsidRDefault="00E93C51"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2" w:history="1">
        <w:r w:rsidR="0052413D" w:rsidRPr="0052413D">
          <w:rPr>
            <w:rFonts w:ascii="宋体" w:eastAsia="宋体" w:hAnsi="宋体" w:cs="宋体"/>
            <w:color w:val="046DC8"/>
            <w:kern w:val="0"/>
            <w:sz w:val="24"/>
            <w:szCs w:val="24"/>
            <w:u w:val="single"/>
          </w:rPr>
          <w:t>squirrel-updates-server</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simple node.js server for Squirrel.Mac and Squirrel.Windows which uses GitHub releases</w:t>
      </w:r>
    </w:p>
    <w:p w:rsidR="0052413D" w:rsidRPr="0052413D" w:rsidRDefault="00E93C51"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3" w:history="1">
        <w:r w:rsidR="0052413D" w:rsidRPr="0052413D">
          <w:rPr>
            <w:rFonts w:ascii="宋体" w:eastAsia="宋体" w:hAnsi="宋体" w:cs="宋体"/>
            <w:color w:val="046DC8"/>
            <w:kern w:val="0"/>
            <w:sz w:val="24"/>
            <w:szCs w:val="24"/>
            <w:u w:val="single"/>
          </w:rPr>
          <w:t>squirrel-release-server</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simple PHP application for Squirrel.Windows which reads updates from a folder. Supports delta updates.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Platform notices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Though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provides a uniform API for different platforms, there are still some subtle differences on each platform.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module is built upon </w:t>
      </w:r>
      <w:hyperlink r:id="rId64" w:history="1">
        <w:r w:rsidRPr="0052413D">
          <w:rPr>
            <w:rFonts w:ascii="宋体" w:eastAsia="宋体" w:hAnsi="宋体" w:cs="宋体"/>
            <w:color w:val="046DC8"/>
            <w:kern w:val="0"/>
            <w:sz w:val="24"/>
            <w:szCs w:val="24"/>
            <w:u w:val="single"/>
          </w:rPr>
          <w:t>Squirrel.Mac</w:t>
        </w:r>
      </w:hyperlink>
      <w:r w:rsidRPr="0052413D">
        <w:rPr>
          <w:rFonts w:ascii="宋体" w:eastAsia="宋体" w:hAnsi="宋体" w:cs="宋体"/>
          <w:kern w:val="0"/>
          <w:sz w:val="24"/>
          <w:szCs w:val="24"/>
        </w:rPr>
        <w:t>, meaning you don’t need any special setup to make it work. For server-side requirements, you can read </w:t>
      </w:r>
      <w:hyperlink r:id="rId65" w:anchor="server-support" w:history="1">
        <w:r w:rsidRPr="0052413D">
          <w:rPr>
            <w:rFonts w:ascii="宋体" w:eastAsia="宋体" w:hAnsi="宋体" w:cs="宋体"/>
            <w:color w:val="046DC8"/>
            <w:kern w:val="0"/>
            <w:sz w:val="24"/>
            <w:szCs w:val="24"/>
            <w:u w:val="single"/>
          </w:rPr>
          <w:t>Server Support</w:t>
        </w:r>
      </w:hyperlink>
      <w:r w:rsidRPr="0052413D">
        <w:rPr>
          <w:rFonts w:ascii="宋体" w:eastAsia="宋体" w:hAnsi="宋体" w:cs="宋体"/>
          <w:kern w:val="0"/>
          <w:sz w:val="24"/>
          <w:szCs w:val="24"/>
        </w:rPr>
        <w:t>. Note that </w:t>
      </w:r>
      <w:hyperlink r:id="rId66" w:anchor="//apple_ref/doc/uid/TP40009251-SW35" w:history="1">
        <w:r w:rsidRPr="0052413D">
          <w:rPr>
            <w:rFonts w:ascii="宋体" w:eastAsia="宋体" w:hAnsi="宋体" w:cs="宋体"/>
            <w:color w:val="046DC8"/>
            <w:kern w:val="0"/>
            <w:sz w:val="24"/>
            <w:szCs w:val="24"/>
            <w:u w:val="single"/>
          </w:rPr>
          <w:t>App Transport Security</w:t>
        </w:r>
      </w:hyperlink>
      <w:r w:rsidRPr="0052413D">
        <w:rPr>
          <w:rFonts w:ascii="宋体" w:eastAsia="宋体" w:hAnsi="宋体" w:cs="宋体"/>
          <w:kern w:val="0"/>
          <w:sz w:val="24"/>
          <w:szCs w:val="24"/>
        </w:rPr>
        <w:t> (ATS) applies to all requests made as part of the update process. Apps that need to disable ATS can add the </w:t>
      </w:r>
      <w:r w:rsidRPr="0052413D">
        <w:rPr>
          <w:rFonts w:ascii="Consolas" w:eastAsia="宋体" w:hAnsi="Consolas" w:cs="宋体"/>
          <w:color w:val="0B3D47"/>
          <w:kern w:val="0"/>
          <w:sz w:val="20"/>
          <w:szCs w:val="20"/>
          <w:shd w:val="clear" w:color="auto" w:fill="F1F3F4"/>
        </w:rPr>
        <w:t>NSAllowsArbitraryLoads</w:t>
      </w:r>
      <w:r w:rsidRPr="0052413D">
        <w:rPr>
          <w:rFonts w:ascii="宋体" w:eastAsia="宋体" w:hAnsi="宋体" w:cs="宋体"/>
          <w:kern w:val="0"/>
          <w:sz w:val="24"/>
          <w:szCs w:val="24"/>
        </w:rPr>
        <w:t> key to their app’s plist.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Your application must be signed for automatic updates on macOS. This is a requirement of </w:t>
      </w:r>
      <w:r w:rsidRPr="0052413D">
        <w:rPr>
          <w:rFonts w:ascii="Consolas" w:eastAsia="宋体" w:hAnsi="Consolas" w:cs="宋体"/>
          <w:color w:val="0B3D47"/>
          <w:kern w:val="0"/>
          <w:sz w:val="20"/>
          <w:szCs w:val="20"/>
          <w:shd w:val="clear" w:color="auto" w:fill="F1F3F4"/>
        </w:rPr>
        <w:t>Squirrel.Mac</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have to install your app into a user’s machine before you can use 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so it is recommended that you use the </w:t>
      </w:r>
      <w:hyperlink r:id="rId67" w:history="1">
        <w:r w:rsidRPr="0052413D">
          <w:rPr>
            <w:rFonts w:ascii="宋体" w:eastAsia="宋体" w:hAnsi="宋体" w:cs="宋体"/>
            <w:color w:val="046DC8"/>
            <w:kern w:val="0"/>
            <w:sz w:val="24"/>
            <w:szCs w:val="24"/>
            <w:u w:val="single"/>
          </w:rPr>
          <w:t>electron-winstaller</w:t>
        </w:r>
      </w:hyperlink>
      <w:r w:rsidRPr="0052413D">
        <w:rPr>
          <w:rFonts w:ascii="宋体" w:eastAsia="宋体" w:hAnsi="宋体" w:cs="宋体"/>
          <w:kern w:val="0"/>
          <w:sz w:val="24"/>
          <w:szCs w:val="24"/>
        </w:rPr>
        <w:t>, </w:t>
      </w:r>
      <w:hyperlink r:id="rId68" w:history="1">
        <w:r w:rsidRPr="0052413D">
          <w:rPr>
            <w:rFonts w:ascii="宋体" w:eastAsia="宋体" w:hAnsi="宋体" w:cs="宋体"/>
            <w:color w:val="046DC8"/>
            <w:kern w:val="0"/>
            <w:sz w:val="24"/>
            <w:szCs w:val="24"/>
            <w:u w:val="single"/>
          </w:rPr>
          <w:t>electron-forge</w:t>
        </w:r>
      </w:hyperlink>
      <w:r w:rsidRPr="0052413D">
        <w:rPr>
          <w:rFonts w:ascii="宋体" w:eastAsia="宋体" w:hAnsi="宋体" w:cs="宋体"/>
          <w:kern w:val="0"/>
          <w:sz w:val="24"/>
          <w:szCs w:val="24"/>
        </w:rPr>
        <w:t> or the </w:t>
      </w:r>
      <w:hyperlink r:id="rId69" w:history="1">
        <w:r w:rsidRPr="0052413D">
          <w:rPr>
            <w:rFonts w:ascii="宋体" w:eastAsia="宋体" w:hAnsi="宋体" w:cs="宋体"/>
            <w:color w:val="046DC8"/>
            <w:kern w:val="0"/>
            <w:sz w:val="24"/>
            <w:szCs w:val="24"/>
            <w:u w:val="single"/>
          </w:rPr>
          <w:t>grunt-electron-installer</w:t>
        </w:r>
      </w:hyperlink>
      <w:r w:rsidRPr="0052413D">
        <w:rPr>
          <w:rFonts w:ascii="宋体" w:eastAsia="宋体" w:hAnsi="宋体" w:cs="宋体"/>
          <w:kern w:val="0"/>
          <w:sz w:val="24"/>
          <w:szCs w:val="24"/>
        </w:rPr>
        <w:t> package to generate a Windows installer.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using </w:t>
      </w:r>
      <w:hyperlink r:id="rId70" w:history="1">
        <w:r w:rsidRPr="0052413D">
          <w:rPr>
            <w:rFonts w:ascii="宋体" w:eastAsia="宋体" w:hAnsi="宋体" w:cs="宋体"/>
            <w:color w:val="046DC8"/>
            <w:kern w:val="0"/>
            <w:sz w:val="24"/>
            <w:szCs w:val="24"/>
            <w:u w:val="single"/>
          </w:rPr>
          <w:t>electron-winstaller</w:t>
        </w:r>
      </w:hyperlink>
      <w:r w:rsidRPr="0052413D">
        <w:rPr>
          <w:rFonts w:ascii="宋体" w:eastAsia="宋体" w:hAnsi="宋体" w:cs="宋体"/>
          <w:kern w:val="0"/>
          <w:sz w:val="24"/>
          <w:szCs w:val="24"/>
        </w:rPr>
        <w:t> or </w:t>
      </w:r>
      <w:hyperlink r:id="rId71" w:history="1">
        <w:r w:rsidRPr="0052413D">
          <w:rPr>
            <w:rFonts w:ascii="宋体" w:eastAsia="宋体" w:hAnsi="宋体" w:cs="宋体"/>
            <w:color w:val="046DC8"/>
            <w:kern w:val="0"/>
            <w:sz w:val="24"/>
            <w:szCs w:val="24"/>
            <w:u w:val="single"/>
          </w:rPr>
          <w:t>electron-forge</w:t>
        </w:r>
      </w:hyperlink>
      <w:r w:rsidRPr="0052413D">
        <w:rPr>
          <w:rFonts w:ascii="宋体" w:eastAsia="宋体" w:hAnsi="宋体" w:cs="宋体"/>
          <w:kern w:val="0"/>
          <w:sz w:val="24"/>
          <w:szCs w:val="24"/>
        </w:rPr>
        <w:t> make sure you do not try to update your app </w:t>
      </w:r>
      <w:hyperlink r:id="rId72" w:anchor="handling-squirrel-events" w:history="1">
        <w:r w:rsidRPr="0052413D">
          <w:rPr>
            <w:rFonts w:ascii="宋体" w:eastAsia="宋体" w:hAnsi="宋体" w:cs="宋体"/>
            <w:color w:val="046DC8"/>
            <w:kern w:val="0"/>
            <w:sz w:val="24"/>
            <w:szCs w:val="24"/>
            <w:u w:val="single"/>
          </w:rPr>
          <w:t>the first time it runs</w:t>
        </w:r>
      </w:hyperlink>
      <w:r w:rsidRPr="0052413D">
        <w:rPr>
          <w:rFonts w:ascii="宋体" w:eastAsia="宋体" w:hAnsi="宋体" w:cs="宋体"/>
          <w:kern w:val="0"/>
          <w:sz w:val="24"/>
          <w:szCs w:val="24"/>
        </w:rPr>
        <w:t> (Also see </w:t>
      </w:r>
      <w:hyperlink r:id="rId73" w:history="1">
        <w:r w:rsidRPr="0052413D">
          <w:rPr>
            <w:rFonts w:ascii="宋体" w:eastAsia="宋体" w:hAnsi="宋体" w:cs="宋体"/>
            <w:color w:val="046DC8"/>
            <w:kern w:val="0"/>
            <w:sz w:val="24"/>
            <w:szCs w:val="24"/>
            <w:u w:val="single"/>
          </w:rPr>
          <w:t>this issue for more info</w:t>
        </w:r>
      </w:hyperlink>
      <w:r w:rsidRPr="0052413D">
        <w:rPr>
          <w:rFonts w:ascii="宋体" w:eastAsia="宋体" w:hAnsi="宋体" w:cs="宋体"/>
          <w:kern w:val="0"/>
          <w:sz w:val="24"/>
          <w:szCs w:val="24"/>
        </w:rPr>
        <w:t>). It’s also recommended to use </w:t>
      </w:r>
      <w:hyperlink r:id="rId74" w:history="1">
        <w:r w:rsidRPr="0052413D">
          <w:rPr>
            <w:rFonts w:ascii="宋体" w:eastAsia="宋体" w:hAnsi="宋体" w:cs="宋体"/>
            <w:color w:val="046DC8"/>
            <w:kern w:val="0"/>
            <w:sz w:val="24"/>
            <w:szCs w:val="24"/>
            <w:u w:val="single"/>
          </w:rPr>
          <w:t>electron-squirrel-startup</w:t>
        </w:r>
      </w:hyperlink>
      <w:r w:rsidRPr="0052413D">
        <w:rPr>
          <w:rFonts w:ascii="宋体" w:eastAsia="宋体" w:hAnsi="宋体" w:cs="宋体"/>
          <w:kern w:val="0"/>
          <w:sz w:val="24"/>
          <w:szCs w:val="24"/>
        </w:rPr>
        <w:t> to get desktop shortcuts for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installer generated with Squirrel will create a shortcut icon with an </w:t>
      </w:r>
      <w:hyperlink r:id="rId75" w:history="1">
        <w:r w:rsidRPr="0052413D">
          <w:rPr>
            <w:rFonts w:ascii="宋体" w:eastAsia="宋体" w:hAnsi="宋体" w:cs="宋体"/>
            <w:color w:val="046DC8"/>
            <w:kern w:val="0"/>
            <w:sz w:val="24"/>
            <w:szCs w:val="24"/>
            <w:u w:val="single"/>
          </w:rPr>
          <w:t>Application User Model ID</w:t>
        </w:r>
      </w:hyperlink>
      <w:r w:rsidRPr="0052413D">
        <w:rPr>
          <w:rFonts w:ascii="宋体" w:eastAsia="宋体" w:hAnsi="宋体" w:cs="宋体"/>
          <w:kern w:val="0"/>
          <w:sz w:val="24"/>
          <w:szCs w:val="24"/>
        </w:rPr>
        <w:t> in the format of </w:t>
      </w:r>
      <w:r w:rsidRPr="0052413D">
        <w:rPr>
          <w:rFonts w:ascii="Consolas" w:eastAsia="宋体" w:hAnsi="Consolas" w:cs="宋体"/>
          <w:color w:val="0B3D47"/>
          <w:kern w:val="0"/>
          <w:sz w:val="20"/>
          <w:szCs w:val="20"/>
          <w:shd w:val="clear" w:color="auto" w:fill="F1F3F4"/>
        </w:rPr>
        <w:t>com.squirrel.PACKAGE_ID.YOUR_EXE_WITHOUT_DOT_EXE</w:t>
      </w:r>
      <w:r w:rsidRPr="0052413D">
        <w:rPr>
          <w:rFonts w:ascii="宋体" w:eastAsia="宋体" w:hAnsi="宋体" w:cs="宋体"/>
          <w:kern w:val="0"/>
          <w:sz w:val="24"/>
          <w:szCs w:val="24"/>
        </w:rPr>
        <w:t>, examples are </w:t>
      </w:r>
      <w:r w:rsidRPr="0052413D">
        <w:rPr>
          <w:rFonts w:ascii="Consolas" w:eastAsia="宋体" w:hAnsi="Consolas" w:cs="宋体"/>
          <w:color w:val="0B3D47"/>
          <w:kern w:val="0"/>
          <w:sz w:val="20"/>
          <w:szCs w:val="20"/>
          <w:shd w:val="clear" w:color="auto" w:fill="F1F3F4"/>
        </w:rPr>
        <w:t>com.squirrel.slack.Slack</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com.squirrel.code.Code</w:t>
      </w:r>
      <w:r w:rsidRPr="0052413D">
        <w:rPr>
          <w:rFonts w:ascii="宋体" w:eastAsia="宋体" w:hAnsi="宋体" w:cs="宋体"/>
          <w:kern w:val="0"/>
          <w:sz w:val="24"/>
          <w:szCs w:val="24"/>
        </w:rPr>
        <w:t xml:space="preserve">. You have to </w:t>
      </w:r>
      <w:r w:rsidRPr="0052413D">
        <w:rPr>
          <w:rFonts w:ascii="宋体" w:eastAsia="宋体" w:hAnsi="宋体" w:cs="宋体"/>
          <w:kern w:val="0"/>
          <w:sz w:val="24"/>
          <w:szCs w:val="24"/>
        </w:rPr>
        <w:lastRenderedPageBreak/>
        <w:t>use the same ID for your app with </w:t>
      </w:r>
      <w:r w:rsidRPr="0052413D">
        <w:rPr>
          <w:rFonts w:ascii="Consolas" w:eastAsia="宋体" w:hAnsi="Consolas" w:cs="宋体"/>
          <w:color w:val="0B3D47"/>
          <w:kern w:val="0"/>
          <w:sz w:val="20"/>
          <w:szCs w:val="20"/>
          <w:shd w:val="clear" w:color="auto" w:fill="F1F3F4"/>
        </w:rPr>
        <w:t>app.setAppUserModelId</w:t>
      </w:r>
      <w:r w:rsidRPr="0052413D">
        <w:rPr>
          <w:rFonts w:ascii="宋体" w:eastAsia="宋体" w:hAnsi="宋体" w:cs="宋体"/>
          <w:kern w:val="0"/>
          <w:sz w:val="24"/>
          <w:szCs w:val="24"/>
        </w:rPr>
        <w:t> API, otherwise Windows will not be able to pin your app properly in task bar.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Unlike Squirrel.Mac, Windows can host updates on S3 or any other static file host. You can read the documents of </w:t>
      </w:r>
      <w:hyperlink r:id="rId76" w:history="1">
        <w:r w:rsidRPr="0052413D">
          <w:rPr>
            <w:rFonts w:ascii="宋体" w:eastAsia="宋体" w:hAnsi="宋体" w:cs="宋体"/>
            <w:color w:val="046DC8"/>
            <w:kern w:val="0"/>
            <w:sz w:val="24"/>
            <w:szCs w:val="24"/>
            <w:u w:val="single"/>
          </w:rPr>
          <w:t>Squirrel.Windows</w:t>
        </w:r>
      </w:hyperlink>
      <w:r w:rsidRPr="0052413D">
        <w:rPr>
          <w:rFonts w:ascii="宋体" w:eastAsia="宋体" w:hAnsi="宋体" w:cs="宋体"/>
          <w:kern w:val="0"/>
          <w:sz w:val="24"/>
          <w:szCs w:val="24"/>
        </w:rPr>
        <w:t> to get more details about how Squirrel.Windows works.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There is no built-in support for auto-updater on Linux, so it is recommended to use the distribution’s package manager to update your 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object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an error while updating.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‘checking-for-update’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checking if an update has started.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‘update-available’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an available update. The update is downloaded automatically.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‘update-not-available’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no available update.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‘update-downloaded’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event</w:t>
      </w:r>
      <w:r w:rsidRPr="0052413D">
        <w:rPr>
          <w:rFonts w:ascii="宋体" w:eastAsia="宋体" w:hAnsi="宋体" w:cs="宋体"/>
          <w:kern w:val="0"/>
          <w:sz w:val="24"/>
          <w:szCs w:val="24"/>
        </w:rPr>
        <w:t> Event</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releaseNotes</w:t>
      </w:r>
      <w:r w:rsidRPr="0052413D">
        <w:rPr>
          <w:rFonts w:ascii="宋体" w:eastAsia="宋体" w:hAnsi="宋体" w:cs="宋体"/>
          <w:kern w:val="0"/>
          <w:sz w:val="24"/>
          <w:szCs w:val="24"/>
        </w:rPr>
        <w:t> String</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releaseName</w:t>
      </w:r>
      <w:r w:rsidRPr="0052413D">
        <w:rPr>
          <w:rFonts w:ascii="宋体" w:eastAsia="宋体" w:hAnsi="宋体" w:cs="宋体"/>
          <w:kern w:val="0"/>
          <w:sz w:val="24"/>
          <w:szCs w:val="24"/>
        </w:rPr>
        <w:t> String</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releaseDate</w:t>
      </w:r>
      <w:r w:rsidRPr="0052413D">
        <w:rPr>
          <w:rFonts w:ascii="宋体" w:eastAsia="宋体" w:hAnsi="宋体" w:cs="宋体"/>
          <w:kern w:val="0"/>
          <w:sz w:val="24"/>
          <w:szCs w:val="24"/>
        </w:rPr>
        <w:t> Date</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updateURL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update has been downloaded.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only </w:t>
      </w:r>
      <w:r w:rsidRPr="0052413D">
        <w:rPr>
          <w:rFonts w:ascii="Consolas" w:eastAsia="宋体" w:hAnsi="Consolas" w:cs="宋体"/>
          <w:color w:val="0B3D47"/>
          <w:kern w:val="0"/>
          <w:sz w:val="20"/>
          <w:szCs w:val="20"/>
          <w:shd w:val="clear" w:color="auto" w:fill="F1F3F4"/>
        </w:rPr>
        <w:t>releaseName</w:t>
      </w:r>
      <w:r w:rsidRPr="0052413D">
        <w:rPr>
          <w:rFonts w:ascii="宋体" w:eastAsia="宋体" w:hAnsi="宋体" w:cs="宋体"/>
          <w:kern w:val="0"/>
          <w:sz w:val="24"/>
          <w:szCs w:val="24"/>
        </w:rPr>
        <w:t> is available.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object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autoUpdater.setFeedURL(url[, requestHeaders])</w:t>
      </w:r>
    </w:p>
    <w:p w:rsidR="0052413D" w:rsidRPr="0052413D" w:rsidRDefault="0052413D" w:rsidP="0052413D">
      <w:pPr>
        <w:widowControl/>
        <w:numPr>
          <w:ilvl w:val="0"/>
          <w:numId w:val="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(optional) - HTTP request headers.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and initialize the auto updater.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autoUpdater.getFeedURL()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update feed URL.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autoUpdater.checkForUpdates()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Asks the server whether there is an update. You must call </w:t>
      </w:r>
      <w:r w:rsidRPr="0052413D">
        <w:rPr>
          <w:rFonts w:ascii="Consolas" w:eastAsia="宋体" w:hAnsi="Consolas" w:cs="宋体"/>
          <w:color w:val="0B3D47"/>
          <w:kern w:val="0"/>
          <w:sz w:val="20"/>
          <w:szCs w:val="20"/>
          <w:shd w:val="clear" w:color="auto" w:fill="F1F3F4"/>
        </w:rPr>
        <w:t>setFeedURL</w:t>
      </w:r>
      <w:r w:rsidRPr="0052413D">
        <w:rPr>
          <w:rFonts w:ascii="宋体" w:eastAsia="宋体" w:hAnsi="宋体" w:cs="宋体"/>
          <w:kern w:val="0"/>
          <w:sz w:val="24"/>
          <w:szCs w:val="24"/>
        </w:rPr>
        <w:t> before using this API.</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autoUpdater.quitAndInstall()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Restarts the app and installs the update after it has been downloaded. It should only be called after </w:t>
      </w:r>
      <w:r w:rsidRPr="0052413D">
        <w:rPr>
          <w:rFonts w:ascii="Consolas" w:eastAsia="宋体" w:hAnsi="Consolas" w:cs="宋体"/>
          <w:color w:val="0B3D47"/>
          <w:kern w:val="0"/>
          <w:sz w:val="20"/>
          <w:szCs w:val="20"/>
          <w:shd w:val="clear" w:color="auto" w:fill="F1F3F4"/>
        </w:rPr>
        <w:t>update-downloaded</w:t>
      </w:r>
      <w:r w:rsidRPr="0052413D">
        <w:rPr>
          <w:rFonts w:ascii="宋体" w:eastAsia="宋体" w:hAnsi="宋体" w:cs="宋体"/>
          <w:kern w:val="0"/>
          <w:sz w:val="24"/>
          <w:szCs w:val="24"/>
        </w:rPr>
        <w:t> has been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autoUpdater.quitAndInstall()</w:t>
      </w:r>
      <w:r w:rsidRPr="0052413D">
        <w:rPr>
          <w:rFonts w:ascii="宋体" w:eastAsia="宋体" w:hAnsi="宋体" w:cs="宋体"/>
          <w:kern w:val="0"/>
          <w:sz w:val="24"/>
          <w:szCs w:val="24"/>
        </w:rPr>
        <w:t> will close all application windows first and only emit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event on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after that. This is different from the normal quit event sequence.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7"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BrowserView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and control views.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BrowserView API is currently experimental and may change or be removed in future Electron releases.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Process: </w:t>
      </w:r>
      <w:hyperlink r:id="rId7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BrowserView</w:t>
      </w:r>
      <w:r w:rsidRPr="0052413D">
        <w:rPr>
          <w:rFonts w:ascii="宋体" w:eastAsia="宋体" w:hAnsi="宋体" w:cs="宋体"/>
          <w:kern w:val="0"/>
          <w:sz w:val="24"/>
          <w:szCs w:val="24"/>
        </w:rPr>
        <w:t> can be used to embed additional web content into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It is like a child window, except that it is positioned relative to its owning window. It is meant to be an alternative to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{BrowserView,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view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BrowserView({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win.setBrowserView(view)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view.setBounds({ </w:t>
      </w:r>
      <w:r w:rsidRPr="0052413D">
        <w:rPr>
          <w:rFonts w:ascii="Consolas" w:eastAsia="宋体" w:hAnsi="Consolas" w:cs="宋体"/>
          <w:color w:val="007A7A"/>
          <w:kern w:val="0"/>
          <w:sz w:val="20"/>
          <w:szCs w:val="20"/>
          <w:bdr w:val="none" w:sz="0" w:space="0" w:color="auto" w:frame="1"/>
        </w:rPr>
        <w:t>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300</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view.webContents.loadURL(</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BrowserView([options])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Object (optional) - See </w:t>
      </w:r>
      <w:hyperlink r:id="rId78"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BrowserView.fromId(id)</w:t>
      </w:r>
    </w:p>
    <w:p w:rsidR="0052413D" w:rsidRPr="0052413D" w:rsidRDefault="0052413D" w:rsidP="0052413D">
      <w:pPr>
        <w:widowControl/>
        <w:numPr>
          <w:ilvl w:val="0"/>
          <w:numId w:val="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BrowserView</w:t>
      </w:r>
      <w:r w:rsidRPr="0052413D">
        <w:rPr>
          <w:rFonts w:ascii="宋体" w:eastAsia="宋体" w:hAnsi="宋体" w:cs="宋体"/>
          <w:kern w:val="0"/>
          <w:sz w:val="24"/>
          <w:szCs w:val="24"/>
        </w:rPr>
        <w:t> - The view with the given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BrowserView</w:t>
      </w:r>
      <w:r w:rsidRPr="0052413D">
        <w:rPr>
          <w:rFonts w:ascii="宋体" w:eastAsia="宋体" w:hAnsi="宋体" w:cs="宋体"/>
          <w:kern w:val="0"/>
          <w:sz w:val="24"/>
          <w:szCs w:val="24"/>
        </w:rPr>
        <w:t> have the following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view.webContents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hyperlink r:id="rId79"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object owned by this 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view.id</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unique ID of the view.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BrowserView</w:t>
      </w:r>
      <w:r w:rsidRPr="0052413D">
        <w:rPr>
          <w:rFonts w:ascii="宋体" w:eastAsia="宋体" w:hAnsi="宋体" w:cs="宋体"/>
          <w:kern w:val="0"/>
          <w:sz w:val="24"/>
          <w:szCs w:val="24"/>
        </w:rPr>
        <w:t> have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view.setAutoResize(options)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Boolean - If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the view’s width will grow and shrink together with the window.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by default.</w:t>
      </w:r>
    </w:p>
    <w:p w:rsidR="0052413D" w:rsidRPr="0052413D" w:rsidRDefault="0052413D" w:rsidP="0052413D">
      <w:pPr>
        <w:widowControl/>
        <w:numPr>
          <w:ilvl w:val="1"/>
          <w:numId w:val="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Boolean - If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the view’s height will grow and shrink together with the window.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by default.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view.setBounds(bounds)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80"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Resizes and moves the view to the supplied bounds relative to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view.setBackgroundColor(color)</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color</w:t>
      </w:r>
      <w:r w:rsidRPr="0052413D">
        <w:rPr>
          <w:rFonts w:ascii="宋体" w:eastAsia="宋体" w:hAnsi="宋体" w:cs="宋体"/>
          <w:kern w:val="0"/>
          <w:sz w:val="24"/>
          <w:szCs w:val="24"/>
        </w:rPr>
        <w:t> String - Color in </w:t>
      </w:r>
      <w:r w:rsidRPr="0052413D">
        <w:rPr>
          <w:rFonts w:ascii="Consolas" w:eastAsia="宋体" w:hAnsi="Consolas" w:cs="宋体"/>
          <w:color w:val="0B3D47"/>
          <w:kern w:val="0"/>
          <w:sz w:val="20"/>
          <w:szCs w:val="20"/>
          <w:shd w:val="clear" w:color="auto" w:fill="F1F3F4"/>
        </w:rPr>
        <w:t>#aarrggbb</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#argb</w:t>
      </w:r>
      <w:r w:rsidRPr="0052413D">
        <w:rPr>
          <w:rFonts w:ascii="宋体" w:eastAsia="宋体" w:hAnsi="宋体" w:cs="宋体"/>
          <w:kern w:val="0"/>
          <w:sz w:val="24"/>
          <w:szCs w:val="24"/>
        </w:rPr>
        <w:t> form. The alpha channel is optional.</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8"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BrowserWindowProxy</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Manipulate the child browser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81"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object is returned from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and provides limited functionality with the child window.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object has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focus from the child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Forcefully closes the child window without calling its unload 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win.eval(code)</w:t>
      </w:r>
    </w:p>
    <w:p w:rsidR="0052413D" w:rsidRPr="0052413D" w:rsidRDefault="0052413D" w:rsidP="0052413D">
      <w:pPr>
        <w:widowControl/>
        <w:numPr>
          <w:ilvl w:val="0"/>
          <w:numId w:val="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Evaluates the code in the child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Focuses the child window (brings the window to front).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win.print()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Invokes the print dialog on the child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win.postMessage(message, targetOrigin)</w:t>
      </w:r>
    </w:p>
    <w:p w:rsidR="0052413D" w:rsidRPr="0052413D" w:rsidRDefault="0052413D" w:rsidP="0052413D">
      <w:pPr>
        <w:widowControl/>
        <w:numPr>
          <w:ilvl w:val="0"/>
          <w:numId w:val="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w:t>
      </w:r>
    </w:p>
    <w:p w:rsidR="0052413D" w:rsidRPr="0052413D" w:rsidRDefault="0052413D" w:rsidP="0052413D">
      <w:pPr>
        <w:widowControl/>
        <w:numPr>
          <w:ilvl w:val="0"/>
          <w:numId w:val="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targetOrigin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message to the child window with the specified origin or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for no origin preference.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addition to these methods, the child window implements </w:t>
      </w:r>
      <w:r w:rsidRPr="0052413D">
        <w:rPr>
          <w:rFonts w:ascii="Consolas" w:eastAsia="宋体" w:hAnsi="Consolas" w:cs="宋体"/>
          <w:color w:val="0B3D47"/>
          <w:kern w:val="0"/>
          <w:sz w:val="20"/>
          <w:szCs w:val="20"/>
          <w:shd w:val="clear" w:color="auto" w:fill="F1F3F4"/>
        </w:rPr>
        <w:t>window.opener</w:t>
      </w:r>
      <w:r w:rsidRPr="0052413D">
        <w:rPr>
          <w:rFonts w:ascii="宋体" w:eastAsia="宋体" w:hAnsi="宋体" w:cs="宋体"/>
          <w:kern w:val="0"/>
          <w:sz w:val="24"/>
          <w:szCs w:val="24"/>
        </w:rPr>
        <w:t> object with no properties and a single method.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object has the following instance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win.closed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is set to true after the child window gets closed.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BrowserWindow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and control browser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Process: </w:t>
      </w:r>
      <w:hyperlink r:id="rId82"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Or use `remote` from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const {BrowserWindow} = require('electron').remote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Load a remote 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Or load a local HTML file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win.loadURL(`file:</w:t>
      </w:r>
      <w:r w:rsidRPr="0052413D">
        <w:rPr>
          <w:rFonts w:ascii="Consolas" w:eastAsia="宋体" w:hAnsi="Consolas" w:cs="宋体"/>
          <w:i/>
          <w:iCs/>
          <w:color w:val="717160"/>
          <w:kern w:val="0"/>
          <w:sz w:val="20"/>
          <w:szCs w:val="20"/>
          <w:bdr w:val="none" w:sz="0" w:space="0" w:color="auto" w:frame="1"/>
        </w:rPr>
        <w:t>//${__dirname}/app/index.html`)</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Frameless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create a window without chrome, or a transparent window in arbitrary shape, you can use the </w:t>
      </w:r>
      <w:hyperlink r:id="rId83" w:history="1">
        <w:r w:rsidRPr="0052413D">
          <w:rPr>
            <w:rFonts w:ascii="宋体" w:eastAsia="宋体" w:hAnsi="宋体" w:cs="宋体"/>
            <w:color w:val="046DC8"/>
            <w:kern w:val="0"/>
            <w:sz w:val="24"/>
            <w:szCs w:val="24"/>
            <w:u w:val="single"/>
          </w:rPr>
          <w:t>Frameless Window</w:t>
        </w:r>
      </w:hyperlink>
      <w:r w:rsidRPr="0052413D">
        <w:rPr>
          <w:rFonts w:ascii="宋体" w:eastAsia="宋体" w:hAnsi="宋体" w:cs="宋体"/>
          <w:kern w:val="0"/>
          <w:sz w:val="24"/>
          <w:szCs w:val="24"/>
        </w:rPr>
        <w:t> API.</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Showing window gracefully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loading a page in the window directly, users may see the page load incrementally, which is not a good experience for a native app. To make the window display without visual flash, there are two solutions for different situations.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w:t>
      </w:r>
      <w:r w:rsidRPr="0052413D">
        <w:rPr>
          <w:rFonts w:ascii="Consolas" w:eastAsia="宋体" w:hAnsi="Consolas" w:cs="宋体"/>
          <w:color w:val="0B3D47"/>
          <w:kern w:val="0"/>
          <w:sz w:val="28"/>
          <w:szCs w:val="28"/>
          <w:shd w:val="clear" w:color="auto" w:fill="E2E8E9"/>
        </w:rPr>
        <w:t>ready-to-show</w:t>
      </w:r>
      <w:r w:rsidRPr="0052413D">
        <w:rPr>
          <w:rFonts w:ascii="宋体" w:eastAsia="宋体" w:hAnsi="宋体" w:cs="宋体"/>
          <w:color w:val="183D44"/>
          <w:kern w:val="0"/>
          <w:sz w:val="33"/>
          <w:szCs w:val="33"/>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While loading the page, the </w:t>
      </w:r>
      <w:r w:rsidRPr="0052413D">
        <w:rPr>
          <w:rFonts w:ascii="Consolas" w:eastAsia="宋体" w:hAnsi="Consolas" w:cs="宋体"/>
          <w:color w:val="0B3D47"/>
          <w:kern w:val="0"/>
          <w:sz w:val="20"/>
          <w:szCs w:val="20"/>
          <w:shd w:val="clear" w:color="auto" w:fill="F1F3F4"/>
        </w:rPr>
        <w:t>ready-to-show</w:t>
      </w:r>
      <w:r w:rsidRPr="0052413D">
        <w:rPr>
          <w:rFonts w:ascii="宋体" w:eastAsia="宋体" w:hAnsi="宋体" w:cs="宋体"/>
          <w:kern w:val="0"/>
          <w:sz w:val="24"/>
          <w:szCs w:val="24"/>
        </w:rPr>
        <w:t> event will be emitted when the renderer process has rendered the page for the first time if the window has not been shown yet. Showing the window after this event will have no visual flash: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win.once(</w:t>
      </w:r>
      <w:r w:rsidRPr="0052413D">
        <w:rPr>
          <w:rFonts w:ascii="Consolas" w:eastAsia="宋体" w:hAnsi="Consolas" w:cs="宋体"/>
          <w:color w:val="D01040"/>
          <w:kern w:val="0"/>
          <w:sz w:val="20"/>
          <w:szCs w:val="20"/>
          <w:bdr w:val="none" w:sz="0" w:space="0" w:color="auto" w:frame="1"/>
        </w:rPr>
        <w:t>'ready-to-show'</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usually emitted after the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event, but for pages with many remote resources, it may be emitted before the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event.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Setting </w:t>
      </w:r>
      <w:r w:rsidRPr="0052413D">
        <w:rPr>
          <w:rFonts w:ascii="Consolas" w:eastAsia="宋体" w:hAnsi="Consolas" w:cs="宋体"/>
          <w:color w:val="0B3D47"/>
          <w:kern w:val="0"/>
          <w:sz w:val="28"/>
          <w:szCs w:val="28"/>
          <w:shd w:val="clear" w:color="auto" w:fill="E2E8E9"/>
        </w:rPr>
        <w:t>backgroundColor</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a complex app, the </w:t>
      </w:r>
      <w:r w:rsidRPr="0052413D">
        <w:rPr>
          <w:rFonts w:ascii="Consolas" w:eastAsia="宋体" w:hAnsi="Consolas" w:cs="宋体"/>
          <w:color w:val="0B3D47"/>
          <w:kern w:val="0"/>
          <w:sz w:val="20"/>
          <w:szCs w:val="20"/>
          <w:shd w:val="clear" w:color="auto" w:fill="F1F3F4"/>
        </w:rPr>
        <w:t>ready-to-show</w:t>
      </w:r>
      <w:r w:rsidRPr="0052413D">
        <w:rPr>
          <w:rFonts w:ascii="宋体" w:eastAsia="宋体" w:hAnsi="宋体" w:cs="宋体"/>
          <w:kern w:val="0"/>
          <w:sz w:val="24"/>
          <w:szCs w:val="24"/>
        </w:rPr>
        <w:t> event could be emitted too late, making the app feel slow. In this case, it is recommended to show the window immediately, and use a </w:t>
      </w: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close to your app’s background: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backgroundColor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'#2e2c29'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even for apps that use </w:t>
      </w:r>
      <w:r w:rsidRPr="0052413D">
        <w:rPr>
          <w:rFonts w:ascii="Consolas" w:eastAsia="宋体" w:hAnsi="Consolas" w:cs="宋体"/>
          <w:color w:val="0B3D47"/>
          <w:kern w:val="0"/>
          <w:sz w:val="20"/>
          <w:szCs w:val="20"/>
          <w:shd w:val="clear" w:color="auto" w:fill="F1F3F4"/>
        </w:rPr>
        <w:t>ready-to-show</w:t>
      </w:r>
      <w:r w:rsidRPr="0052413D">
        <w:rPr>
          <w:rFonts w:ascii="宋体" w:eastAsia="宋体" w:hAnsi="宋体" w:cs="宋体"/>
          <w:kern w:val="0"/>
          <w:sz w:val="24"/>
          <w:szCs w:val="24"/>
        </w:rPr>
        <w:t> event, it is still recommended to set </w:t>
      </w: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to make app feel more native.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Parent and child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using </w:t>
      </w: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option, you can create child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top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child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parent</w:t>
      </w:r>
      <w:r w:rsidRPr="0052413D">
        <w:rPr>
          <w:rFonts w:ascii="Consolas" w:eastAsia="宋体" w:hAnsi="Consolas" w:cs="宋体"/>
          <w:color w:val="0B3D47"/>
          <w:kern w:val="0"/>
          <w:sz w:val="20"/>
          <w:szCs w:val="20"/>
          <w:bdr w:val="none" w:sz="0" w:space="0" w:color="auto" w:frame="1"/>
        </w:rPr>
        <w:t>: 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child.show()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top.show()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child</w:t>
      </w:r>
      <w:r w:rsidRPr="0052413D">
        <w:rPr>
          <w:rFonts w:ascii="宋体" w:eastAsia="宋体" w:hAnsi="宋体" w:cs="宋体"/>
          <w:kern w:val="0"/>
          <w:sz w:val="24"/>
          <w:szCs w:val="24"/>
        </w:rPr>
        <w:t> window will always show on top of the </w:t>
      </w:r>
      <w:r w:rsidRPr="0052413D">
        <w:rPr>
          <w:rFonts w:ascii="Consolas" w:eastAsia="宋体" w:hAnsi="Consolas" w:cs="宋体"/>
          <w:color w:val="0B3D47"/>
          <w:kern w:val="0"/>
          <w:sz w:val="20"/>
          <w:szCs w:val="20"/>
          <w:shd w:val="clear" w:color="auto" w:fill="F1F3F4"/>
        </w:rPr>
        <w:t>top</w:t>
      </w:r>
      <w:r w:rsidRPr="0052413D">
        <w:rPr>
          <w:rFonts w:ascii="宋体" w:eastAsia="宋体" w:hAnsi="宋体" w:cs="宋体"/>
          <w:kern w:val="0"/>
          <w:sz w:val="24"/>
          <w:szCs w:val="24"/>
        </w:rPr>
        <w:t> window.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Modal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modal window is a child window that disables parent window, to create a modal window, you have to set both </w:t>
      </w: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modal</w:t>
      </w:r>
      <w:r w:rsidRPr="0052413D">
        <w:rPr>
          <w:rFonts w:ascii="宋体" w:eastAsia="宋体" w:hAnsi="宋体" w:cs="宋体"/>
          <w:kern w:val="0"/>
          <w:sz w:val="24"/>
          <w:szCs w:val="24"/>
        </w:rPr>
        <w:t> 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child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parent</w:t>
      </w:r>
      <w:r w:rsidRPr="0052413D">
        <w:rPr>
          <w:rFonts w:ascii="Consolas" w:eastAsia="宋体" w:hAnsi="Consolas" w:cs="宋体"/>
          <w:color w:val="0B3D47"/>
          <w:kern w:val="0"/>
          <w:sz w:val="20"/>
          <w:szCs w:val="20"/>
          <w:bdr w:val="none" w:sz="0" w:space="0" w:color="auto" w:frame="1"/>
        </w:rPr>
        <w:t xml:space="preserve">: top, </w:t>
      </w:r>
      <w:r w:rsidRPr="0052413D">
        <w:rPr>
          <w:rFonts w:ascii="Consolas" w:eastAsia="宋体" w:hAnsi="Consolas" w:cs="宋体"/>
          <w:color w:val="007A7A"/>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child.loadURL(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child.once(</w:t>
      </w:r>
      <w:r w:rsidRPr="0052413D">
        <w:rPr>
          <w:rFonts w:ascii="Consolas" w:eastAsia="宋体" w:hAnsi="Consolas" w:cs="宋体"/>
          <w:color w:val="D01040"/>
          <w:kern w:val="0"/>
          <w:sz w:val="20"/>
          <w:szCs w:val="20"/>
          <w:bdr w:val="none" w:sz="0" w:space="0" w:color="auto" w:frame="1"/>
        </w:rPr>
        <w:t>'ready-to-show'</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child.show()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Page visibility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w:t>
      </w:r>
      <w:hyperlink r:id="rId84" w:history="1">
        <w:r w:rsidRPr="0052413D">
          <w:rPr>
            <w:rFonts w:ascii="宋体" w:eastAsia="宋体" w:hAnsi="宋体" w:cs="宋体"/>
            <w:color w:val="046DC8"/>
            <w:kern w:val="0"/>
            <w:sz w:val="24"/>
            <w:szCs w:val="24"/>
            <w:u w:val="single"/>
          </w:rPr>
          <w:t>Page Visibility API</w:t>
        </w:r>
      </w:hyperlink>
      <w:r w:rsidRPr="0052413D">
        <w:rPr>
          <w:rFonts w:ascii="宋体" w:eastAsia="宋体" w:hAnsi="宋体" w:cs="宋体"/>
          <w:kern w:val="0"/>
          <w:sz w:val="24"/>
          <w:szCs w:val="24"/>
        </w:rPr>
        <w:t> works as follows:</w:t>
      </w:r>
    </w:p>
    <w:p w:rsidR="0052413D" w:rsidRPr="0052413D" w:rsidRDefault="0052413D" w:rsidP="0052413D">
      <w:pPr>
        <w:widowControl/>
        <w:numPr>
          <w:ilvl w:val="0"/>
          <w:numId w:val="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all platforms, the visibility state tracks whether the window is hidden/minimized or not.</w:t>
      </w:r>
    </w:p>
    <w:p w:rsidR="0052413D" w:rsidRPr="0052413D" w:rsidRDefault="0052413D" w:rsidP="0052413D">
      <w:pPr>
        <w:widowControl/>
        <w:numPr>
          <w:ilvl w:val="0"/>
          <w:numId w:val="6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Additionally, on macOS, the visibility state also tracks the window occlusion state. If the window is occluded (i.e. fully covered) by another window, the visibility state will be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On other platforms, the visibility state will be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only when the window is minimized or explicitly hidden with </w:t>
      </w:r>
      <w:r w:rsidRPr="0052413D">
        <w:rPr>
          <w:rFonts w:ascii="Consolas" w:eastAsia="宋体" w:hAnsi="Consolas" w:cs="宋体"/>
          <w:color w:val="0B3D47"/>
          <w:kern w:val="0"/>
          <w:sz w:val="20"/>
          <w:szCs w:val="20"/>
          <w:shd w:val="clear" w:color="auto" w:fill="F1F3F4"/>
        </w:rPr>
        <w:t>win.hide()</w:t>
      </w:r>
      <w:r w:rsidRPr="0052413D">
        <w:rPr>
          <w:rFonts w:ascii="宋体" w:eastAsia="宋体" w:hAnsi="宋体" w:cs="宋体"/>
          <w:kern w:val="0"/>
          <w:sz w:val="24"/>
          <w:szCs w:val="24"/>
        </w:rPr>
        <w:t>.</w:t>
      </w:r>
    </w:p>
    <w:p w:rsidR="0052413D" w:rsidRPr="0052413D" w:rsidRDefault="0052413D" w:rsidP="0052413D">
      <w:pPr>
        <w:widowControl/>
        <w:numPr>
          <w:ilvl w:val="0"/>
          <w:numId w:val="6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If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is created with </w:t>
      </w:r>
      <w:r w:rsidRPr="0052413D">
        <w:rPr>
          <w:rFonts w:ascii="Consolas" w:eastAsia="宋体" w:hAnsi="Consolas" w:cs="宋体"/>
          <w:color w:val="0B3D47"/>
          <w:kern w:val="0"/>
          <w:sz w:val="20"/>
          <w:szCs w:val="20"/>
          <w:shd w:val="clear" w:color="auto" w:fill="F1F3F4"/>
        </w:rPr>
        <w:t>show: false</w:t>
      </w:r>
      <w:r w:rsidRPr="0052413D">
        <w:rPr>
          <w:rFonts w:ascii="宋体" w:eastAsia="宋体" w:hAnsi="宋体" w:cs="宋体"/>
          <w:kern w:val="0"/>
          <w:sz w:val="24"/>
          <w:szCs w:val="24"/>
        </w:rPr>
        <w:t>, the initial visibility state will be </w:t>
      </w: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despite the window actually being hidden.</w:t>
      </w:r>
    </w:p>
    <w:p w:rsidR="0052413D" w:rsidRPr="0052413D" w:rsidRDefault="0052413D" w:rsidP="0052413D">
      <w:pPr>
        <w:widowControl/>
        <w:numPr>
          <w:ilvl w:val="0"/>
          <w:numId w:val="6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Consolas" w:eastAsia="宋体" w:hAnsi="Consolas" w:cs="宋体"/>
          <w:color w:val="0B3D47"/>
          <w:kern w:val="0"/>
          <w:sz w:val="20"/>
          <w:szCs w:val="20"/>
          <w:shd w:val="clear" w:color="auto" w:fill="F1F3F4"/>
        </w:rPr>
        <w:t>backgroundThrottling</w:t>
      </w:r>
      <w:r w:rsidRPr="0052413D">
        <w:rPr>
          <w:rFonts w:ascii="宋体" w:eastAsia="宋体" w:hAnsi="宋体" w:cs="宋体"/>
          <w:kern w:val="0"/>
          <w:sz w:val="24"/>
          <w:szCs w:val="24"/>
        </w:rPr>
        <w:t> is disabled, the visibility state will remain </w:t>
      </w: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even if the window is minimized, occluded, or hidden.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recommended that you pause expensive operations when the visibility state is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in order to minimize power consumption.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Platform notices</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macOS modal windows will be displayed as sheets attached to the parent window.</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macOS the child windows will keep the relative position to parent window when parent window moves, while on Windows and Linux child windows will not move.</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it is not supported to change parent window dynamically.</w:t>
      </w:r>
    </w:p>
    <w:p w:rsidR="0052413D" w:rsidRPr="0052413D" w:rsidRDefault="0052413D" w:rsidP="0052413D">
      <w:pPr>
        <w:widowControl/>
        <w:numPr>
          <w:ilvl w:val="0"/>
          <w:numId w:val="6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the type of modal windows will be changed to </w:t>
      </w:r>
      <w:r w:rsidRPr="0052413D">
        <w:rPr>
          <w:rFonts w:ascii="Consolas" w:eastAsia="宋体" w:hAnsi="Consolas" w:cs="宋体"/>
          <w:color w:val="0B3D47"/>
          <w:kern w:val="0"/>
          <w:sz w:val="20"/>
          <w:szCs w:val="20"/>
          <w:shd w:val="clear" w:color="auto" w:fill="F1F3F4"/>
        </w:rPr>
        <w:t>dialog</w:t>
      </w:r>
      <w:r w:rsidRPr="0052413D">
        <w:rPr>
          <w:rFonts w:ascii="宋体" w:eastAsia="宋体" w:hAnsi="宋体" w:cs="宋体"/>
          <w:kern w:val="0"/>
          <w:sz w:val="24"/>
          <w:szCs w:val="24"/>
        </w:rPr>
        <w:t>.</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Linux many desktop environments do not support hiding a modal window.</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BrowserWindow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and control browser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Process: </w:t>
      </w:r>
      <w:hyperlink r:id="rId8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is an </w:t>
      </w:r>
      <w:hyperlink r:id="rId86" w:anchor="events_class_event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creates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with native properties as set by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BrowserWindow([options])</w:t>
      </w:r>
    </w:p>
    <w:p w:rsidR="0052413D" w:rsidRPr="0052413D" w:rsidRDefault="0052413D" w:rsidP="0052413D">
      <w:pPr>
        <w:widowControl/>
        <w:numPr>
          <w:ilvl w:val="0"/>
          <w:numId w:val="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Window’s width in pixels. Default is </w:t>
      </w:r>
      <w:r w:rsidRPr="0052413D">
        <w:rPr>
          <w:rFonts w:ascii="Consolas" w:eastAsia="宋体" w:hAnsi="Consolas" w:cs="宋体"/>
          <w:color w:val="0B3D47"/>
          <w:kern w:val="0"/>
          <w:sz w:val="20"/>
          <w:szCs w:val="20"/>
          <w:shd w:val="clear" w:color="auto" w:fill="F1F3F4"/>
        </w:rPr>
        <w:t>800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Window’s height in pixels. Default is </w:t>
      </w:r>
      <w:r w:rsidRPr="0052413D">
        <w:rPr>
          <w:rFonts w:ascii="Consolas" w:eastAsia="宋体" w:hAnsi="Consolas" w:cs="宋体"/>
          <w:color w:val="0B3D47"/>
          <w:kern w:val="0"/>
          <w:sz w:val="20"/>
          <w:szCs w:val="20"/>
          <w:shd w:val="clear" w:color="auto" w:fill="F1F3F4"/>
        </w:rPr>
        <w:t>600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 (optional)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if y is used) - Window’s left offset from screen. Default is to center the window.</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 (optional)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if x is used) - Window’s top offset from screen. Default is to center the window.</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useContentSize</w:t>
      </w:r>
      <w:r w:rsidRPr="0052413D">
        <w:rPr>
          <w:rFonts w:ascii="宋体" w:eastAsia="宋体" w:hAnsi="宋体" w:cs="宋体"/>
          <w:kern w:val="0"/>
          <w:sz w:val="24"/>
          <w:szCs w:val="24"/>
        </w:rPr>
        <w:t> Boolean (optional) - The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would be used as web page’s size, which means the actual window’s size will include window frame’s size and be slightly larger.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center</w:t>
      </w:r>
      <w:r w:rsidRPr="0052413D">
        <w:rPr>
          <w:rFonts w:ascii="宋体" w:eastAsia="宋体" w:hAnsi="宋体" w:cs="宋体"/>
          <w:kern w:val="0"/>
          <w:sz w:val="24"/>
          <w:szCs w:val="24"/>
        </w:rPr>
        <w:t> Boolean (optional) - Show window in the center of the screen.</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minWidth</w:t>
      </w:r>
      <w:r w:rsidRPr="0052413D">
        <w:rPr>
          <w:rFonts w:ascii="宋体" w:eastAsia="宋体" w:hAnsi="宋体" w:cs="宋体"/>
          <w:kern w:val="0"/>
          <w:sz w:val="24"/>
          <w:szCs w:val="24"/>
        </w:rPr>
        <w:t> Integer (optional) - Window’s minimum width.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minHeight</w:t>
      </w:r>
      <w:r w:rsidRPr="0052413D">
        <w:rPr>
          <w:rFonts w:ascii="宋体" w:eastAsia="宋体" w:hAnsi="宋体" w:cs="宋体"/>
          <w:kern w:val="0"/>
          <w:sz w:val="24"/>
          <w:szCs w:val="24"/>
        </w:rPr>
        <w:t> Integer (optional) - Window’s minimum height.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maxWidth</w:t>
      </w:r>
      <w:r w:rsidRPr="0052413D">
        <w:rPr>
          <w:rFonts w:ascii="宋体" w:eastAsia="宋体" w:hAnsi="宋体" w:cs="宋体"/>
          <w:kern w:val="0"/>
          <w:sz w:val="24"/>
          <w:szCs w:val="24"/>
        </w:rPr>
        <w:t> Integer (optional) - Window’s maximum width. Default is no limit.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maxHeight</w:t>
      </w:r>
      <w:r w:rsidRPr="0052413D">
        <w:rPr>
          <w:rFonts w:ascii="宋体" w:eastAsia="宋体" w:hAnsi="宋体" w:cs="宋体"/>
          <w:kern w:val="0"/>
          <w:sz w:val="24"/>
          <w:szCs w:val="24"/>
        </w:rPr>
        <w:t> Integer (optional) - Window’s maximum height. Default is no limit.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resizable</w:t>
      </w:r>
      <w:r w:rsidRPr="0052413D">
        <w:rPr>
          <w:rFonts w:ascii="宋体" w:eastAsia="宋体" w:hAnsi="宋体" w:cs="宋体"/>
          <w:kern w:val="0"/>
          <w:sz w:val="24"/>
          <w:szCs w:val="24"/>
        </w:rPr>
        <w:t> Boolean (optional) - Whether window is resizable.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movable</w:t>
      </w:r>
      <w:r w:rsidRPr="0052413D">
        <w:rPr>
          <w:rFonts w:ascii="宋体" w:eastAsia="宋体" w:hAnsi="宋体" w:cs="宋体"/>
          <w:kern w:val="0"/>
          <w:sz w:val="24"/>
          <w:szCs w:val="24"/>
        </w:rPr>
        <w:t> Boolean (optional) - Whether window is movable.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minimizable</w:t>
      </w:r>
      <w:r w:rsidRPr="0052413D">
        <w:rPr>
          <w:rFonts w:ascii="宋体" w:eastAsia="宋体" w:hAnsi="宋体" w:cs="宋体"/>
          <w:kern w:val="0"/>
          <w:sz w:val="24"/>
          <w:szCs w:val="24"/>
        </w:rPr>
        <w:t> Boolean (optional) - Whether window is minimizable.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maximizable</w:t>
      </w:r>
      <w:r w:rsidRPr="0052413D">
        <w:rPr>
          <w:rFonts w:ascii="宋体" w:eastAsia="宋体" w:hAnsi="宋体" w:cs="宋体"/>
          <w:kern w:val="0"/>
          <w:sz w:val="24"/>
          <w:szCs w:val="24"/>
        </w:rPr>
        <w:t> Boolean (optional) - Whether window is maximizable.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closable</w:t>
      </w:r>
      <w:r w:rsidRPr="0052413D">
        <w:rPr>
          <w:rFonts w:ascii="宋体" w:eastAsia="宋体" w:hAnsi="宋体" w:cs="宋体"/>
          <w:kern w:val="0"/>
          <w:sz w:val="24"/>
          <w:szCs w:val="24"/>
        </w:rPr>
        <w:t> Boolean (optional) - Whether window is closable.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focusable</w:t>
      </w:r>
      <w:r w:rsidRPr="0052413D">
        <w:rPr>
          <w:rFonts w:ascii="宋体" w:eastAsia="宋体" w:hAnsi="宋体" w:cs="宋体"/>
          <w:kern w:val="0"/>
          <w:sz w:val="24"/>
          <w:szCs w:val="24"/>
        </w:rPr>
        <w:t> Boolean (optional) - Whether the window can be focused.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On Windows setting </w:t>
      </w:r>
      <w:r w:rsidRPr="0052413D">
        <w:rPr>
          <w:rFonts w:ascii="Consolas" w:eastAsia="宋体" w:hAnsi="Consolas" w:cs="宋体"/>
          <w:color w:val="0B3D47"/>
          <w:kern w:val="0"/>
          <w:sz w:val="20"/>
          <w:szCs w:val="20"/>
          <w:shd w:val="clear" w:color="auto" w:fill="F1F3F4"/>
        </w:rPr>
        <w:t>focusable: false</w:t>
      </w:r>
      <w:r w:rsidRPr="0052413D">
        <w:rPr>
          <w:rFonts w:ascii="宋体" w:eastAsia="宋体" w:hAnsi="宋体" w:cs="宋体"/>
          <w:kern w:val="0"/>
          <w:sz w:val="24"/>
          <w:szCs w:val="24"/>
        </w:rPr>
        <w:t> also implies setting </w:t>
      </w:r>
      <w:r w:rsidRPr="0052413D">
        <w:rPr>
          <w:rFonts w:ascii="Consolas" w:eastAsia="宋体" w:hAnsi="Consolas" w:cs="宋体"/>
          <w:color w:val="0B3D47"/>
          <w:kern w:val="0"/>
          <w:sz w:val="20"/>
          <w:szCs w:val="20"/>
          <w:shd w:val="clear" w:color="auto" w:fill="F1F3F4"/>
        </w:rPr>
        <w:t>skipTaskbar: true</w:t>
      </w:r>
      <w:r w:rsidRPr="0052413D">
        <w:rPr>
          <w:rFonts w:ascii="宋体" w:eastAsia="宋体" w:hAnsi="宋体" w:cs="宋体"/>
          <w:kern w:val="0"/>
          <w:sz w:val="24"/>
          <w:szCs w:val="24"/>
        </w:rPr>
        <w:t xml:space="preserve">. On Linux </w:t>
      </w:r>
      <w:r w:rsidRPr="0052413D">
        <w:rPr>
          <w:rFonts w:ascii="宋体" w:eastAsia="宋体" w:hAnsi="宋体" w:cs="宋体"/>
          <w:kern w:val="0"/>
          <w:sz w:val="24"/>
          <w:szCs w:val="24"/>
        </w:rPr>
        <w:lastRenderedPageBreak/>
        <w:t>setting </w:t>
      </w:r>
      <w:r w:rsidRPr="0052413D">
        <w:rPr>
          <w:rFonts w:ascii="Consolas" w:eastAsia="宋体" w:hAnsi="Consolas" w:cs="宋体"/>
          <w:color w:val="0B3D47"/>
          <w:kern w:val="0"/>
          <w:sz w:val="20"/>
          <w:szCs w:val="20"/>
          <w:shd w:val="clear" w:color="auto" w:fill="F1F3F4"/>
        </w:rPr>
        <w:t>focusable: false</w:t>
      </w:r>
      <w:r w:rsidRPr="0052413D">
        <w:rPr>
          <w:rFonts w:ascii="宋体" w:eastAsia="宋体" w:hAnsi="宋体" w:cs="宋体"/>
          <w:kern w:val="0"/>
          <w:sz w:val="24"/>
          <w:szCs w:val="24"/>
        </w:rPr>
        <w:t>makes the window stop interacting with wm, so the window will always stay on top in all workspaces.</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alwaysOnTop</w:t>
      </w:r>
      <w:r w:rsidRPr="0052413D">
        <w:rPr>
          <w:rFonts w:ascii="宋体" w:eastAsia="宋体" w:hAnsi="宋体" w:cs="宋体"/>
          <w:kern w:val="0"/>
          <w:sz w:val="24"/>
          <w:szCs w:val="24"/>
        </w:rPr>
        <w:t> Boolean (optional) - Whether the window should always stay on top of other windows.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fullscreen</w:t>
      </w:r>
      <w:r w:rsidRPr="0052413D">
        <w:rPr>
          <w:rFonts w:ascii="宋体" w:eastAsia="宋体" w:hAnsi="宋体" w:cs="宋体"/>
          <w:kern w:val="0"/>
          <w:sz w:val="24"/>
          <w:szCs w:val="24"/>
        </w:rPr>
        <w:t> Boolean (optional) - Whether the window should show in fullscreen. When explicitly set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the fullscreen button will be hidden or disabled on macOS.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fullscreenable</w:t>
      </w:r>
      <w:r w:rsidRPr="0052413D">
        <w:rPr>
          <w:rFonts w:ascii="宋体" w:eastAsia="宋体" w:hAnsi="宋体" w:cs="宋体"/>
          <w:kern w:val="0"/>
          <w:sz w:val="24"/>
          <w:szCs w:val="24"/>
        </w:rPr>
        <w:t> Boolean (optional) - Whether the window can be put into fullscreen mode. On macOS, also whether the maximize/zoom button should toggle full screen mode or maximize window.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skipTaskbar</w:t>
      </w:r>
      <w:r w:rsidRPr="0052413D">
        <w:rPr>
          <w:rFonts w:ascii="宋体" w:eastAsia="宋体" w:hAnsi="宋体" w:cs="宋体"/>
          <w:kern w:val="0"/>
          <w:sz w:val="24"/>
          <w:szCs w:val="24"/>
        </w:rPr>
        <w:t> Boolean (optional) - Whether to show the window in taskbar.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kiosk</w:t>
      </w:r>
      <w:r w:rsidRPr="0052413D">
        <w:rPr>
          <w:rFonts w:ascii="宋体" w:eastAsia="宋体" w:hAnsi="宋体" w:cs="宋体"/>
          <w:kern w:val="0"/>
          <w:sz w:val="24"/>
          <w:szCs w:val="24"/>
        </w:rPr>
        <w:t> Boolean (optional) - The kiosk mode.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 - Default window title. Default is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87"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 (optional) - The window icon. On Windows it is recommended to use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icons to get best visual effects, you can also leave it undefined so the executable’s icon will be used.</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w:t>
      </w:r>
      <w:r w:rsidRPr="0052413D">
        <w:rPr>
          <w:rFonts w:ascii="宋体" w:eastAsia="宋体" w:hAnsi="宋体" w:cs="宋体"/>
          <w:kern w:val="0"/>
          <w:sz w:val="24"/>
          <w:szCs w:val="24"/>
        </w:rPr>
        <w:t> Boolean (optional) - Whether window should be shown when created.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w:t>
      </w:r>
      <w:r w:rsidRPr="0052413D">
        <w:rPr>
          <w:rFonts w:ascii="宋体" w:eastAsia="宋体" w:hAnsi="宋体" w:cs="宋体"/>
          <w:kern w:val="0"/>
          <w:sz w:val="24"/>
          <w:szCs w:val="24"/>
        </w:rPr>
        <w:t> Boolean (optional) - Specify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create a </w:t>
      </w:r>
      <w:hyperlink r:id="rId88" w:history="1">
        <w:r w:rsidRPr="0052413D">
          <w:rPr>
            <w:rFonts w:ascii="宋体" w:eastAsia="宋体" w:hAnsi="宋体" w:cs="宋体"/>
            <w:color w:val="046DC8"/>
            <w:kern w:val="0"/>
            <w:sz w:val="24"/>
            <w:szCs w:val="24"/>
            <w:u w:val="single"/>
          </w:rPr>
          <w:t>Frameless Window</w:t>
        </w:r>
      </w:hyperlink>
      <w:r w:rsidRPr="0052413D">
        <w:rPr>
          <w:rFonts w:ascii="宋体" w:eastAsia="宋体" w:hAnsi="宋体" w:cs="宋体"/>
          <w:kern w:val="0"/>
          <w:sz w:val="24"/>
          <w:szCs w:val="24"/>
        </w:rPr>
        <w: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BrowserWindow (optional) - Specify parent window. Default is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modal</w:t>
      </w:r>
      <w:r w:rsidRPr="0052413D">
        <w:rPr>
          <w:rFonts w:ascii="宋体" w:eastAsia="宋体" w:hAnsi="宋体" w:cs="宋体"/>
          <w:kern w:val="0"/>
          <w:sz w:val="24"/>
          <w:szCs w:val="24"/>
        </w:rPr>
        <w:t> Boolean (optional) - Whether this is a modal window. This only works when the window is a child window.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acceptFirstMouse</w:t>
      </w:r>
      <w:r w:rsidRPr="0052413D">
        <w:rPr>
          <w:rFonts w:ascii="宋体" w:eastAsia="宋体" w:hAnsi="宋体" w:cs="宋体"/>
          <w:kern w:val="0"/>
          <w:sz w:val="24"/>
          <w:szCs w:val="24"/>
        </w:rPr>
        <w:t> Boolean (optional) - Whether the web view accepts a single mouse-down event that simultaneously activates the window.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disableAutoHideCursor</w:t>
      </w:r>
      <w:r w:rsidRPr="0052413D">
        <w:rPr>
          <w:rFonts w:ascii="宋体" w:eastAsia="宋体" w:hAnsi="宋体" w:cs="宋体"/>
          <w:kern w:val="0"/>
          <w:sz w:val="24"/>
          <w:szCs w:val="24"/>
        </w:rPr>
        <w:t> Boolean (optional) - Whether to hide cursor when typing.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autoHideMenuBar</w:t>
      </w:r>
      <w:r w:rsidRPr="0052413D">
        <w:rPr>
          <w:rFonts w:ascii="宋体" w:eastAsia="宋体" w:hAnsi="宋体" w:cs="宋体"/>
          <w:kern w:val="0"/>
          <w:sz w:val="24"/>
          <w:szCs w:val="24"/>
        </w:rPr>
        <w:t> Boolean (optional) - Auto hide the menu bar unless the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 is pressed.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enableLargerThanScreen</w:t>
      </w:r>
      <w:r w:rsidRPr="0052413D">
        <w:rPr>
          <w:rFonts w:ascii="宋体" w:eastAsia="宋体" w:hAnsi="宋体" w:cs="宋体"/>
          <w:kern w:val="0"/>
          <w:sz w:val="24"/>
          <w:szCs w:val="24"/>
        </w:rPr>
        <w:t> Boolean (optional) - Enable the window to be resized larger than screen.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String (optional) - Window’s background color as Hexadecimal value, like </w:t>
      </w:r>
      <w:r w:rsidRPr="0052413D">
        <w:rPr>
          <w:rFonts w:ascii="Consolas" w:eastAsia="宋体" w:hAnsi="Consolas" w:cs="宋体"/>
          <w:color w:val="0B3D47"/>
          <w:kern w:val="0"/>
          <w:sz w:val="20"/>
          <w:szCs w:val="20"/>
          <w:shd w:val="clear" w:color="auto" w:fill="F1F3F4"/>
        </w:rPr>
        <w:t>#66CD00</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#FFF</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#80FFFFFF</w:t>
      </w:r>
      <w:r w:rsidRPr="0052413D">
        <w:rPr>
          <w:rFonts w:ascii="宋体" w:eastAsia="宋体" w:hAnsi="宋体" w:cs="宋体"/>
          <w:kern w:val="0"/>
          <w:sz w:val="24"/>
          <w:szCs w:val="24"/>
        </w:rPr>
        <w:t> (alpha is supported). Default is </w:t>
      </w:r>
      <w:r w:rsidRPr="0052413D">
        <w:rPr>
          <w:rFonts w:ascii="Consolas" w:eastAsia="宋体" w:hAnsi="Consolas" w:cs="宋体"/>
          <w:color w:val="0B3D47"/>
          <w:kern w:val="0"/>
          <w:sz w:val="20"/>
          <w:szCs w:val="20"/>
          <w:shd w:val="clear" w:color="auto" w:fill="F1F3F4"/>
        </w:rPr>
        <w:t>#FFF</w:t>
      </w:r>
      <w:r w:rsidRPr="0052413D">
        <w:rPr>
          <w:rFonts w:ascii="宋体" w:eastAsia="宋体" w:hAnsi="宋体" w:cs="宋体"/>
          <w:kern w:val="0"/>
          <w:sz w:val="24"/>
          <w:szCs w:val="24"/>
        </w:rPr>
        <w:t> (white).</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hasShadow</w:t>
      </w:r>
      <w:r w:rsidRPr="0052413D">
        <w:rPr>
          <w:rFonts w:ascii="宋体" w:eastAsia="宋体" w:hAnsi="宋体" w:cs="宋体"/>
          <w:kern w:val="0"/>
          <w:sz w:val="24"/>
          <w:szCs w:val="24"/>
        </w:rPr>
        <w:t> Boolean (optional) - Whether window should have a shadow. This is only implemented on macOS.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darkTheme</w:t>
      </w:r>
      <w:r w:rsidRPr="0052413D">
        <w:rPr>
          <w:rFonts w:ascii="宋体" w:eastAsia="宋体" w:hAnsi="宋体" w:cs="宋体"/>
          <w:kern w:val="0"/>
          <w:sz w:val="24"/>
          <w:szCs w:val="24"/>
        </w:rPr>
        <w:t> Boolean (optional) - Forces using dark theme for the window, only works on some GTK+3 desktop environments.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transparent</w:t>
      </w:r>
      <w:r w:rsidRPr="0052413D">
        <w:rPr>
          <w:rFonts w:ascii="宋体" w:eastAsia="宋体" w:hAnsi="宋体" w:cs="宋体"/>
          <w:kern w:val="0"/>
          <w:sz w:val="24"/>
          <w:szCs w:val="24"/>
        </w:rPr>
        <w:t> Boolean (optional) - Makes the window </w:t>
      </w:r>
      <w:hyperlink r:id="rId89" w:history="1">
        <w:r w:rsidRPr="0052413D">
          <w:rPr>
            <w:rFonts w:ascii="宋体" w:eastAsia="宋体" w:hAnsi="宋体" w:cs="宋体"/>
            <w:color w:val="046DC8"/>
            <w:kern w:val="0"/>
            <w:sz w:val="24"/>
            <w:szCs w:val="24"/>
            <w:u w:val="single"/>
          </w:rPr>
          <w:t>transparent</w:t>
        </w:r>
      </w:hyperlink>
      <w:r w:rsidRPr="0052413D">
        <w:rPr>
          <w:rFonts w:ascii="宋体" w:eastAsia="宋体" w:hAnsi="宋体" w:cs="宋体"/>
          <w:kern w:val="0"/>
          <w:sz w:val="24"/>
          <w:szCs w:val="24"/>
        </w:rPr>
        <w:t>.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The type of window, default is normal window. See more about this below.</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titleBarStyle</w:t>
      </w:r>
      <w:r w:rsidRPr="0052413D">
        <w:rPr>
          <w:rFonts w:ascii="宋体" w:eastAsia="宋体" w:hAnsi="宋体" w:cs="宋体"/>
          <w:kern w:val="0"/>
          <w:sz w:val="24"/>
          <w:szCs w:val="24"/>
        </w:rPr>
        <w:t> String (optional) - The style of window title bar. Default is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Possible values are: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 Results in the standard gray opaque Mac title bar.</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 Results in a hidden title bar and a full size content window, yet the title bar still has the standard window controls (“traffic lights”) in the top left.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hidden-inset</w:t>
      </w:r>
      <w:r w:rsidRPr="0052413D">
        <w:rPr>
          <w:rFonts w:ascii="宋体" w:eastAsia="宋体" w:hAnsi="宋体" w:cs="宋体"/>
          <w:kern w:val="0"/>
          <w:sz w:val="24"/>
          <w:szCs w:val="24"/>
        </w:rPr>
        <w:t> - Deprecated, use </w:t>
      </w:r>
      <w:r w:rsidRPr="0052413D">
        <w:rPr>
          <w:rFonts w:ascii="Consolas" w:eastAsia="宋体" w:hAnsi="Consolas" w:cs="宋体"/>
          <w:color w:val="0B3D47"/>
          <w:kern w:val="0"/>
          <w:sz w:val="20"/>
          <w:szCs w:val="20"/>
          <w:shd w:val="clear" w:color="auto" w:fill="F1F3F4"/>
        </w:rPr>
        <w:t>hiddenInset</w:t>
      </w:r>
      <w:r w:rsidRPr="0052413D">
        <w:rPr>
          <w:rFonts w:ascii="宋体" w:eastAsia="宋体" w:hAnsi="宋体" w:cs="宋体"/>
          <w:kern w:val="0"/>
          <w:sz w:val="24"/>
          <w:szCs w:val="24"/>
        </w:rPr>
        <w:t> instead.</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hiddenInset</w:t>
      </w:r>
      <w:r w:rsidRPr="0052413D">
        <w:rPr>
          <w:rFonts w:ascii="宋体" w:eastAsia="宋体" w:hAnsi="宋体" w:cs="宋体"/>
          <w:kern w:val="0"/>
          <w:sz w:val="24"/>
          <w:szCs w:val="24"/>
        </w:rPr>
        <w:t> - Results in a hidden title bar with an alternative look where the traffic light buttons are slightly more inset from the window edge.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customButtonsOnHover</w:t>
      </w:r>
      <w:r w:rsidRPr="0052413D">
        <w:rPr>
          <w:rFonts w:ascii="宋体" w:eastAsia="宋体" w:hAnsi="宋体" w:cs="宋体"/>
          <w:kern w:val="0"/>
          <w:sz w:val="24"/>
          <w:szCs w:val="24"/>
        </w:rPr>
        <w:t> Boolean (optional) - Draw custom close, minimize, and full screen buttons on macOS frameless windows. These buttons will not display unless hovered over in the top left of the window. These custom buttons prevent issues with mouse events that occur with the standard window toolbar buttons.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option is currently experimental.</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fullscreenWindowTitle</w:t>
      </w:r>
      <w:r w:rsidRPr="0052413D">
        <w:rPr>
          <w:rFonts w:ascii="宋体" w:eastAsia="宋体" w:hAnsi="宋体" w:cs="宋体"/>
          <w:kern w:val="0"/>
          <w:sz w:val="24"/>
          <w:szCs w:val="24"/>
        </w:rPr>
        <w:t> Boolean (optional) - Shows the title in the tile bar in full screen mode on macOS for all </w:t>
      </w:r>
      <w:r w:rsidRPr="0052413D">
        <w:rPr>
          <w:rFonts w:ascii="Consolas" w:eastAsia="宋体" w:hAnsi="Consolas" w:cs="宋体"/>
          <w:color w:val="0B3D47"/>
          <w:kern w:val="0"/>
          <w:sz w:val="20"/>
          <w:szCs w:val="20"/>
          <w:shd w:val="clear" w:color="auto" w:fill="F1F3F4"/>
        </w:rPr>
        <w:t>titleBarStyle</w:t>
      </w:r>
      <w:r w:rsidRPr="0052413D">
        <w:rPr>
          <w:rFonts w:ascii="宋体" w:eastAsia="宋体" w:hAnsi="宋体" w:cs="宋体"/>
          <w:kern w:val="0"/>
          <w:sz w:val="24"/>
          <w:szCs w:val="24"/>
        </w:rPr>
        <w:t> options.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thickFrame</w:t>
      </w:r>
      <w:r w:rsidRPr="0052413D">
        <w:rPr>
          <w:rFonts w:ascii="宋体" w:eastAsia="宋体" w:hAnsi="宋体" w:cs="宋体"/>
          <w:kern w:val="0"/>
          <w:sz w:val="24"/>
          <w:szCs w:val="24"/>
        </w:rPr>
        <w:t> Boolean (optional) - Use </w:t>
      </w:r>
      <w:r w:rsidRPr="0052413D">
        <w:rPr>
          <w:rFonts w:ascii="Consolas" w:eastAsia="宋体" w:hAnsi="Consolas" w:cs="宋体"/>
          <w:color w:val="0B3D47"/>
          <w:kern w:val="0"/>
          <w:sz w:val="20"/>
          <w:szCs w:val="20"/>
          <w:shd w:val="clear" w:color="auto" w:fill="F1F3F4"/>
        </w:rPr>
        <w:t>WS_THICKFRAME</w:t>
      </w:r>
      <w:r w:rsidRPr="0052413D">
        <w:rPr>
          <w:rFonts w:ascii="宋体" w:eastAsia="宋体" w:hAnsi="宋体" w:cs="宋体"/>
          <w:kern w:val="0"/>
          <w:sz w:val="24"/>
          <w:szCs w:val="24"/>
        </w:rPr>
        <w:t> style for frameless windows on Windows, which adds standard window frame. Setting it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will remove window shadow and window animations.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vibrancy</w:t>
      </w:r>
      <w:r w:rsidRPr="0052413D">
        <w:rPr>
          <w:rFonts w:ascii="宋体" w:eastAsia="宋体" w:hAnsi="宋体" w:cs="宋体"/>
          <w:kern w:val="0"/>
          <w:sz w:val="24"/>
          <w:szCs w:val="24"/>
        </w:rPr>
        <w:t> String (optional) - Add a type of vibrancy effect to the window, only on macOS. Can be </w:t>
      </w:r>
      <w:r w:rsidRPr="0052413D">
        <w:rPr>
          <w:rFonts w:ascii="Consolas" w:eastAsia="宋体" w:hAnsi="Consolas" w:cs="宋体"/>
          <w:color w:val="0B3D47"/>
          <w:kern w:val="0"/>
          <w:sz w:val="20"/>
          <w:szCs w:val="20"/>
          <w:shd w:val="clear" w:color="auto" w:fill="F1F3F4"/>
        </w:rPr>
        <w:t>appearance-based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dark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titlebar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popover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sidebar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medium-light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ultra-dark</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zoomToPageWidth</w:t>
      </w:r>
      <w:r w:rsidRPr="0052413D">
        <w:rPr>
          <w:rFonts w:ascii="宋体" w:eastAsia="宋体" w:hAnsi="宋体" w:cs="宋体"/>
          <w:kern w:val="0"/>
          <w:sz w:val="24"/>
          <w:szCs w:val="24"/>
        </w:rPr>
        <w:t> Boolean (optional) - Controls the behavior on macOS when option-clicking the green stoplight button on the toolbar or by clicking the Window &gt; Zoom menu item. If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the window will grow to the preferred width of the web page when zoomed,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will cause it to zoom to the width of the screen. This will also affect the behavior when calling </w:t>
      </w:r>
      <w:r w:rsidRPr="0052413D">
        <w:rPr>
          <w:rFonts w:ascii="Consolas" w:eastAsia="宋体" w:hAnsi="Consolas" w:cs="宋体"/>
          <w:color w:val="0B3D47"/>
          <w:kern w:val="0"/>
          <w:sz w:val="20"/>
          <w:szCs w:val="20"/>
          <w:shd w:val="clear" w:color="auto" w:fill="F1F3F4"/>
        </w:rPr>
        <w:t>maximize()</w:t>
      </w:r>
      <w:r w:rsidRPr="0052413D">
        <w:rPr>
          <w:rFonts w:ascii="宋体" w:eastAsia="宋体" w:hAnsi="宋体" w:cs="宋体"/>
          <w:kern w:val="0"/>
          <w:sz w:val="24"/>
          <w:szCs w:val="24"/>
        </w:rPr>
        <w:t> directly.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tabbingIdentifier</w:t>
      </w:r>
      <w:r w:rsidRPr="0052413D">
        <w:rPr>
          <w:rFonts w:ascii="宋体" w:eastAsia="宋体" w:hAnsi="宋体" w:cs="宋体"/>
          <w:kern w:val="0"/>
          <w:sz w:val="24"/>
          <w:szCs w:val="24"/>
        </w:rPr>
        <w:t> String (optional) - Tab group name, allows opening the window as a native tab on macOS 10.12+. Windows with the same tabbing identifier will be grouped together. This also adds a native new tab button to your window’s tab bar and allows your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and window to receive the </w:t>
      </w:r>
      <w:r w:rsidRPr="0052413D">
        <w:rPr>
          <w:rFonts w:ascii="Consolas" w:eastAsia="宋体" w:hAnsi="Consolas" w:cs="宋体"/>
          <w:color w:val="0B3D47"/>
          <w:kern w:val="0"/>
          <w:sz w:val="20"/>
          <w:szCs w:val="20"/>
          <w:shd w:val="clear" w:color="auto" w:fill="F1F3F4"/>
        </w:rPr>
        <w:t>new-window-for-tab</w:t>
      </w:r>
      <w:r w:rsidRPr="0052413D">
        <w:rPr>
          <w:rFonts w:ascii="宋体" w:eastAsia="宋体" w:hAnsi="宋体" w:cs="宋体"/>
          <w:kern w:val="0"/>
          <w:sz w:val="24"/>
          <w:szCs w:val="24"/>
        </w:rPr>
        <w:t> event.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Object (optional) - Settings of web page’s features.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devTools</w:t>
      </w:r>
      <w:r w:rsidRPr="0052413D">
        <w:rPr>
          <w:rFonts w:ascii="宋体" w:eastAsia="宋体" w:hAnsi="宋体" w:cs="宋体"/>
          <w:kern w:val="0"/>
          <w:sz w:val="24"/>
          <w:szCs w:val="24"/>
        </w:rPr>
        <w:t> Boolean (optional) - Whether to enable DevTools. If it is set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can not use </w:t>
      </w:r>
      <w:r w:rsidRPr="0052413D">
        <w:rPr>
          <w:rFonts w:ascii="Consolas" w:eastAsia="宋体" w:hAnsi="Consolas" w:cs="宋体"/>
          <w:color w:val="0B3D47"/>
          <w:kern w:val="0"/>
          <w:sz w:val="20"/>
          <w:szCs w:val="20"/>
          <w:shd w:val="clear" w:color="auto" w:fill="F1F3F4"/>
        </w:rPr>
        <w:t>BrowserWindow.webContents.openDevTools()</w:t>
      </w:r>
      <w:r w:rsidRPr="0052413D">
        <w:rPr>
          <w:rFonts w:ascii="宋体" w:eastAsia="宋体" w:hAnsi="宋体" w:cs="宋体"/>
          <w:kern w:val="0"/>
          <w:sz w:val="24"/>
          <w:szCs w:val="24"/>
        </w:rPr>
        <w:t> to open DevTools.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Boolean (optional) - Whether node integration is enabled.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nodeIntegrationInWorker</w:t>
      </w:r>
      <w:r w:rsidRPr="0052413D">
        <w:rPr>
          <w:rFonts w:ascii="宋体" w:eastAsia="宋体" w:hAnsi="宋体" w:cs="宋体"/>
          <w:kern w:val="0"/>
          <w:sz w:val="24"/>
          <w:szCs w:val="24"/>
        </w:rPr>
        <w:t> Boolean (optional) - Whether node integration is enabled in web workers.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More about this can be found in </w:t>
      </w:r>
      <w:hyperlink r:id="rId90" w:history="1">
        <w:r w:rsidRPr="0052413D">
          <w:rPr>
            <w:rFonts w:ascii="宋体" w:eastAsia="宋体" w:hAnsi="宋体" w:cs="宋体"/>
            <w:color w:val="046DC8"/>
            <w:kern w:val="0"/>
            <w:sz w:val="24"/>
            <w:szCs w:val="24"/>
            <w:u w:val="single"/>
          </w:rPr>
          <w:t>Multithreading</w:t>
        </w:r>
      </w:hyperlink>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String (optional) - Specifies a script that will be loaded before other scripts run in the page. This script will always have access to node APIs no matter whether node integration is turned on or off. The value should be the absolute file path to the script. When node integration is turned off, the preload script can reintroduce Node global symbols back to the global scope. See example </w:t>
      </w:r>
      <w:hyperlink r:id="rId91" w:anchor="event-loaded"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Boolean (optional) - If set, this will sandbox the renderer associated with the window, making it compatible with the Chromium OS-level sandbox and disabling the Node.js engine. This is not the same as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option and the APIs available to the preload script are more limited. Read more about the option </w:t>
      </w:r>
      <w:hyperlink r:id="rId92"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option is currently experimental and may change or be removed in future Electron releases.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t>
      </w:r>
      <w:hyperlink r:id="rId93" w:anchor="class-session" w:history="1">
        <w:r w:rsidRPr="0052413D">
          <w:rPr>
            <w:rFonts w:ascii="宋体" w:eastAsia="宋体" w:hAnsi="宋体" w:cs="宋体"/>
            <w:color w:val="046DC8"/>
            <w:kern w:val="0"/>
            <w:sz w:val="24"/>
            <w:szCs w:val="24"/>
            <w:u w:val="single"/>
          </w:rPr>
          <w:t>Session</w:t>
        </w:r>
      </w:hyperlink>
      <w:r w:rsidRPr="0052413D">
        <w:rPr>
          <w:rFonts w:ascii="宋体" w:eastAsia="宋体" w:hAnsi="宋体" w:cs="宋体"/>
          <w:kern w:val="0"/>
          <w:sz w:val="24"/>
          <w:szCs w:val="24"/>
        </w:rPr>
        <w:t> (optional) - Sets the session used by the page. Instead of passing the Session object directly, you can also choose to use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option instead, which accepts a partition string. When both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are provided,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will be preferred. Default is the default session.</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 (optional) - Sets the session used by the page according to the session’s partition string. If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starts with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the page will use a persistent session available to all pages in the app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If there is no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xml:space="preserve"> prefix, the page will use an in-memory session. By assigning the </w:t>
      </w:r>
      <w:r w:rsidRPr="0052413D">
        <w:rPr>
          <w:rFonts w:ascii="宋体" w:eastAsia="宋体" w:hAnsi="宋体" w:cs="宋体"/>
          <w:kern w:val="0"/>
          <w:sz w:val="24"/>
          <w:szCs w:val="24"/>
        </w:rPr>
        <w:lastRenderedPageBreak/>
        <w:t>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multiple pages can share the same session. Default is the default session.</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zoomFactor</w:t>
      </w:r>
      <w:r w:rsidRPr="0052413D">
        <w:rPr>
          <w:rFonts w:ascii="宋体" w:eastAsia="宋体" w:hAnsi="宋体" w:cs="宋体"/>
          <w:kern w:val="0"/>
          <w:sz w:val="24"/>
          <w:szCs w:val="24"/>
        </w:rPr>
        <w:t> Number (optional) - The default zoom factor of the page, </w:t>
      </w:r>
      <w:r w:rsidRPr="0052413D">
        <w:rPr>
          <w:rFonts w:ascii="Consolas" w:eastAsia="宋体" w:hAnsi="Consolas" w:cs="宋体"/>
          <w:color w:val="0B3D47"/>
          <w:kern w:val="0"/>
          <w:sz w:val="20"/>
          <w:szCs w:val="20"/>
          <w:shd w:val="clear" w:color="auto" w:fill="F1F3F4"/>
        </w:rPr>
        <w:t>3.0</w:t>
      </w:r>
      <w:r w:rsidRPr="0052413D">
        <w:rPr>
          <w:rFonts w:ascii="宋体" w:eastAsia="宋体" w:hAnsi="宋体" w:cs="宋体"/>
          <w:kern w:val="0"/>
          <w:sz w:val="24"/>
          <w:szCs w:val="24"/>
        </w:rPr>
        <w:t> represents </w:t>
      </w:r>
      <w:r w:rsidRPr="0052413D">
        <w:rPr>
          <w:rFonts w:ascii="Consolas" w:eastAsia="宋体" w:hAnsi="Consolas" w:cs="宋体"/>
          <w:color w:val="0B3D47"/>
          <w:kern w:val="0"/>
          <w:sz w:val="20"/>
          <w:szCs w:val="20"/>
          <w:shd w:val="clear" w:color="auto" w:fill="F1F3F4"/>
        </w:rPr>
        <w:t>300%</w:t>
      </w:r>
      <w:r w:rsidRPr="0052413D">
        <w:rPr>
          <w:rFonts w:ascii="宋体" w:eastAsia="宋体" w:hAnsi="宋体" w:cs="宋体"/>
          <w:kern w:val="0"/>
          <w:sz w:val="24"/>
          <w:szCs w:val="24"/>
        </w:rPr>
        <w:t>. Default is </w:t>
      </w:r>
      <w:r w:rsidRPr="0052413D">
        <w:rPr>
          <w:rFonts w:ascii="Consolas" w:eastAsia="宋体" w:hAnsi="Consolas" w:cs="宋体"/>
          <w:color w:val="0B3D47"/>
          <w:kern w:val="0"/>
          <w:sz w:val="20"/>
          <w:szCs w:val="20"/>
          <w:shd w:val="clear" w:color="auto" w:fill="F1F3F4"/>
        </w:rPr>
        <w:t>1.0</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javascript</w:t>
      </w:r>
      <w:r w:rsidRPr="0052413D">
        <w:rPr>
          <w:rFonts w:ascii="宋体" w:eastAsia="宋体" w:hAnsi="宋体" w:cs="宋体"/>
          <w:kern w:val="0"/>
          <w:sz w:val="24"/>
          <w:szCs w:val="24"/>
        </w:rPr>
        <w:t> Boolean (optional) - Enables JavaScript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webSecurity</w:t>
      </w:r>
      <w:r w:rsidRPr="0052413D">
        <w:rPr>
          <w:rFonts w:ascii="宋体" w:eastAsia="宋体" w:hAnsi="宋体" w:cs="宋体"/>
          <w:kern w:val="0"/>
          <w:sz w:val="24"/>
          <w:szCs w:val="24"/>
        </w:rPr>
        <w:t> Boolean (optional) - When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it will disable the same-origin policy (usually using testing websites by people), and set </w:t>
      </w:r>
      <w:r w:rsidRPr="0052413D">
        <w:rPr>
          <w:rFonts w:ascii="Consolas" w:eastAsia="宋体" w:hAnsi="Consolas" w:cs="宋体"/>
          <w:color w:val="0B3D47"/>
          <w:kern w:val="0"/>
          <w:sz w:val="20"/>
          <w:szCs w:val="20"/>
          <w:shd w:val="clear" w:color="auto" w:fill="F1F3F4"/>
        </w:rPr>
        <w:t>allowRunningInsecureContent</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this options has not been set by user.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allowRunningInsecureContent</w:t>
      </w:r>
      <w:r w:rsidRPr="0052413D">
        <w:rPr>
          <w:rFonts w:ascii="宋体" w:eastAsia="宋体" w:hAnsi="宋体" w:cs="宋体"/>
          <w:kern w:val="0"/>
          <w:sz w:val="24"/>
          <w:szCs w:val="24"/>
        </w:rPr>
        <w:t> Boolean (optional) - Allow an https page to run JavaScript, CSS or plugins from http URLs.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images</w:t>
      </w:r>
      <w:r w:rsidRPr="0052413D">
        <w:rPr>
          <w:rFonts w:ascii="宋体" w:eastAsia="宋体" w:hAnsi="宋体" w:cs="宋体"/>
          <w:kern w:val="0"/>
          <w:sz w:val="24"/>
          <w:szCs w:val="24"/>
        </w:rPr>
        <w:t> Boolean (optional) - Enables image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textAreasAreResizable</w:t>
      </w:r>
      <w:r w:rsidRPr="0052413D">
        <w:rPr>
          <w:rFonts w:ascii="宋体" w:eastAsia="宋体" w:hAnsi="宋体" w:cs="宋体"/>
          <w:kern w:val="0"/>
          <w:sz w:val="24"/>
          <w:szCs w:val="24"/>
        </w:rPr>
        <w:t> Boolean (optional) - Make TextArea elements resizable.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webgl</w:t>
      </w:r>
      <w:r w:rsidRPr="0052413D">
        <w:rPr>
          <w:rFonts w:ascii="宋体" w:eastAsia="宋体" w:hAnsi="宋体" w:cs="宋体"/>
          <w:kern w:val="0"/>
          <w:sz w:val="24"/>
          <w:szCs w:val="24"/>
        </w:rPr>
        <w:t> Boolean (optional) - Enables WebGL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webaudio</w:t>
      </w:r>
      <w:r w:rsidRPr="0052413D">
        <w:rPr>
          <w:rFonts w:ascii="宋体" w:eastAsia="宋体" w:hAnsi="宋体" w:cs="宋体"/>
          <w:kern w:val="0"/>
          <w:sz w:val="24"/>
          <w:szCs w:val="24"/>
        </w:rPr>
        <w:t> Boolean (optional) - Enables WebAudio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plugins</w:t>
      </w:r>
      <w:r w:rsidRPr="0052413D">
        <w:rPr>
          <w:rFonts w:ascii="宋体" w:eastAsia="宋体" w:hAnsi="宋体" w:cs="宋体"/>
          <w:kern w:val="0"/>
          <w:sz w:val="24"/>
          <w:szCs w:val="24"/>
        </w:rPr>
        <w:t> Boolean (optional) - Whether plugins should be enabled.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experimentalFeatures</w:t>
      </w:r>
      <w:r w:rsidRPr="0052413D">
        <w:rPr>
          <w:rFonts w:ascii="宋体" w:eastAsia="宋体" w:hAnsi="宋体" w:cs="宋体"/>
          <w:kern w:val="0"/>
          <w:sz w:val="24"/>
          <w:szCs w:val="24"/>
        </w:rPr>
        <w:t> Boolean (optional) - Enables Chromium’s experimental features.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experimentalCanvasFeatures</w:t>
      </w:r>
      <w:r w:rsidRPr="0052413D">
        <w:rPr>
          <w:rFonts w:ascii="宋体" w:eastAsia="宋体" w:hAnsi="宋体" w:cs="宋体"/>
          <w:kern w:val="0"/>
          <w:sz w:val="24"/>
          <w:szCs w:val="24"/>
        </w:rPr>
        <w:t> Boolean (optional) - Enables Chromium’s experimental canvas features.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scrollBounce</w:t>
      </w:r>
      <w:r w:rsidRPr="0052413D">
        <w:rPr>
          <w:rFonts w:ascii="宋体" w:eastAsia="宋体" w:hAnsi="宋体" w:cs="宋体"/>
          <w:kern w:val="0"/>
          <w:sz w:val="24"/>
          <w:szCs w:val="24"/>
        </w:rPr>
        <w:t> Boolean (optional) - Enables scroll bounce (rubber banding) effect on macOS.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blinkFeatures</w:t>
      </w:r>
      <w:r w:rsidRPr="0052413D">
        <w:rPr>
          <w:rFonts w:ascii="宋体" w:eastAsia="宋体" w:hAnsi="宋体" w:cs="宋体"/>
          <w:kern w:val="0"/>
          <w:sz w:val="24"/>
          <w:szCs w:val="24"/>
        </w:rPr>
        <w:t> String (optional) - A list of feature strings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like </w:t>
      </w:r>
      <w:r w:rsidRPr="0052413D">
        <w:rPr>
          <w:rFonts w:ascii="Consolas" w:eastAsia="宋体" w:hAnsi="Consolas" w:cs="宋体"/>
          <w:color w:val="0B3D47"/>
          <w:kern w:val="0"/>
          <w:sz w:val="20"/>
          <w:szCs w:val="20"/>
          <w:shd w:val="clear" w:color="auto" w:fill="F1F3F4"/>
        </w:rPr>
        <w:t>CSSVariables,KeyboardEventKey</w:t>
      </w:r>
      <w:r w:rsidRPr="0052413D">
        <w:rPr>
          <w:rFonts w:ascii="宋体" w:eastAsia="宋体" w:hAnsi="宋体" w:cs="宋体"/>
          <w:kern w:val="0"/>
          <w:sz w:val="24"/>
          <w:szCs w:val="24"/>
        </w:rPr>
        <w:t> to enable. The full list of supported feature strings can be found in the </w:t>
      </w:r>
      <w:hyperlink r:id="rId94"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disableBlinkFeatures</w:t>
      </w:r>
      <w:r w:rsidRPr="0052413D">
        <w:rPr>
          <w:rFonts w:ascii="宋体" w:eastAsia="宋体" w:hAnsi="宋体" w:cs="宋体"/>
          <w:kern w:val="0"/>
          <w:sz w:val="24"/>
          <w:szCs w:val="24"/>
        </w:rPr>
        <w:t> String (optional) - A list of feature strings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like </w:t>
      </w:r>
      <w:r w:rsidRPr="0052413D">
        <w:rPr>
          <w:rFonts w:ascii="Consolas" w:eastAsia="宋体" w:hAnsi="Consolas" w:cs="宋体"/>
          <w:color w:val="0B3D47"/>
          <w:kern w:val="0"/>
          <w:sz w:val="20"/>
          <w:szCs w:val="20"/>
          <w:shd w:val="clear" w:color="auto" w:fill="F1F3F4"/>
        </w:rPr>
        <w:t>CSSVariables,KeyboardEventKey</w:t>
      </w:r>
      <w:r w:rsidRPr="0052413D">
        <w:rPr>
          <w:rFonts w:ascii="宋体" w:eastAsia="宋体" w:hAnsi="宋体" w:cs="宋体"/>
          <w:kern w:val="0"/>
          <w:sz w:val="24"/>
          <w:szCs w:val="24"/>
        </w:rPr>
        <w:t> to disable. The full list of supported feature strings can be found in the </w:t>
      </w:r>
      <w:hyperlink r:id="rId95"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defaultFontFamily</w:t>
      </w:r>
      <w:r w:rsidRPr="0052413D">
        <w:rPr>
          <w:rFonts w:ascii="宋体" w:eastAsia="宋体" w:hAnsi="宋体" w:cs="宋体"/>
          <w:kern w:val="0"/>
          <w:sz w:val="24"/>
          <w:szCs w:val="24"/>
        </w:rPr>
        <w:t> Object (optional) - Sets the default font for the font-family.</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standard</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Times New Roman</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serif</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Times New Roman</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sansSerif</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Arial</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monospace</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Courier New</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cursive</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Script</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fantasy</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Impact</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defaultFontSize</w:t>
      </w:r>
      <w:r w:rsidRPr="0052413D">
        <w:rPr>
          <w:rFonts w:ascii="宋体" w:eastAsia="宋体" w:hAnsi="宋体" w:cs="宋体"/>
          <w:kern w:val="0"/>
          <w:sz w:val="24"/>
          <w:szCs w:val="24"/>
        </w:rPr>
        <w:t> Integer (optional) - Defaults to </w:t>
      </w:r>
      <w:r w:rsidRPr="0052413D">
        <w:rPr>
          <w:rFonts w:ascii="Consolas" w:eastAsia="宋体" w:hAnsi="Consolas" w:cs="宋体"/>
          <w:color w:val="0B3D47"/>
          <w:kern w:val="0"/>
          <w:sz w:val="20"/>
          <w:szCs w:val="20"/>
          <w:shd w:val="clear" w:color="auto" w:fill="F1F3F4"/>
        </w:rPr>
        <w:t>16</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defaultMonospaceFontSize</w:t>
      </w:r>
      <w:r w:rsidRPr="0052413D">
        <w:rPr>
          <w:rFonts w:ascii="宋体" w:eastAsia="宋体" w:hAnsi="宋体" w:cs="宋体"/>
          <w:kern w:val="0"/>
          <w:sz w:val="24"/>
          <w:szCs w:val="24"/>
        </w:rPr>
        <w:t> Integer (optional) - Defaults to </w:t>
      </w:r>
      <w:r w:rsidRPr="0052413D">
        <w:rPr>
          <w:rFonts w:ascii="Consolas" w:eastAsia="宋体" w:hAnsi="Consolas" w:cs="宋体"/>
          <w:color w:val="0B3D47"/>
          <w:kern w:val="0"/>
          <w:sz w:val="20"/>
          <w:szCs w:val="20"/>
          <w:shd w:val="clear" w:color="auto" w:fill="F1F3F4"/>
        </w:rPr>
        <w:t>13</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minimumFontSize</w:t>
      </w:r>
      <w:r w:rsidRPr="0052413D">
        <w:rPr>
          <w:rFonts w:ascii="宋体" w:eastAsia="宋体" w:hAnsi="宋体" w:cs="宋体"/>
          <w:kern w:val="0"/>
          <w:sz w:val="24"/>
          <w:szCs w:val="24"/>
        </w:rPr>
        <w:t> Integer (optional) -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defaultEncoding</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ISO-8859-1</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backgroundThrottling</w:t>
      </w:r>
      <w:r w:rsidRPr="0052413D">
        <w:rPr>
          <w:rFonts w:ascii="宋体" w:eastAsia="宋体" w:hAnsi="宋体" w:cs="宋体"/>
          <w:kern w:val="0"/>
          <w:sz w:val="24"/>
          <w:szCs w:val="24"/>
        </w:rPr>
        <w:t> Boolean (optional) - Whether to throttle animations and timers when the page becomes background. This also affects the [Page Visibility API][#page-visibility].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offscreen</w:t>
      </w:r>
      <w:r w:rsidRPr="0052413D">
        <w:rPr>
          <w:rFonts w:ascii="宋体" w:eastAsia="宋体" w:hAnsi="宋体" w:cs="宋体"/>
          <w:kern w:val="0"/>
          <w:sz w:val="24"/>
          <w:szCs w:val="24"/>
        </w:rPr>
        <w:t> Boolean (optional) - Whether to enable offscreen rendering for the browser window.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See the </w:t>
      </w:r>
      <w:hyperlink r:id="rId96" w:history="1">
        <w:r w:rsidRPr="0052413D">
          <w:rPr>
            <w:rFonts w:ascii="宋体" w:eastAsia="宋体" w:hAnsi="宋体" w:cs="宋体"/>
            <w:color w:val="046DC8"/>
            <w:kern w:val="0"/>
            <w:sz w:val="24"/>
            <w:szCs w:val="24"/>
            <w:u w:val="single"/>
          </w:rPr>
          <w:t>offscreen rendering tutorial</w:t>
        </w:r>
      </w:hyperlink>
      <w:r w:rsidRPr="0052413D">
        <w:rPr>
          <w:rFonts w:ascii="宋体" w:eastAsia="宋体" w:hAnsi="宋体" w:cs="宋体"/>
          <w:kern w:val="0"/>
          <w:sz w:val="24"/>
          <w:szCs w:val="24"/>
        </w:rPr>
        <w:t> for more details.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contextIsolation</w:t>
      </w:r>
      <w:r w:rsidRPr="0052413D">
        <w:rPr>
          <w:rFonts w:ascii="宋体" w:eastAsia="宋体" w:hAnsi="宋体" w:cs="宋体"/>
          <w:kern w:val="0"/>
          <w:sz w:val="24"/>
          <w:szCs w:val="24"/>
        </w:rPr>
        <w:t> Boolean (optional) - Whether to run Electron APIs and the specified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in a separate JavaScript context.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The context that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runs in will still have full access to the </w:t>
      </w:r>
      <w:r w:rsidRPr="0052413D">
        <w:rPr>
          <w:rFonts w:ascii="Consolas" w:eastAsia="宋体" w:hAnsi="Consolas" w:cs="宋体"/>
          <w:color w:val="0B3D47"/>
          <w:kern w:val="0"/>
          <w:sz w:val="20"/>
          <w:szCs w:val="20"/>
          <w:shd w:val="clear" w:color="auto" w:fill="F1F3F4"/>
        </w:rPr>
        <w:t>document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globals but it will use its own set of JavaScript builtins (</w:t>
      </w:r>
      <w:r w:rsidRPr="0052413D">
        <w:rPr>
          <w:rFonts w:ascii="Consolas" w:eastAsia="宋体" w:hAnsi="Consolas" w:cs="宋体"/>
          <w:color w:val="0B3D47"/>
          <w:kern w:val="0"/>
          <w:sz w:val="20"/>
          <w:szCs w:val="20"/>
          <w:shd w:val="clear" w:color="auto" w:fill="F1F3F4"/>
        </w:rPr>
        <w:t>Array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JSON</w:t>
      </w:r>
      <w:r w:rsidRPr="0052413D">
        <w:rPr>
          <w:rFonts w:ascii="宋体" w:eastAsia="宋体" w:hAnsi="宋体" w:cs="宋体"/>
          <w:kern w:val="0"/>
          <w:sz w:val="24"/>
          <w:szCs w:val="24"/>
        </w:rPr>
        <w:t>, etc.) and will be isolated from any changes made to the global environment by the loaded page. The Electron API will only be available in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and not the loaded page. This option should be used when loading potentially untrusted remote content to ensure the loaded content cannot tamper with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and any Electron APIs being used. This option uses the same technique used by </w:t>
      </w:r>
      <w:hyperlink r:id="rId97" w:anchor="execution-environment" w:history="1">
        <w:r w:rsidRPr="0052413D">
          <w:rPr>
            <w:rFonts w:ascii="宋体" w:eastAsia="宋体" w:hAnsi="宋体" w:cs="宋体"/>
            <w:color w:val="046DC8"/>
            <w:kern w:val="0"/>
            <w:sz w:val="24"/>
            <w:szCs w:val="24"/>
            <w:u w:val="single"/>
          </w:rPr>
          <w:t>Chrome Content Scripts</w:t>
        </w:r>
      </w:hyperlink>
      <w:r w:rsidRPr="0052413D">
        <w:rPr>
          <w:rFonts w:ascii="宋体" w:eastAsia="宋体" w:hAnsi="宋体" w:cs="宋体"/>
          <w:kern w:val="0"/>
          <w:sz w:val="24"/>
          <w:szCs w:val="24"/>
        </w:rPr>
        <w:t>. You can access this context in the dev tools by selecting the ‘Electron Isolated Context’ entry in the combo box at the top of the Console tab.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This option is currently experimental and may change or be removed in future Electron releases.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nativeWindowOpen</w:t>
      </w:r>
      <w:r w:rsidRPr="0052413D">
        <w:rPr>
          <w:rFonts w:ascii="宋体" w:eastAsia="宋体" w:hAnsi="宋体" w:cs="宋体"/>
          <w:kern w:val="0"/>
          <w:sz w:val="24"/>
          <w:szCs w:val="24"/>
        </w:rPr>
        <w:t> Boolean (optional) - Whether to use native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option is currently experimental.</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webviewTag</w:t>
      </w:r>
      <w:r w:rsidRPr="0052413D">
        <w:rPr>
          <w:rFonts w:ascii="宋体" w:eastAsia="宋体" w:hAnsi="宋体" w:cs="宋体"/>
          <w:kern w:val="0"/>
          <w:sz w:val="24"/>
          <w:szCs w:val="24"/>
        </w:rPr>
        <w:t> Boolean (optional) - Whether to enable the </w:t>
      </w:r>
      <w:hyperlink r:id="rId98" w:history="1">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color w:val="046DC8"/>
            <w:kern w:val="0"/>
            <w:sz w:val="24"/>
            <w:szCs w:val="24"/>
            <w:u w:val="single"/>
          </w:rPr>
          <w:t> tag</w:t>
        </w:r>
      </w:hyperlink>
      <w:r w:rsidRPr="0052413D">
        <w:rPr>
          <w:rFonts w:ascii="宋体" w:eastAsia="宋体" w:hAnsi="宋体" w:cs="宋体"/>
          <w:kern w:val="0"/>
          <w:sz w:val="24"/>
          <w:szCs w:val="24"/>
        </w:rPr>
        <w:t>. Defaults to the value of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option.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configured for the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will have node integration enabled when it is executed so you should ensure remote/untrusted content is not able to create 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 with a possibly malicious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You can use the </w:t>
      </w:r>
      <w:r w:rsidRPr="0052413D">
        <w:rPr>
          <w:rFonts w:ascii="Consolas" w:eastAsia="宋体" w:hAnsi="Consolas" w:cs="宋体"/>
          <w:color w:val="0B3D47"/>
          <w:kern w:val="0"/>
          <w:sz w:val="20"/>
          <w:szCs w:val="20"/>
          <w:shd w:val="clear" w:color="auto" w:fill="F1F3F4"/>
        </w:rPr>
        <w:t>will-attach-webview</w:t>
      </w:r>
      <w:r w:rsidRPr="0052413D">
        <w:rPr>
          <w:rFonts w:ascii="宋体" w:eastAsia="宋体" w:hAnsi="宋体" w:cs="宋体"/>
          <w:kern w:val="0"/>
          <w:sz w:val="24"/>
          <w:szCs w:val="24"/>
        </w:rPr>
        <w:t>event on </w:t>
      </w:r>
      <w:hyperlink r:id="rId99" w:history="1">
        <w:r w:rsidRPr="0052413D">
          <w:rPr>
            <w:rFonts w:ascii="宋体" w:eastAsia="宋体" w:hAnsi="宋体" w:cs="宋体"/>
            <w:color w:val="046DC8"/>
            <w:kern w:val="0"/>
            <w:sz w:val="24"/>
            <w:szCs w:val="24"/>
            <w:u w:val="single"/>
          </w:rPr>
          <w:t>webContents</w:t>
        </w:r>
      </w:hyperlink>
      <w:r w:rsidRPr="0052413D">
        <w:rPr>
          <w:rFonts w:ascii="宋体" w:eastAsia="宋体" w:hAnsi="宋体" w:cs="宋体"/>
          <w:kern w:val="0"/>
          <w:sz w:val="24"/>
          <w:szCs w:val="24"/>
        </w:rPr>
        <w:t xml:space="preserve"> to </w:t>
      </w:r>
      <w:r w:rsidRPr="0052413D">
        <w:rPr>
          <w:rFonts w:ascii="宋体" w:eastAsia="宋体" w:hAnsi="宋体" w:cs="宋体"/>
          <w:kern w:val="0"/>
          <w:sz w:val="24"/>
          <w:szCs w:val="24"/>
        </w:rPr>
        <w:lastRenderedPageBreak/>
        <w:t>strip away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and to validate or alter the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’s initial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setting minimum or maximum window size with </w:t>
      </w:r>
      <w:r w:rsidRPr="0052413D">
        <w:rPr>
          <w:rFonts w:ascii="Consolas" w:eastAsia="宋体" w:hAnsi="Consolas" w:cs="宋体"/>
          <w:color w:val="0B3D47"/>
          <w:kern w:val="0"/>
          <w:sz w:val="20"/>
          <w:szCs w:val="20"/>
          <w:shd w:val="clear" w:color="auto" w:fill="F1F3F4"/>
        </w:rPr>
        <w:t>minWidth</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maxWidth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minHeight</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maxHeight</w:t>
      </w:r>
      <w:r w:rsidRPr="0052413D">
        <w:rPr>
          <w:rFonts w:ascii="宋体" w:eastAsia="宋体" w:hAnsi="宋体" w:cs="宋体"/>
          <w:kern w:val="0"/>
          <w:sz w:val="24"/>
          <w:szCs w:val="24"/>
        </w:rPr>
        <w:t>, it only constrains the users. It won’t prevent you from passing a size that does not follow size constraints to </w:t>
      </w:r>
      <w:r w:rsidRPr="0052413D">
        <w:rPr>
          <w:rFonts w:ascii="Consolas" w:eastAsia="宋体" w:hAnsi="Consolas" w:cs="宋体"/>
          <w:color w:val="0B3D47"/>
          <w:kern w:val="0"/>
          <w:sz w:val="20"/>
          <w:szCs w:val="20"/>
          <w:shd w:val="clear" w:color="auto" w:fill="F1F3F4"/>
        </w:rPr>
        <w:t>setBounds</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setSize</w:t>
      </w:r>
      <w:r w:rsidRPr="0052413D">
        <w:rPr>
          <w:rFonts w:ascii="宋体" w:eastAsia="宋体" w:hAnsi="宋体" w:cs="宋体"/>
          <w:kern w:val="0"/>
          <w:sz w:val="24"/>
          <w:szCs w:val="24"/>
        </w:rPr>
        <w:t> or to the constructor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possible values and behaviors of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option are platform dependent. Possible values are:</w:t>
      </w:r>
    </w:p>
    <w:p w:rsidR="0052413D" w:rsidRPr="0052413D" w:rsidRDefault="0052413D" w:rsidP="0052413D">
      <w:pPr>
        <w:widowControl/>
        <w:numPr>
          <w:ilvl w:val="0"/>
          <w:numId w:val="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possible types are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toolbar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splash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notification</w:t>
      </w:r>
      <w:r w:rsidRPr="0052413D">
        <w:rPr>
          <w:rFonts w:ascii="宋体" w:eastAsia="宋体" w:hAnsi="宋体" w:cs="宋体"/>
          <w:kern w:val="0"/>
          <w:sz w:val="24"/>
          <w:szCs w:val="24"/>
        </w:rPr>
        <w:t>.</w:t>
      </w:r>
    </w:p>
    <w:p w:rsidR="0052413D" w:rsidRPr="0052413D" w:rsidRDefault="0052413D" w:rsidP="0052413D">
      <w:pPr>
        <w:widowControl/>
        <w:numPr>
          <w:ilvl w:val="0"/>
          <w:numId w:val="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macOS, possible types are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textured</w:t>
      </w:r>
      <w:r w:rsidRPr="0052413D">
        <w:rPr>
          <w:rFonts w:ascii="宋体" w:eastAsia="宋体" w:hAnsi="宋体" w:cs="宋体"/>
          <w:kern w:val="0"/>
          <w:sz w:val="24"/>
          <w:szCs w:val="24"/>
        </w:rPr>
        <w:t>.</w:t>
      </w:r>
    </w:p>
    <w:p w:rsidR="0052413D" w:rsidRPr="0052413D" w:rsidRDefault="0052413D" w:rsidP="0052413D">
      <w:pPr>
        <w:widowControl/>
        <w:numPr>
          <w:ilvl w:val="1"/>
          <w:numId w:val="69"/>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textured</w:t>
      </w:r>
      <w:r w:rsidRPr="0052413D">
        <w:rPr>
          <w:rFonts w:ascii="宋体" w:eastAsia="宋体" w:hAnsi="宋体" w:cs="宋体"/>
          <w:kern w:val="0"/>
          <w:sz w:val="24"/>
          <w:szCs w:val="24"/>
        </w:rPr>
        <w:t> type adds metal gradient appearance (</w:t>
      </w:r>
      <w:r w:rsidRPr="0052413D">
        <w:rPr>
          <w:rFonts w:ascii="Consolas" w:eastAsia="宋体" w:hAnsi="Consolas" w:cs="宋体"/>
          <w:color w:val="0B3D47"/>
          <w:kern w:val="0"/>
          <w:sz w:val="20"/>
          <w:szCs w:val="20"/>
          <w:shd w:val="clear" w:color="auto" w:fill="F1F3F4"/>
        </w:rPr>
        <w:t>NSTexturedBackgroundWindowMask</w:t>
      </w:r>
      <w:r w:rsidRPr="0052413D">
        <w:rPr>
          <w:rFonts w:ascii="宋体" w:eastAsia="宋体" w:hAnsi="宋体" w:cs="宋体"/>
          <w:kern w:val="0"/>
          <w:sz w:val="24"/>
          <w:szCs w:val="24"/>
        </w:rPr>
        <w:t>).</w:t>
      </w:r>
    </w:p>
    <w:p w:rsidR="0052413D" w:rsidRPr="0052413D" w:rsidRDefault="0052413D" w:rsidP="0052413D">
      <w:pPr>
        <w:widowControl/>
        <w:numPr>
          <w:ilvl w:val="1"/>
          <w:numId w:val="69"/>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type places the window at the desktop background window level (</w:t>
      </w:r>
      <w:r w:rsidRPr="0052413D">
        <w:rPr>
          <w:rFonts w:ascii="Consolas" w:eastAsia="宋体" w:hAnsi="Consolas" w:cs="宋体"/>
          <w:color w:val="0B3D47"/>
          <w:kern w:val="0"/>
          <w:sz w:val="20"/>
          <w:szCs w:val="20"/>
          <w:shd w:val="clear" w:color="auto" w:fill="F1F3F4"/>
        </w:rPr>
        <w:t>kCGDesktopWindowLevel - 1</w:t>
      </w:r>
      <w:r w:rsidRPr="0052413D">
        <w:rPr>
          <w:rFonts w:ascii="宋体" w:eastAsia="宋体" w:hAnsi="宋体" w:cs="宋体"/>
          <w:kern w:val="0"/>
          <w:sz w:val="24"/>
          <w:szCs w:val="24"/>
        </w:rPr>
        <w:t>). Note that desktop window will not receive focus, keyboard or mouse events, but you can use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to receive input sparingly.</w:t>
      </w:r>
    </w:p>
    <w:p w:rsidR="0052413D" w:rsidRPr="0052413D" w:rsidRDefault="0052413D" w:rsidP="0052413D">
      <w:pPr>
        <w:widowControl/>
        <w:numPr>
          <w:ilvl w:val="0"/>
          <w:numId w:val="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Windows, possible type is </w:t>
      </w:r>
      <w:r w:rsidRPr="0052413D">
        <w:rPr>
          <w:rFonts w:ascii="Consolas" w:eastAsia="宋体" w:hAnsi="Consolas" w:cs="宋体"/>
          <w:color w:val="0B3D47"/>
          <w:kern w:val="0"/>
          <w:sz w:val="20"/>
          <w:szCs w:val="20"/>
          <w:shd w:val="clear" w:color="auto" w:fill="F1F3F4"/>
        </w:rPr>
        <w:t>toolbar</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emit the following events: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events are only available on specific operating systems and are labeled as such.</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‘page-title-updated’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document changed its title,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native window’s title from changing.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the window is going to be closed. It’s emitted before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unload</w:t>
      </w:r>
      <w:r w:rsidRPr="0052413D">
        <w:rPr>
          <w:rFonts w:ascii="宋体" w:eastAsia="宋体" w:hAnsi="宋体" w:cs="宋体"/>
          <w:kern w:val="0"/>
          <w:sz w:val="24"/>
          <w:szCs w:val="24"/>
        </w:rPr>
        <w:t> event of the DOM.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cancel the close.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Usually you would want to use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handler to decide whether the window should be closed, which will also be called when the window is reloaded. In Electron, returning any value other than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 would cancel the close.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.onbeforeunload =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'I do not want to be closed'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Unlike usual browsers that a message box will be prompted to users, returning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 non-void value will silently cancel the close.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It is recommended to use the dialog API to let the user confirm closing the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e.returnValue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closed. After you have received this event you should remove the reference to the window and avoid using it any more.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‘session-end’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window session is going to end due to force shutdown or machine restart or session log off.</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‘unresponsive’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web page becomes unresponsive.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‘responsive’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unresponsive web page becomes responsive again.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loses focus.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gains focus.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shown.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‘hide’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hidden.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‘ready-to-show’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web page has been rendered (while not being shown) and window can be displayed without a visual flash.</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window is maximized.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‘unmaximize’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exits from a maximized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‘minimize’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minimized.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‘restore’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restored from a minimized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being resized.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being moved to a new 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On macOS this event is just an alias of </w:t>
      </w:r>
      <w:r w:rsidRPr="0052413D">
        <w:rPr>
          <w:rFonts w:ascii="Consolas" w:eastAsia="宋体" w:hAnsi="Consolas" w:cs="宋体"/>
          <w:color w:val="0B3D47"/>
          <w:kern w:val="0"/>
          <w:sz w:val="20"/>
          <w:szCs w:val="20"/>
          <w:shd w:val="clear" w:color="auto" w:fill="F1F3F4"/>
        </w:rPr>
        <w:t>moved</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‘moved’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once when the window is moved to a new position.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‘enter-full-screen’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enters a full-screen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‘leave-full-screen’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leaves a full-screen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‘enter-html-full-screen’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enters a full-screen state triggered by HTML API.</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‘leave-html-full-screen’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leaves a full-screen state triggered by HTML API.</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‘app-command’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w:t>
      </w:r>
      <w:hyperlink r:id="rId100" w:history="1">
        <w:r w:rsidRPr="0052413D">
          <w:rPr>
            <w:rFonts w:ascii="宋体" w:eastAsia="宋体" w:hAnsi="宋体" w:cs="宋体"/>
            <w:color w:val="046DC8"/>
            <w:kern w:val="0"/>
            <w:sz w:val="24"/>
            <w:szCs w:val="24"/>
            <w:u w:val="single"/>
          </w:rPr>
          <w:t>App Command</w:t>
        </w:r>
      </w:hyperlink>
      <w:r w:rsidRPr="0052413D">
        <w:rPr>
          <w:rFonts w:ascii="宋体" w:eastAsia="宋体" w:hAnsi="宋体" w:cs="宋体"/>
          <w:kern w:val="0"/>
          <w:sz w:val="24"/>
          <w:szCs w:val="24"/>
        </w:rPr>
        <w:t> is invoked. These are typically related to keyboard media keys or browser commands, as well as the “Back” button built into some mice on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Commands are lowercased, underscores are replaced with hyphens, and the </w:t>
      </w:r>
      <w:r w:rsidRPr="0052413D">
        <w:rPr>
          <w:rFonts w:ascii="Consolas" w:eastAsia="宋体" w:hAnsi="Consolas" w:cs="宋体"/>
          <w:color w:val="0B3D47"/>
          <w:kern w:val="0"/>
          <w:sz w:val="20"/>
          <w:szCs w:val="20"/>
          <w:shd w:val="clear" w:color="auto" w:fill="F1F3F4"/>
        </w:rPr>
        <w:t>APPCOMMAND_</w:t>
      </w:r>
      <w:r w:rsidRPr="0052413D">
        <w:rPr>
          <w:rFonts w:ascii="宋体" w:eastAsia="宋体" w:hAnsi="宋体" w:cs="宋体"/>
          <w:kern w:val="0"/>
          <w:sz w:val="24"/>
          <w:szCs w:val="24"/>
        </w:rPr>
        <w:t> prefix is stripped off. e.g. </w:t>
      </w:r>
      <w:r w:rsidRPr="0052413D">
        <w:rPr>
          <w:rFonts w:ascii="Consolas" w:eastAsia="宋体" w:hAnsi="Consolas" w:cs="宋体"/>
          <w:color w:val="0B3D47"/>
          <w:kern w:val="0"/>
          <w:sz w:val="20"/>
          <w:szCs w:val="20"/>
          <w:shd w:val="clear" w:color="auto" w:fill="F1F3F4"/>
        </w:rPr>
        <w:t>APPCOMMAND_BROWSER_BACKWARD</w:t>
      </w:r>
      <w:r w:rsidRPr="0052413D">
        <w:rPr>
          <w:rFonts w:ascii="宋体" w:eastAsia="宋体" w:hAnsi="宋体" w:cs="宋体"/>
          <w:kern w:val="0"/>
          <w:sz w:val="24"/>
          <w:szCs w:val="24"/>
        </w:rPr>
        <w:t> is emitted as </w:t>
      </w:r>
      <w:r w:rsidRPr="0052413D">
        <w:rPr>
          <w:rFonts w:ascii="Consolas" w:eastAsia="宋体" w:hAnsi="Consolas" w:cs="宋体"/>
          <w:color w:val="0B3D47"/>
          <w:kern w:val="0"/>
          <w:sz w:val="20"/>
          <w:szCs w:val="20"/>
          <w:shd w:val="clear" w:color="auto" w:fill="F1F3F4"/>
        </w:rPr>
        <w:t>browser-backward</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'app-command'</w:t>
      </w:r>
      <w:r w:rsidRPr="0052413D">
        <w:rPr>
          <w:rFonts w:ascii="Consolas" w:eastAsia="宋体" w:hAnsi="Consolas" w:cs="宋体"/>
          <w:color w:val="0B3D47"/>
          <w:kern w:val="0"/>
          <w:sz w:val="20"/>
          <w:szCs w:val="20"/>
          <w:bdr w:val="none" w:sz="0" w:space="0" w:color="auto" w:frame="1"/>
        </w:rPr>
        <w:t>, (e, cmd)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Navigate the window back when the user hits their mouse back button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(cmd === </w:t>
      </w:r>
      <w:r w:rsidRPr="0052413D">
        <w:rPr>
          <w:rFonts w:ascii="Consolas" w:eastAsia="宋体" w:hAnsi="Consolas" w:cs="宋体"/>
          <w:color w:val="D01040"/>
          <w:kern w:val="0"/>
          <w:sz w:val="20"/>
          <w:szCs w:val="20"/>
          <w:bdr w:val="none" w:sz="0" w:space="0" w:color="auto" w:frame="1"/>
        </w:rPr>
        <w:t>'browser-backward'</w:t>
      </w:r>
      <w:r w:rsidRPr="0052413D">
        <w:rPr>
          <w:rFonts w:ascii="Consolas" w:eastAsia="宋体" w:hAnsi="Consolas" w:cs="宋体"/>
          <w:color w:val="0B3D47"/>
          <w:kern w:val="0"/>
          <w:sz w:val="20"/>
          <w:szCs w:val="20"/>
          <w:bdr w:val="none" w:sz="0" w:space="0" w:color="auto" w:frame="1"/>
        </w:rPr>
        <w:t xml:space="preserve"> &amp;&amp; win.webContents.canGoBack())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win.webContents.goBack()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‘scroll-touch-begin’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scroll wheel event phase has begun.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‘scroll-touch-end’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scroll wheel event phase has ended.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‘scroll-touch-edge’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scroll wheel event phase filed upon reaching the edge of element.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‘swipe’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direction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on 3-finger swipe. Possible directions are </w:t>
      </w:r>
      <w:r w:rsidRPr="0052413D">
        <w:rPr>
          <w:rFonts w:ascii="Consolas" w:eastAsia="宋体" w:hAnsi="Consolas" w:cs="宋体"/>
          <w:color w:val="0B3D47"/>
          <w:kern w:val="0"/>
          <w:sz w:val="20"/>
          <w:szCs w:val="20"/>
          <w:shd w:val="clear" w:color="auto" w:fill="F1F3F4"/>
        </w:rPr>
        <w:t>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‘sheet-begin’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opens a sheet.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‘sheet-end’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has closed a sheet.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‘new-window-for-tab’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native new tab button is clicked.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Static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class has the following 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BrowserWindow.getAllWindows()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An array of all opened browser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BrowserWindow.getFocusedWindow()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window that is focused in this application, otherwise returns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BrowserWindow.fromWebContents(webContents)</w:t>
      </w:r>
    </w:p>
    <w:p w:rsidR="0052413D" w:rsidRPr="0052413D" w:rsidRDefault="0052413D" w:rsidP="0052413D">
      <w:pPr>
        <w:widowControl/>
        <w:numPr>
          <w:ilvl w:val="0"/>
          <w:numId w:val="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101"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window that owns the given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BrowserWindow.fromId(id)</w:t>
      </w:r>
    </w:p>
    <w:p w:rsidR="0052413D" w:rsidRPr="0052413D" w:rsidRDefault="0052413D" w:rsidP="0052413D">
      <w:pPr>
        <w:widowControl/>
        <w:numPr>
          <w:ilvl w:val="0"/>
          <w:numId w:val="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window with the given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BrowserWindow.addExtension(path)</w:t>
      </w:r>
    </w:p>
    <w:p w:rsidR="0052413D" w:rsidRPr="0052413D" w:rsidRDefault="0052413D" w:rsidP="0052413D">
      <w:pPr>
        <w:widowControl/>
        <w:numPr>
          <w:ilvl w:val="0"/>
          <w:numId w:val="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Chrome extension located at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and returns extension’s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method will also not return if the extension’s manifest is missing or incomplete.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BrowserWindow.removeExtension(name)</w:t>
      </w:r>
    </w:p>
    <w:p w:rsidR="0052413D" w:rsidRPr="0052413D" w:rsidRDefault="0052413D" w:rsidP="0052413D">
      <w:pPr>
        <w:widowControl/>
        <w:numPr>
          <w:ilvl w:val="0"/>
          <w:numId w:val="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 a Chrome extension by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BrowserWindow.getExtensions()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 The keys are the extension names and each value is an Object containing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BrowserWindow.addDevToolsExtension(path)</w:t>
      </w:r>
    </w:p>
    <w:p w:rsidR="0052413D" w:rsidRPr="0052413D" w:rsidRDefault="0052413D" w:rsidP="0052413D">
      <w:pPr>
        <w:widowControl/>
        <w:numPr>
          <w:ilvl w:val="0"/>
          <w:numId w:val="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DevTools extension located at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and returns extension’s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extension will be remembered so you only need to call this API once, this API is not for programming use. If you try to add an extension that has already been loaded, this method will not return and instead log a warning to the console.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method will also not return if the extension’s manifest is missing or incomplete.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BrowserWindow.removeDevToolsExtension(name)</w:t>
      </w:r>
    </w:p>
    <w:p w:rsidR="0052413D" w:rsidRPr="0052413D" w:rsidRDefault="0052413D" w:rsidP="0052413D">
      <w:pPr>
        <w:widowControl/>
        <w:numPr>
          <w:ilvl w:val="0"/>
          <w:numId w:val="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 a DevTools extension by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BrowserWindow.getDevToolsExtensions()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 The keys are the extension names and each value is an Object containing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properties.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check if a DevTools extension is installed you can run the following: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installed = BrowserWindow.getDevToolsExtensions().hasOwnProperty(</w:t>
      </w:r>
      <w:r w:rsidRPr="0052413D">
        <w:rPr>
          <w:rFonts w:ascii="Consolas" w:eastAsia="宋体" w:hAnsi="Consolas" w:cs="宋体"/>
          <w:color w:val="D01040"/>
          <w:kern w:val="0"/>
          <w:sz w:val="20"/>
          <w:szCs w:val="20"/>
          <w:bdr w:val="none" w:sz="0" w:space="0" w:color="auto" w:frame="1"/>
        </w:rPr>
        <w:t>'devtron'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console.log(installed)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have the following properties: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this example `win` is our instance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object this window owns. All web page related events and operations will be done via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102" w:history="1">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color w:val="046DC8"/>
            <w:kern w:val="0"/>
            <w:sz w:val="24"/>
            <w:szCs w:val="24"/>
            <w:u w:val="single"/>
          </w:rPr>
          <w:t> documentation</w:t>
        </w:r>
      </w:hyperlink>
      <w:r w:rsidRPr="0052413D">
        <w:rPr>
          <w:rFonts w:ascii="宋体" w:eastAsia="宋体" w:hAnsi="宋体" w:cs="宋体"/>
          <w:kern w:val="0"/>
          <w:sz w:val="24"/>
          <w:szCs w:val="24"/>
        </w:rPr>
        <w:t> for its methods and events.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unique ID of the window.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have the following instance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methods are only available on specific operating systems and are labeled as such.</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win.destroy()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Force closing the window, the </w:t>
      </w:r>
      <w:r w:rsidRPr="0052413D">
        <w:rPr>
          <w:rFonts w:ascii="Consolas" w:eastAsia="宋体" w:hAnsi="Consolas" w:cs="宋体"/>
          <w:color w:val="0B3D47"/>
          <w:kern w:val="0"/>
          <w:sz w:val="20"/>
          <w:szCs w:val="20"/>
          <w:shd w:val="clear" w:color="auto" w:fill="F1F3F4"/>
        </w:rPr>
        <w:t>unload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won’t be emitted for the web page, and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event will also not be emitted for this window, but it guarantees the </w:t>
      </w:r>
      <w:r w:rsidRPr="0052413D">
        <w:rPr>
          <w:rFonts w:ascii="Consolas" w:eastAsia="宋体" w:hAnsi="Consolas" w:cs="宋体"/>
          <w:color w:val="0B3D47"/>
          <w:kern w:val="0"/>
          <w:sz w:val="20"/>
          <w:szCs w:val="20"/>
          <w:shd w:val="clear" w:color="auto" w:fill="F1F3F4"/>
        </w:rPr>
        <w:t>closed</w:t>
      </w:r>
      <w:r w:rsidRPr="0052413D">
        <w:rPr>
          <w:rFonts w:ascii="宋体" w:eastAsia="宋体" w:hAnsi="宋体" w:cs="宋体"/>
          <w:kern w:val="0"/>
          <w:sz w:val="24"/>
          <w:szCs w:val="24"/>
        </w:rPr>
        <w:t> event will be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Try to close the window. This has the same effect as a user manually clicking the close button of the window. The web page may cancel the close though. See the </w:t>
      </w:r>
      <w:hyperlink r:id="rId103" w:anchor="event-close" w:history="1">
        <w:r w:rsidRPr="0052413D">
          <w:rPr>
            <w:rFonts w:ascii="宋体" w:eastAsia="宋体" w:hAnsi="宋体" w:cs="宋体"/>
            <w:color w:val="046DC8"/>
            <w:kern w:val="0"/>
            <w:sz w:val="24"/>
            <w:szCs w:val="24"/>
            <w:u w:val="single"/>
          </w:rPr>
          <w:t>close event</w:t>
        </w:r>
      </w:hyperlink>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Focuses on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focus from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destroyed.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and gives focus to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win.showInactive()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the window but doesn’t focus on it.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win.hide()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Hides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win.isVisible()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visible to the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current window is a modal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Maximizes the window. This will also show (but not focus) the window if it isn’t being displayed already.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win.unmaximize()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Unmaximizes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win.isMaximized()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maximized.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win.minimize()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Minimizes the window. On some platforms the minimized window will be shown in the Dock.</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win.restore()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Restores the window from minimized state to its previous state.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win.isMinimized()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minimized.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win.setFullScreen(flag)</w:t>
      </w:r>
    </w:p>
    <w:p w:rsidR="0052413D" w:rsidRPr="0052413D" w:rsidRDefault="0052413D" w:rsidP="0052413D">
      <w:pPr>
        <w:widowControl/>
        <w:numPr>
          <w:ilvl w:val="0"/>
          <w:numId w:val="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should be in fullscreen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win.isFullScreen()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in fullscreen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win.setAspectRatio(aspectRatio[, extraSize])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aspectRatio</w:t>
      </w:r>
      <w:r w:rsidRPr="0052413D">
        <w:rPr>
          <w:rFonts w:ascii="宋体" w:eastAsia="宋体" w:hAnsi="宋体" w:cs="宋体"/>
          <w:kern w:val="0"/>
          <w:sz w:val="24"/>
          <w:szCs w:val="24"/>
        </w:rPr>
        <w:t> Float - The aspect ratio to maintain for some portion of the content view.</w:t>
      </w:r>
    </w:p>
    <w:p w:rsidR="0052413D" w:rsidRPr="0052413D" w:rsidRDefault="0052413D" w:rsidP="0052413D">
      <w:pPr>
        <w:widowControl/>
        <w:numPr>
          <w:ilvl w:val="0"/>
          <w:numId w:val="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extraSize</w:t>
      </w:r>
      <w:r w:rsidRPr="0052413D">
        <w:rPr>
          <w:rFonts w:ascii="宋体" w:eastAsia="宋体" w:hAnsi="宋体" w:cs="宋体"/>
          <w:kern w:val="0"/>
          <w:sz w:val="24"/>
          <w:szCs w:val="24"/>
        </w:rPr>
        <w:t> </w:t>
      </w:r>
      <w:hyperlink r:id="rId104"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 The extra size not to be included while maintaining the aspect ratio.</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make a window maintain an aspect ratio. The extra size allows a developer to have space, specified in pixels, not included within the aspect ratio calculations. This API already takes into account the difference between a window’s size and its content size.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Consider a normal window with an HD video player and associated controls. Perhaps there are 15 pixels of controls on the left edge, 25 pixels of controls on the right edge and 50 pixels of controls below the player. In order to maintain a 16:9 aspect ratio (standard aspect ratio for HD @1920x1080) within the player itself we would call this function with arguments of 16/9 and [ 40, 50 ]. The second argument doesn’t care where the extra width and height are within the content view–only that they exist. Just sum any extra width and height areas you have within the overall content 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win.previewFile(path[, displayName])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xml:space="preserve"> String - The absolute path to the file to preview with QuickLook. This is important as Quick Look uses the file name and </w:t>
      </w:r>
      <w:r w:rsidRPr="0052413D">
        <w:rPr>
          <w:rFonts w:ascii="宋体" w:eastAsia="宋体" w:hAnsi="宋体" w:cs="宋体"/>
          <w:kern w:val="0"/>
          <w:sz w:val="24"/>
          <w:szCs w:val="24"/>
        </w:rPr>
        <w:lastRenderedPageBreak/>
        <w:t>file extension on the path to determine the content type of the file to open.</w:t>
      </w:r>
    </w:p>
    <w:p w:rsidR="0052413D" w:rsidRPr="0052413D" w:rsidRDefault="0052413D" w:rsidP="0052413D">
      <w:pPr>
        <w:widowControl/>
        <w:numPr>
          <w:ilvl w:val="0"/>
          <w:numId w:val="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displayName</w:t>
      </w:r>
      <w:r w:rsidRPr="0052413D">
        <w:rPr>
          <w:rFonts w:ascii="宋体" w:eastAsia="宋体" w:hAnsi="宋体" w:cs="宋体"/>
          <w:kern w:val="0"/>
          <w:sz w:val="24"/>
          <w:szCs w:val="24"/>
        </w:rPr>
        <w:t> String (optional) - The name of the file to display on the Quick Look modal view. This is purely visual and does not affect the content type of the file. Defaults to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Uses </w:t>
      </w:r>
      <w:hyperlink r:id="rId105" w:history="1">
        <w:r w:rsidRPr="0052413D">
          <w:rPr>
            <w:rFonts w:ascii="宋体" w:eastAsia="宋体" w:hAnsi="宋体" w:cs="宋体"/>
            <w:color w:val="046DC8"/>
            <w:kern w:val="0"/>
            <w:sz w:val="24"/>
            <w:szCs w:val="24"/>
            <w:u w:val="single"/>
          </w:rPr>
          <w:t>Quick Look</w:t>
        </w:r>
      </w:hyperlink>
      <w:r w:rsidRPr="0052413D">
        <w:rPr>
          <w:rFonts w:ascii="宋体" w:eastAsia="宋体" w:hAnsi="宋体" w:cs="宋体"/>
          <w:kern w:val="0"/>
          <w:sz w:val="24"/>
          <w:szCs w:val="24"/>
        </w:rPr>
        <w:t> to preview a file at a given path.</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win.closeFilePreview()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Closes the currently open </w:t>
      </w:r>
      <w:hyperlink r:id="rId106" w:history="1">
        <w:r w:rsidRPr="0052413D">
          <w:rPr>
            <w:rFonts w:ascii="宋体" w:eastAsia="宋体" w:hAnsi="宋体" w:cs="宋体"/>
            <w:color w:val="046DC8"/>
            <w:kern w:val="0"/>
            <w:sz w:val="24"/>
            <w:szCs w:val="24"/>
            <w:u w:val="single"/>
          </w:rPr>
          <w:t>Quick Look</w:t>
        </w:r>
      </w:hyperlink>
      <w:r w:rsidRPr="0052413D">
        <w:rPr>
          <w:rFonts w:ascii="宋体" w:eastAsia="宋体" w:hAnsi="宋体" w:cs="宋体"/>
          <w:kern w:val="0"/>
          <w:sz w:val="24"/>
          <w:szCs w:val="24"/>
        </w:rPr>
        <w:t> panel.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win.setBounds(bounds[, animate])</w:t>
      </w:r>
    </w:p>
    <w:p w:rsidR="0052413D" w:rsidRPr="0052413D" w:rsidRDefault="0052413D" w:rsidP="0052413D">
      <w:pPr>
        <w:widowControl/>
        <w:numPr>
          <w:ilvl w:val="0"/>
          <w:numId w:val="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107"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Resizes and moves the window to the supplied bounds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win.getBounds()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08" w:history="1">
        <w:r w:rsidRPr="0052413D">
          <w:rPr>
            <w:rFonts w:ascii="Consolas" w:eastAsia="宋体" w:hAnsi="Consolas" w:cs="宋体"/>
            <w:color w:val="0B3D47"/>
            <w:kern w:val="0"/>
            <w:sz w:val="20"/>
            <w:szCs w:val="20"/>
            <w:shd w:val="clear" w:color="auto" w:fill="F1F3F4"/>
          </w:rPr>
          <w:t>Rectangle</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win.setContentBounds(bounds[, animate])</w:t>
      </w:r>
    </w:p>
    <w:p w:rsidR="0052413D" w:rsidRPr="0052413D" w:rsidRDefault="0052413D" w:rsidP="0052413D">
      <w:pPr>
        <w:widowControl/>
        <w:numPr>
          <w:ilvl w:val="0"/>
          <w:numId w:val="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109"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Resizes and moves the window’s client area (e.g. the web page) to the supplied bounds.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win.getContentBounds()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10" w:history="1">
        <w:r w:rsidRPr="0052413D">
          <w:rPr>
            <w:rFonts w:ascii="Consolas" w:eastAsia="宋体" w:hAnsi="Consolas" w:cs="宋体"/>
            <w:color w:val="0B3D47"/>
            <w:kern w:val="0"/>
            <w:sz w:val="20"/>
            <w:szCs w:val="20"/>
            <w:shd w:val="clear" w:color="auto" w:fill="F1F3F4"/>
          </w:rPr>
          <w:t>Rectangle</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win.setSize(width, height[, animate])</w:t>
      </w:r>
    </w:p>
    <w:p w:rsidR="0052413D" w:rsidRPr="0052413D" w:rsidRDefault="0052413D" w:rsidP="0052413D">
      <w:pPr>
        <w:widowControl/>
        <w:numPr>
          <w:ilvl w:val="0"/>
          <w:numId w:val="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numPr>
          <w:ilvl w:val="0"/>
          <w:numId w:val="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Resizes the window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win.setContentSize(width, height[, animate])</w:t>
      </w:r>
    </w:p>
    <w:p w:rsidR="0052413D" w:rsidRPr="0052413D" w:rsidRDefault="0052413D" w:rsidP="0052413D">
      <w:pPr>
        <w:widowControl/>
        <w:numPr>
          <w:ilvl w:val="0"/>
          <w:numId w:val="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numPr>
          <w:ilvl w:val="0"/>
          <w:numId w:val="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Resizes the window’s client area (e.g. the web page)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win.getContentSize()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client area’s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win.setMinimumSize(width, height)</w:t>
      </w:r>
    </w:p>
    <w:p w:rsidR="0052413D" w:rsidRPr="0052413D" w:rsidRDefault="0052413D" w:rsidP="0052413D">
      <w:pPr>
        <w:widowControl/>
        <w:numPr>
          <w:ilvl w:val="0"/>
          <w:numId w:val="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minimum size of window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win.getMinimumSize()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minimum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win.setMaximumSize(width, height)</w:t>
      </w:r>
    </w:p>
    <w:p w:rsidR="0052413D" w:rsidRPr="0052413D" w:rsidRDefault="0052413D" w:rsidP="0052413D">
      <w:pPr>
        <w:widowControl/>
        <w:numPr>
          <w:ilvl w:val="0"/>
          <w:numId w:val="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maximum size of window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win.getMaximumSize()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maximum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win.setResizable(resizable)</w:t>
      </w:r>
    </w:p>
    <w:p w:rsidR="0052413D" w:rsidRPr="0052413D" w:rsidRDefault="0052413D" w:rsidP="0052413D">
      <w:pPr>
        <w:widowControl/>
        <w:numPr>
          <w:ilvl w:val="0"/>
          <w:numId w:val="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resizable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resized by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win.isResizable()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resized by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win.setMovable(movable)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moved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win.isMovable()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moved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win.setMinimizable(minimizable)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minimizable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minimized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win.isMinimizable()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minimized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win.setMaximizable(maximizable)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maximizable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maximized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win.isMaximizable()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maximized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win.setFullScreenable(fullscreenable)</w:t>
      </w:r>
    </w:p>
    <w:p w:rsidR="0052413D" w:rsidRPr="0052413D" w:rsidRDefault="0052413D" w:rsidP="0052413D">
      <w:pPr>
        <w:widowControl/>
        <w:numPr>
          <w:ilvl w:val="0"/>
          <w:numId w:val="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fullscreenable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maximize/zoom window button toggles fullscreen mode or maximizes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win.isFullScreenable()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maximize/zoom window button toggles fullscreen mode or maximizes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win.setClosable(closable)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closable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closed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win.isClosable()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closed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win.setAlwaysOnTop(flag[, level][, relativeLevel])</w:t>
      </w:r>
    </w:p>
    <w:p w:rsidR="0052413D" w:rsidRPr="0052413D" w:rsidRDefault="0052413D" w:rsidP="0052413D">
      <w:pPr>
        <w:widowControl/>
        <w:numPr>
          <w:ilvl w:val="0"/>
          <w:numId w:val="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w:t>
      </w:r>
      <w:r w:rsidRPr="0052413D">
        <w:rPr>
          <w:rFonts w:ascii="宋体" w:eastAsia="宋体" w:hAnsi="宋体" w:cs="宋体"/>
          <w:kern w:val="0"/>
          <w:sz w:val="24"/>
          <w:szCs w:val="24"/>
        </w:rPr>
        <w:t> Boolean</w:t>
      </w:r>
    </w:p>
    <w:p w:rsidR="0052413D" w:rsidRPr="0052413D" w:rsidRDefault="0052413D" w:rsidP="0052413D">
      <w:pPr>
        <w:widowControl/>
        <w:numPr>
          <w:ilvl w:val="0"/>
          <w:numId w:val="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Values include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floating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torn-off-menu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modal-panel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main-menu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pop-up-menu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screen-saver</w:t>
      </w:r>
      <w:r w:rsidRPr="0052413D">
        <w:rPr>
          <w:rFonts w:ascii="宋体" w:eastAsia="宋体" w:hAnsi="宋体" w:cs="宋体"/>
          <w:kern w:val="0"/>
          <w:sz w:val="24"/>
          <w:szCs w:val="24"/>
        </w:rPr>
        <w:t>, and </w:t>
      </w:r>
      <w:del w:id="1" w:author="Unknown">
        <w:r w:rsidRPr="0052413D">
          <w:rPr>
            <w:rFonts w:ascii="Consolas" w:eastAsia="宋体" w:hAnsi="Consolas" w:cs="宋体"/>
            <w:color w:val="0B3D47"/>
            <w:kern w:val="0"/>
            <w:sz w:val="20"/>
            <w:szCs w:val="20"/>
            <w:shd w:val="clear" w:color="auto" w:fill="F1F3F4"/>
          </w:rPr>
          <w:delText>dock</w:delText>
        </w:r>
      </w:del>
      <w:r w:rsidRPr="0052413D">
        <w:rPr>
          <w:rFonts w:ascii="宋体" w:eastAsia="宋体" w:hAnsi="宋体" w:cs="宋体"/>
          <w:kern w:val="0"/>
          <w:sz w:val="24"/>
          <w:szCs w:val="24"/>
        </w:rPr>
        <w:t> (Deprecated). The default is </w:t>
      </w:r>
      <w:r w:rsidRPr="0052413D">
        <w:rPr>
          <w:rFonts w:ascii="Consolas" w:eastAsia="宋体" w:hAnsi="Consolas" w:cs="宋体"/>
          <w:color w:val="0B3D47"/>
          <w:kern w:val="0"/>
          <w:sz w:val="20"/>
          <w:szCs w:val="20"/>
          <w:shd w:val="clear" w:color="auto" w:fill="F1F3F4"/>
        </w:rPr>
        <w:t>floating</w:t>
      </w:r>
      <w:r w:rsidRPr="0052413D">
        <w:rPr>
          <w:rFonts w:ascii="宋体" w:eastAsia="宋体" w:hAnsi="宋体" w:cs="宋体"/>
          <w:kern w:val="0"/>
          <w:sz w:val="24"/>
          <w:szCs w:val="24"/>
        </w:rPr>
        <w:t>. See the </w:t>
      </w:r>
      <w:hyperlink r:id="rId111" w:history="1">
        <w:r w:rsidRPr="0052413D">
          <w:rPr>
            <w:rFonts w:ascii="宋体" w:eastAsia="宋体" w:hAnsi="宋体" w:cs="宋体"/>
            <w:color w:val="046DC8"/>
            <w:kern w:val="0"/>
            <w:sz w:val="24"/>
            <w:szCs w:val="24"/>
            <w:u w:val="single"/>
          </w:rPr>
          <w:t>macOS docs</w:t>
        </w:r>
      </w:hyperlink>
      <w:r w:rsidRPr="0052413D">
        <w:rPr>
          <w:rFonts w:ascii="宋体" w:eastAsia="宋体" w:hAnsi="宋体" w:cs="宋体"/>
          <w:kern w:val="0"/>
          <w:sz w:val="24"/>
          <w:szCs w:val="24"/>
        </w:rPr>
        <w:t>for more details.</w:t>
      </w:r>
    </w:p>
    <w:p w:rsidR="0052413D" w:rsidRPr="0052413D" w:rsidRDefault="0052413D" w:rsidP="0052413D">
      <w:pPr>
        <w:widowControl/>
        <w:numPr>
          <w:ilvl w:val="0"/>
          <w:numId w:val="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relativeLevel</w:t>
      </w:r>
      <w:r w:rsidRPr="0052413D">
        <w:rPr>
          <w:rFonts w:ascii="宋体" w:eastAsia="宋体" w:hAnsi="宋体" w:cs="宋体"/>
          <w:kern w:val="0"/>
          <w:sz w:val="24"/>
          <w:szCs w:val="24"/>
        </w:rPr>
        <w:t> Integer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The number of layers higher to set this window relative to the given </w:t>
      </w: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The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Note that Apple discourages setting levels higher than 1 above </w:t>
      </w:r>
      <w:r w:rsidRPr="0052413D">
        <w:rPr>
          <w:rFonts w:ascii="Consolas" w:eastAsia="宋体" w:hAnsi="Consolas" w:cs="宋体"/>
          <w:color w:val="0B3D47"/>
          <w:kern w:val="0"/>
          <w:sz w:val="20"/>
          <w:szCs w:val="20"/>
          <w:shd w:val="clear" w:color="auto" w:fill="F1F3F4"/>
        </w:rPr>
        <w:t>screen-saver</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whether the window should show always on top of other windows. After setting this, the window is still a normal window, not a toolbox window which can not be focused 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win.isAlwaysOnTop()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always on top of other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win.center()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Moves window to the center of the screen.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win.setPosition(x, y[, animate])</w:t>
      </w:r>
    </w:p>
    <w:p w:rsidR="0052413D" w:rsidRPr="0052413D" w:rsidRDefault="0052413D" w:rsidP="0052413D">
      <w:pPr>
        <w:widowControl/>
        <w:numPr>
          <w:ilvl w:val="0"/>
          <w:numId w:val="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w:t>
      </w:r>
    </w:p>
    <w:p w:rsidR="0052413D" w:rsidRPr="0052413D" w:rsidRDefault="0052413D" w:rsidP="0052413D">
      <w:pPr>
        <w:widowControl/>
        <w:numPr>
          <w:ilvl w:val="0"/>
          <w:numId w:val="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numPr>
          <w:ilvl w:val="0"/>
          <w:numId w:val="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Moves window to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current position.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win.setTitle(title)</w:t>
      </w:r>
    </w:p>
    <w:p w:rsidR="0052413D" w:rsidRPr="0052413D" w:rsidRDefault="0052413D" w:rsidP="0052413D">
      <w:pPr>
        <w:widowControl/>
        <w:numPr>
          <w:ilvl w:val="0"/>
          <w:numId w:val="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Changes the title of native window to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win.getTitle()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title of the native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title of web page can be different from the title of the native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win.setSheetOffset(offsetY[, offsetX])</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offsetY</w:t>
      </w:r>
      <w:r w:rsidRPr="0052413D">
        <w:rPr>
          <w:rFonts w:ascii="宋体" w:eastAsia="宋体" w:hAnsi="宋体" w:cs="宋体"/>
          <w:kern w:val="0"/>
          <w:sz w:val="24"/>
          <w:szCs w:val="24"/>
        </w:rPr>
        <w:t> Float</w:t>
      </w:r>
    </w:p>
    <w:p w:rsidR="0052413D" w:rsidRPr="0052413D" w:rsidRDefault="0052413D" w:rsidP="0052413D">
      <w:pPr>
        <w:widowControl/>
        <w:numPr>
          <w:ilvl w:val="0"/>
          <w:numId w:val="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offsetX</w:t>
      </w:r>
      <w:r w:rsidRPr="0052413D">
        <w:rPr>
          <w:rFonts w:ascii="宋体" w:eastAsia="宋体" w:hAnsi="宋体" w:cs="宋体"/>
          <w:kern w:val="0"/>
          <w:sz w:val="24"/>
          <w:szCs w:val="24"/>
        </w:rPr>
        <w:t> Float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attachment point for sheets on macOS. By default, sheets are attached just below the window frame, but you may want to display them beneath a HTML-rendered toolbar.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toolbarRect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.getElementById(</w:t>
      </w:r>
      <w:r w:rsidRPr="0052413D">
        <w:rPr>
          <w:rFonts w:ascii="Consolas" w:eastAsia="宋体" w:hAnsi="Consolas" w:cs="宋体"/>
          <w:color w:val="D01040"/>
          <w:kern w:val="0"/>
          <w:sz w:val="20"/>
          <w:szCs w:val="20"/>
          <w:bdr w:val="none" w:sz="0" w:space="0" w:color="auto" w:frame="1"/>
        </w:rPr>
        <w:t>'toolbar'</w:t>
      </w:r>
      <w:r w:rsidRPr="0052413D">
        <w:rPr>
          <w:rFonts w:ascii="Consolas" w:eastAsia="宋体" w:hAnsi="Consolas" w:cs="宋体"/>
          <w:color w:val="0B3D47"/>
          <w:kern w:val="0"/>
          <w:sz w:val="20"/>
          <w:szCs w:val="20"/>
          <w:bdr w:val="none" w:sz="0" w:space="0" w:color="auto" w:frame="1"/>
        </w:rPr>
        <w:t>).getBoundingClientRect()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win.setSheetOffset(toolbarRect.height)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win.flashFrame(flag)</w:t>
      </w:r>
    </w:p>
    <w:p w:rsidR="0052413D" w:rsidRPr="0052413D" w:rsidRDefault="0052413D" w:rsidP="0052413D">
      <w:pPr>
        <w:widowControl/>
        <w:numPr>
          <w:ilvl w:val="0"/>
          <w:numId w:val="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flag</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Starts or stops flashing the window to attract user’s attention.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win.setSkipTaskbar(skip)</w:t>
      </w:r>
    </w:p>
    <w:p w:rsidR="0052413D" w:rsidRPr="0052413D" w:rsidRDefault="0052413D" w:rsidP="0052413D">
      <w:pPr>
        <w:widowControl/>
        <w:numPr>
          <w:ilvl w:val="0"/>
          <w:numId w:val="1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skip</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window not show in the taskbar.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win.setKiosk(flag)</w:t>
      </w:r>
    </w:p>
    <w:p w:rsidR="0052413D" w:rsidRPr="0052413D" w:rsidRDefault="0052413D" w:rsidP="0052413D">
      <w:pPr>
        <w:widowControl/>
        <w:numPr>
          <w:ilvl w:val="0"/>
          <w:numId w:val="1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Enters or leaves the kiosk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win.isKiosk()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in kiosk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win.getNativeWindowHandle()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The platform-specific handle of the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native type of the handle is </w:t>
      </w:r>
      <w:r w:rsidRPr="0052413D">
        <w:rPr>
          <w:rFonts w:ascii="Consolas" w:eastAsia="宋体" w:hAnsi="Consolas" w:cs="宋体"/>
          <w:color w:val="0B3D47"/>
          <w:kern w:val="0"/>
          <w:sz w:val="20"/>
          <w:szCs w:val="20"/>
          <w:shd w:val="clear" w:color="auto" w:fill="F1F3F4"/>
        </w:rPr>
        <w:t>HWND</w:t>
      </w:r>
      <w:r w:rsidRPr="0052413D">
        <w:rPr>
          <w:rFonts w:ascii="宋体" w:eastAsia="宋体" w:hAnsi="宋体" w:cs="宋体"/>
          <w:kern w:val="0"/>
          <w:sz w:val="24"/>
          <w:szCs w:val="24"/>
        </w:rPr>
        <w:t> on Windows, </w:t>
      </w:r>
      <w:r w:rsidRPr="0052413D">
        <w:rPr>
          <w:rFonts w:ascii="Consolas" w:eastAsia="宋体" w:hAnsi="Consolas" w:cs="宋体"/>
          <w:color w:val="0B3D47"/>
          <w:kern w:val="0"/>
          <w:sz w:val="20"/>
          <w:szCs w:val="20"/>
          <w:shd w:val="clear" w:color="auto" w:fill="F1F3F4"/>
        </w:rPr>
        <w:t>NSView*</w:t>
      </w:r>
      <w:r w:rsidRPr="0052413D">
        <w:rPr>
          <w:rFonts w:ascii="宋体" w:eastAsia="宋体" w:hAnsi="宋体" w:cs="宋体"/>
          <w:kern w:val="0"/>
          <w:sz w:val="24"/>
          <w:szCs w:val="24"/>
        </w:rPr>
        <w:t> on macOS, and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unsigned long</w:t>
      </w:r>
      <w:r w:rsidRPr="0052413D">
        <w:rPr>
          <w:rFonts w:ascii="宋体" w:eastAsia="宋体" w:hAnsi="宋体" w:cs="宋体"/>
          <w:kern w:val="0"/>
          <w:sz w:val="24"/>
          <w:szCs w:val="24"/>
        </w:rPr>
        <w:t>) on Linux.</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win.hookWindowMessage(message, callback)</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Integer</w:t>
      </w:r>
    </w:p>
    <w:p w:rsidR="0052413D" w:rsidRPr="0052413D" w:rsidRDefault="0052413D" w:rsidP="0052413D">
      <w:pPr>
        <w:widowControl/>
        <w:numPr>
          <w:ilvl w:val="0"/>
          <w:numId w:val="1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Hooks a windows message.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when the message is received in the WndProc.</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win.isWindowMessageHooked(message)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depending on whether the message is hooked.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win.unhookWindowMessage(message)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Unhook the window message.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win.unhookAllWindowMessages()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Unhooks all of the window messages.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win.setRepresentedFilename(filename)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the pathname of the file the window represents, and the icon of the file will show in window’s title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win.getRepresentedFilename()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pathname of the file the window represents.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win.setDocumentEdited(edited)</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edited</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Specifies whether the window’s document has been edited, and the icon in title bar will become gray when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win.isDocumentEdited()</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window’s document has been edited.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win.focusOnWebView()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win.blurWebView()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win.capturePage([rect, ]callback)</w:t>
      </w:r>
    </w:p>
    <w:p w:rsidR="0052413D" w:rsidRPr="0052413D" w:rsidRDefault="0052413D" w:rsidP="0052413D">
      <w:pPr>
        <w:widowControl/>
        <w:numPr>
          <w:ilvl w:val="0"/>
          <w:numId w:val="1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11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(optional) - The bounds to capture</w:t>
      </w:r>
    </w:p>
    <w:p w:rsidR="0052413D" w:rsidRPr="0052413D" w:rsidRDefault="0052413D" w:rsidP="0052413D">
      <w:pPr>
        <w:widowControl/>
        <w:numPr>
          <w:ilvl w:val="0"/>
          <w:numId w:val="1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0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113"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webContents.capturePage([rect, ]callback)</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win.loadURL(url[, options])</w:t>
      </w:r>
    </w:p>
    <w:p w:rsidR="0052413D" w:rsidRPr="0052413D" w:rsidRDefault="0052413D" w:rsidP="0052413D">
      <w:pPr>
        <w:widowControl/>
        <w:numPr>
          <w:ilvl w:val="0"/>
          <w:numId w:val="1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1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httpReferrer</w:t>
      </w:r>
      <w:r w:rsidRPr="0052413D">
        <w:rPr>
          <w:rFonts w:ascii="宋体" w:eastAsia="宋体" w:hAnsi="宋体" w:cs="宋体"/>
          <w:kern w:val="0"/>
          <w:sz w:val="24"/>
          <w:szCs w:val="24"/>
        </w:rPr>
        <w:t> String (optional) - A HTTP Referrer url.</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 (optional) - A user agent originating the request.</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extraHeaders</w:t>
      </w:r>
      <w:r w:rsidRPr="0052413D">
        <w:rPr>
          <w:rFonts w:ascii="宋体" w:eastAsia="宋体" w:hAnsi="宋体" w:cs="宋体"/>
          <w:kern w:val="0"/>
          <w:sz w:val="24"/>
          <w:szCs w:val="24"/>
        </w:rPr>
        <w:t> String (optional) - Extra headers separated by “\n”</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postData</w:t>
      </w:r>
      <w:r w:rsidRPr="0052413D">
        <w:rPr>
          <w:rFonts w:ascii="宋体" w:eastAsia="宋体" w:hAnsi="宋体" w:cs="宋体"/>
          <w:kern w:val="0"/>
          <w:sz w:val="24"/>
          <w:szCs w:val="24"/>
        </w:rPr>
        <w:t> (</w:t>
      </w:r>
      <w:hyperlink r:id="rId114" w:history="1">
        <w:r w:rsidRPr="0052413D">
          <w:rPr>
            <w:rFonts w:ascii="宋体" w:eastAsia="宋体" w:hAnsi="宋体" w:cs="宋体"/>
            <w:color w:val="046DC8"/>
            <w:kern w:val="0"/>
            <w:sz w:val="24"/>
            <w:szCs w:val="24"/>
            <w:u w:val="single"/>
          </w:rPr>
          <w:t>UploadRawData[]</w:t>
        </w:r>
      </w:hyperlink>
      <w:r w:rsidRPr="0052413D">
        <w:rPr>
          <w:rFonts w:ascii="宋体" w:eastAsia="宋体" w:hAnsi="宋体" w:cs="宋体"/>
          <w:kern w:val="0"/>
          <w:sz w:val="24"/>
          <w:szCs w:val="24"/>
        </w:rPr>
        <w:t> | </w:t>
      </w:r>
      <w:hyperlink r:id="rId115" w:history="1">
        <w:r w:rsidRPr="0052413D">
          <w:rPr>
            <w:rFonts w:ascii="宋体" w:eastAsia="宋体" w:hAnsi="宋体" w:cs="宋体"/>
            <w:color w:val="046DC8"/>
            <w:kern w:val="0"/>
            <w:sz w:val="24"/>
            <w:szCs w:val="24"/>
            <w:u w:val="single"/>
          </w:rPr>
          <w:t>UploadFile[]</w:t>
        </w:r>
      </w:hyperlink>
      <w:r w:rsidRPr="0052413D">
        <w:rPr>
          <w:rFonts w:ascii="宋体" w:eastAsia="宋体" w:hAnsi="宋体" w:cs="宋体"/>
          <w:kern w:val="0"/>
          <w:sz w:val="24"/>
          <w:szCs w:val="24"/>
        </w:rPr>
        <w:t> | </w:t>
      </w:r>
      <w:hyperlink r:id="rId116" w:history="1">
        <w:r w:rsidRPr="0052413D">
          <w:rPr>
            <w:rFonts w:ascii="宋体" w:eastAsia="宋体" w:hAnsi="宋体" w:cs="宋体"/>
            <w:color w:val="046DC8"/>
            <w:kern w:val="0"/>
            <w:sz w:val="24"/>
            <w:szCs w:val="24"/>
            <w:u w:val="single"/>
          </w:rPr>
          <w:t>UploadFileSystem[]</w:t>
        </w:r>
      </w:hyperlink>
      <w:r w:rsidRPr="0052413D">
        <w:rPr>
          <w:rFonts w:ascii="宋体" w:eastAsia="宋体" w:hAnsi="宋体" w:cs="宋体"/>
          <w:kern w:val="0"/>
          <w:sz w:val="24"/>
          <w:szCs w:val="24"/>
        </w:rPr>
        <w:t> | </w:t>
      </w:r>
      <w:hyperlink r:id="rId117" w:history="1">
        <w:r w:rsidRPr="0052413D">
          <w:rPr>
            <w:rFonts w:ascii="宋体" w:eastAsia="宋体" w:hAnsi="宋体" w:cs="宋体"/>
            <w:color w:val="046DC8"/>
            <w:kern w:val="0"/>
            <w:sz w:val="24"/>
            <w:szCs w:val="24"/>
            <w:u w:val="single"/>
          </w:rPr>
          <w:t>UploadBlob[]</w:t>
        </w:r>
      </w:hyperlink>
      <w:r w:rsidRPr="0052413D">
        <w:rPr>
          <w:rFonts w:ascii="宋体" w:eastAsia="宋体" w:hAnsi="宋体" w:cs="宋体"/>
          <w:kern w:val="0"/>
          <w:sz w:val="24"/>
          <w:szCs w:val="24"/>
        </w:rPr>
        <w:t>) - (optional)</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baseURLForDataURL</w:t>
      </w:r>
      <w:r w:rsidRPr="0052413D">
        <w:rPr>
          <w:rFonts w:ascii="宋体" w:eastAsia="宋体" w:hAnsi="宋体" w:cs="宋体"/>
          <w:kern w:val="0"/>
          <w:sz w:val="24"/>
          <w:szCs w:val="24"/>
        </w:rPr>
        <w:t> String (optional) - Base url (with trailing path separator) for files to be loaded by the data url. This is needed only if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is a data url and needs to load other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webContents.loadURL(url[, options])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can be a remote address (e.g.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a path to a local HTML file using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ensure that file URLs are properly formatted, it is recommended to use Node’s </w:t>
      </w:r>
      <w:hyperlink r:id="rId118" w:anchor="url_url_format_urlobject" w:history="1">
        <w:r w:rsidRPr="0052413D">
          <w:rPr>
            <w:rFonts w:ascii="Consolas" w:eastAsia="宋体" w:hAnsi="Consolas" w:cs="宋体"/>
            <w:color w:val="0B3D47"/>
            <w:kern w:val="0"/>
            <w:sz w:val="20"/>
            <w:szCs w:val="20"/>
            <w:shd w:val="clear" w:color="auto" w:fill="F1F3F4"/>
          </w:rPr>
          <w:t>url.format</w:t>
        </w:r>
      </w:hyperlink>
      <w:r w:rsidRPr="0052413D">
        <w:rPr>
          <w:rFonts w:ascii="宋体" w:eastAsia="宋体" w:hAnsi="宋体" w:cs="宋体"/>
          <w:kern w:val="0"/>
          <w:sz w:val="24"/>
          <w:szCs w:val="24"/>
        </w:rPr>
        <w:t> method: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url = require(</w:t>
      </w:r>
      <w:r w:rsidRPr="0052413D">
        <w:rPr>
          <w:rFonts w:ascii="Consolas" w:eastAsia="宋体" w:hAnsi="Consolas" w:cs="宋体"/>
          <w:color w:val="D01040"/>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protocol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slashes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pathname</w:t>
      </w:r>
      <w:r w:rsidRPr="0052413D">
        <w:rPr>
          <w:rFonts w:ascii="Consolas" w:eastAsia="宋体" w:hAnsi="Consolas" w:cs="宋体"/>
          <w:color w:val="0B3D47"/>
          <w:kern w:val="0"/>
          <w:sz w:val="20"/>
          <w:szCs w:val="20"/>
          <w:bdr w:val="none" w:sz="0" w:space="0" w:color="auto" w:frame="1"/>
        </w:rPr>
        <w:t>: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).join(__dirname, </w:t>
      </w:r>
      <w:r w:rsidRPr="0052413D">
        <w:rPr>
          <w:rFonts w:ascii="Consolas" w:eastAsia="宋体" w:hAnsi="Consolas" w:cs="宋体"/>
          <w:color w:val="D01040"/>
          <w:kern w:val="0"/>
          <w:sz w:val="20"/>
          <w:szCs w:val="20"/>
          <w:bdr w:val="none" w:sz="0" w:space="0" w:color="auto" w:frame="1"/>
        </w:rPr>
        <w:t>'index.html'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load a URL using a </w:t>
      </w:r>
      <w:r w:rsidRPr="0052413D">
        <w:rPr>
          <w:rFonts w:ascii="Consolas" w:eastAsia="宋体" w:hAnsi="Consolas" w:cs="宋体"/>
          <w:color w:val="0B3D47"/>
          <w:kern w:val="0"/>
          <w:sz w:val="20"/>
          <w:szCs w:val="20"/>
          <w:shd w:val="clear" w:color="auto" w:fill="F1F3F4"/>
        </w:rPr>
        <w:t>POST</w:t>
      </w:r>
      <w:r w:rsidRPr="0052413D">
        <w:rPr>
          <w:rFonts w:ascii="宋体" w:eastAsia="宋体" w:hAnsi="宋体" w:cs="宋体"/>
          <w:kern w:val="0"/>
          <w:sz w:val="24"/>
          <w:szCs w:val="24"/>
        </w:rPr>
        <w:t> request with URL-encoded data by doing the following: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'http://localhost:8000/post'</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postData</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'rawData'</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bytes</w:t>
      </w:r>
      <w:r w:rsidRPr="0052413D">
        <w:rPr>
          <w:rFonts w:ascii="Consolas" w:eastAsia="宋体" w:hAnsi="Consolas" w:cs="宋体"/>
          <w:color w:val="0B3D47"/>
          <w:kern w:val="0"/>
          <w:sz w:val="20"/>
          <w:szCs w:val="20"/>
          <w:bdr w:val="none" w:sz="0" w:space="0" w:color="auto" w:frame="1"/>
        </w:rPr>
        <w:t>: Buffer.from(</w:t>
      </w:r>
      <w:r w:rsidRPr="0052413D">
        <w:rPr>
          <w:rFonts w:ascii="Consolas" w:eastAsia="宋体" w:hAnsi="Consolas" w:cs="宋体"/>
          <w:color w:val="D01040"/>
          <w:kern w:val="0"/>
          <w:sz w:val="20"/>
          <w:szCs w:val="20"/>
          <w:bdr w:val="none" w:sz="0" w:space="0" w:color="auto" w:frame="1"/>
        </w:rPr>
        <w:t>'hello=world'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extraHeaders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'Content-Type: application/x-www-form-urlencoded'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win.reload()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webContents.reload</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win.setMenu(menu)</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 | null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as the window’s menu bar, setting it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will remove the menu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win.setProgressBar(progress[, options])</w:t>
      </w:r>
    </w:p>
    <w:p w:rsidR="0052413D" w:rsidRPr="0052413D" w:rsidRDefault="0052413D" w:rsidP="0052413D">
      <w:pPr>
        <w:widowControl/>
        <w:numPr>
          <w:ilvl w:val="0"/>
          <w:numId w:val="1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progress</w:t>
      </w:r>
      <w:r w:rsidRPr="0052413D">
        <w:rPr>
          <w:rFonts w:ascii="宋体" w:eastAsia="宋体" w:hAnsi="宋体" w:cs="宋体"/>
          <w:kern w:val="0"/>
          <w:sz w:val="24"/>
          <w:szCs w:val="24"/>
        </w:rPr>
        <w:t> Double</w:t>
      </w:r>
    </w:p>
    <w:p w:rsidR="0052413D" w:rsidRPr="0052413D" w:rsidRDefault="0052413D" w:rsidP="0052413D">
      <w:pPr>
        <w:widowControl/>
        <w:numPr>
          <w:ilvl w:val="0"/>
          <w:numId w:val="1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11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Mode for the progress bar.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indeterminate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paused</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progress value in progress bar. Valid range is [0, 1.0].</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 progress bar when progress &lt; 0; Change to indeterminate mode when progress &gt; 1.</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platform, only supports Unity desktop environment, you need to specify the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file name to </w:t>
      </w:r>
      <w:r w:rsidRPr="0052413D">
        <w:rPr>
          <w:rFonts w:ascii="Consolas" w:eastAsia="宋体" w:hAnsi="Consolas" w:cs="宋体"/>
          <w:color w:val="0B3D47"/>
          <w:kern w:val="0"/>
          <w:sz w:val="20"/>
          <w:szCs w:val="20"/>
          <w:shd w:val="clear" w:color="auto" w:fill="F1F3F4"/>
        </w:rPr>
        <w:t>desktopName</w:t>
      </w:r>
      <w:r w:rsidRPr="0052413D">
        <w:rPr>
          <w:rFonts w:ascii="宋体" w:eastAsia="宋体" w:hAnsi="宋体" w:cs="宋体"/>
          <w:kern w:val="0"/>
          <w:sz w:val="24"/>
          <w:szCs w:val="24"/>
        </w:rPr>
        <w:t> field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By default, it will assume </w:t>
      </w:r>
      <w:r w:rsidRPr="0052413D">
        <w:rPr>
          <w:rFonts w:ascii="Consolas" w:eastAsia="宋体" w:hAnsi="Consolas" w:cs="宋体"/>
          <w:color w:val="0B3D47"/>
          <w:kern w:val="0"/>
          <w:sz w:val="20"/>
          <w:szCs w:val="20"/>
          <w:shd w:val="clear" w:color="auto" w:fill="F1F3F4"/>
        </w:rPr>
        <w:t>app.getName().desktop</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a mode can be passed. Accepted values are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indeterminate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paused</w:t>
      </w:r>
      <w:r w:rsidRPr="0052413D">
        <w:rPr>
          <w:rFonts w:ascii="宋体" w:eastAsia="宋体" w:hAnsi="宋体" w:cs="宋体"/>
          <w:kern w:val="0"/>
          <w:sz w:val="24"/>
          <w:szCs w:val="24"/>
        </w:rPr>
        <w:t>. If you call </w:t>
      </w:r>
      <w:r w:rsidRPr="0052413D">
        <w:rPr>
          <w:rFonts w:ascii="Consolas" w:eastAsia="宋体" w:hAnsi="Consolas" w:cs="宋体"/>
          <w:color w:val="0B3D47"/>
          <w:kern w:val="0"/>
          <w:sz w:val="20"/>
          <w:szCs w:val="20"/>
          <w:shd w:val="clear" w:color="auto" w:fill="F1F3F4"/>
        </w:rPr>
        <w:t>setProgressBar</w:t>
      </w:r>
      <w:r w:rsidRPr="0052413D">
        <w:rPr>
          <w:rFonts w:ascii="宋体" w:eastAsia="宋体" w:hAnsi="宋体" w:cs="宋体"/>
          <w:kern w:val="0"/>
          <w:sz w:val="24"/>
          <w:szCs w:val="24"/>
        </w:rPr>
        <w:t> without a mode set (but with a value within the valid range),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will be assumed.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win.setOverlayIcon(overlay, description)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overlay</w:t>
      </w:r>
      <w:r w:rsidRPr="0052413D">
        <w:rPr>
          <w:rFonts w:ascii="宋体" w:eastAsia="宋体" w:hAnsi="宋体" w:cs="宋体"/>
          <w:kern w:val="0"/>
          <w:sz w:val="24"/>
          <w:szCs w:val="24"/>
        </w:rPr>
        <w:t> </w:t>
      </w:r>
      <w:hyperlink r:id="rId119"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icon to display on the bottom right corner of the taskbar icon. If this parameter is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the overlay is cleared</w:t>
      </w:r>
    </w:p>
    <w:p w:rsidR="0052413D" w:rsidRPr="0052413D" w:rsidRDefault="0052413D" w:rsidP="0052413D">
      <w:pPr>
        <w:widowControl/>
        <w:numPr>
          <w:ilvl w:val="0"/>
          <w:numId w:val="1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 a description that will be provided to Accessibility screen readers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a 16 x 16 pixel overlay onto the current taskbar icon, usually used to convey some sort of application status or to passively notify the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win.setHasShadow(hasShadow)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hasShadow</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should have a shadow. On Windows and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win.hasShadow()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has a shadow.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and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win.setThumbarButtons(buttons)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w:t>
      </w:r>
      <w:hyperlink r:id="rId120" w:history="1">
        <w:r w:rsidRPr="0052413D">
          <w:rPr>
            <w:rFonts w:ascii="宋体" w:eastAsia="宋体" w:hAnsi="宋体" w:cs="宋体"/>
            <w:color w:val="046DC8"/>
            <w:kern w:val="0"/>
            <w:sz w:val="24"/>
            <w:szCs w:val="24"/>
            <w:u w:val="single"/>
          </w:rPr>
          <w:t>ThumbarButton[]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buttons were added successfully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 a thumbnail toolbar with a specified set of buttons to the thumbnail image of a window in a taskbar button layout. Returns 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object indicates whether the thumbnail has been added successfully.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number of buttons in thumbnail toolbar should be no greater than 7 due to the limited room. Once you setup the thumbnail toolbar, the toolbar cannot be removed due to the platform’s limitation. But you can call the API with an empty array to clean the buttons.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is an array of </w:t>
      </w: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 objects:</w:t>
      </w:r>
    </w:p>
    <w:p w:rsidR="0052413D" w:rsidRPr="0052413D" w:rsidRDefault="0052413D" w:rsidP="0052413D">
      <w:pPr>
        <w:widowControl/>
        <w:numPr>
          <w:ilvl w:val="0"/>
          <w:numId w:val="1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 Object</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121"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icon showing in thumbnail toolbar.</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 (optional) - The text of the button’s tooltip.</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String[] (optional) - Control specific states and behaviors of the button. By default, it is </w:t>
      </w: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is an array that can include following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s:</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 The button is active and available to the user.</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disabled</w:t>
      </w:r>
      <w:r w:rsidRPr="0052413D">
        <w:rPr>
          <w:rFonts w:ascii="宋体" w:eastAsia="宋体" w:hAnsi="宋体" w:cs="宋体"/>
          <w:kern w:val="0"/>
          <w:sz w:val="24"/>
          <w:szCs w:val="24"/>
        </w:rPr>
        <w:t> - The button is disabled. It is present, but has a visual state indicating it will not respond to user action.</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dismissonclick</w:t>
      </w:r>
      <w:r w:rsidRPr="0052413D">
        <w:rPr>
          <w:rFonts w:ascii="宋体" w:eastAsia="宋体" w:hAnsi="宋体" w:cs="宋体"/>
          <w:kern w:val="0"/>
          <w:sz w:val="24"/>
          <w:szCs w:val="24"/>
        </w:rPr>
        <w:t> - When the button is clicked, the thumbnail window closes immediately.</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nobackground</w:t>
      </w:r>
      <w:r w:rsidRPr="0052413D">
        <w:rPr>
          <w:rFonts w:ascii="宋体" w:eastAsia="宋体" w:hAnsi="宋体" w:cs="宋体"/>
          <w:kern w:val="0"/>
          <w:sz w:val="24"/>
          <w:szCs w:val="24"/>
        </w:rPr>
        <w:t> - Do not draw a button border, use only the image.</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 The button is not shown to the user.</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noninteractive</w:t>
      </w:r>
      <w:r w:rsidRPr="0052413D">
        <w:rPr>
          <w:rFonts w:ascii="宋体" w:eastAsia="宋体" w:hAnsi="宋体" w:cs="宋体"/>
          <w:kern w:val="0"/>
          <w:sz w:val="24"/>
          <w:szCs w:val="24"/>
        </w:rPr>
        <w:t> - The button is enabled but not interactive; no pressed button state is drawn. This value is intended for instances where the button is used in a notification.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win.setThumbnailClip(region)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region</w:t>
      </w:r>
      <w:r w:rsidRPr="0052413D">
        <w:rPr>
          <w:rFonts w:ascii="宋体" w:eastAsia="宋体" w:hAnsi="宋体" w:cs="宋体"/>
          <w:kern w:val="0"/>
          <w:sz w:val="24"/>
          <w:szCs w:val="24"/>
        </w:rPr>
        <w:t> </w:t>
      </w:r>
      <w:hyperlink r:id="rId12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Region of the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region of the window to show as the thumbnail image displayed when hovering over the window in the taskbar. You can reset the thumbnail to be the entire window by specifying an empty region: </w:t>
      </w:r>
      <w:r w:rsidRPr="0052413D">
        <w:rPr>
          <w:rFonts w:ascii="Consolas" w:eastAsia="宋体" w:hAnsi="Consolas" w:cs="宋体"/>
          <w:color w:val="0B3D47"/>
          <w:kern w:val="0"/>
          <w:sz w:val="20"/>
          <w:szCs w:val="20"/>
          <w:shd w:val="clear" w:color="auto" w:fill="F1F3F4"/>
        </w:rPr>
        <w:t>{x: 0, y: 0,width: 0, height: 0}</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win.setThumbnailToolTip(toolTip)</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toolTip that is displayed when hovering over the window thumbnail in the taskbar.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win.setAppDetails(options)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appId</w:t>
      </w:r>
      <w:r w:rsidRPr="0052413D">
        <w:rPr>
          <w:rFonts w:ascii="宋体" w:eastAsia="宋体" w:hAnsi="宋体" w:cs="宋体"/>
          <w:kern w:val="0"/>
          <w:sz w:val="24"/>
          <w:szCs w:val="24"/>
        </w:rPr>
        <w:t> String (optional) - Window’s </w:t>
      </w:r>
      <w:hyperlink r:id="rId123" w:history="1">
        <w:r w:rsidRPr="0052413D">
          <w:rPr>
            <w:rFonts w:ascii="宋体" w:eastAsia="宋体" w:hAnsi="宋体" w:cs="宋体"/>
            <w:color w:val="046DC8"/>
            <w:kern w:val="0"/>
            <w:sz w:val="24"/>
            <w:szCs w:val="24"/>
            <w:u w:val="single"/>
          </w:rPr>
          <w:t>App User Model ID</w:t>
        </w:r>
      </w:hyperlink>
      <w:r w:rsidRPr="0052413D">
        <w:rPr>
          <w:rFonts w:ascii="宋体" w:eastAsia="宋体" w:hAnsi="宋体" w:cs="宋体"/>
          <w:kern w:val="0"/>
          <w:sz w:val="24"/>
          <w:szCs w:val="24"/>
        </w:rPr>
        <w:t>. It has to be set, otherwise the other options will have no effect.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appIconPath</w:t>
      </w:r>
      <w:r w:rsidRPr="0052413D">
        <w:rPr>
          <w:rFonts w:ascii="宋体" w:eastAsia="宋体" w:hAnsi="宋体" w:cs="宋体"/>
          <w:kern w:val="0"/>
          <w:sz w:val="24"/>
          <w:szCs w:val="24"/>
        </w:rPr>
        <w:t> String (optional) - Window’s </w:t>
      </w:r>
      <w:hyperlink r:id="rId124" w:history="1">
        <w:r w:rsidRPr="0052413D">
          <w:rPr>
            <w:rFonts w:ascii="宋体" w:eastAsia="宋体" w:hAnsi="宋体" w:cs="宋体"/>
            <w:color w:val="046DC8"/>
            <w:kern w:val="0"/>
            <w:sz w:val="24"/>
            <w:szCs w:val="24"/>
            <w:u w:val="single"/>
          </w:rPr>
          <w:t>Relaunch Icon</w:t>
        </w:r>
      </w:hyperlink>
      <w:r w:rsidRPr="0052413D">
        <w:rPr>
          <w:rFonts w:ascii="宋体" w:eastAsia="宋体" w:hAnsi="宋体" w:cs="宋体"/>
          <w:kern w:val="0"/>
          <w:sz w:val="24"/>
          <w:szCs w:val="24"/>
        </w:rPr>
        <w: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appIconIndex</w:t>
      </w:r>
      <w:r w:rsidRPr="0052413D">
        <w:rPr>
          <w:rFonts w:ascii="宋体" w:eastAsia="宋体" w:hAnsi="宋体" w:cs="宋体"/>
          <w:kern w:val="0"/>
          <w:sz w:val="24"/>
          <w:szCs w:val="24"/>
        </w:rPr>
        <w:t> Integer (optional) - Index of the icon in </w:t>
      </w:r>
      <w:r w:rsidRPr="0052413D">
        <w:rPr>
          <w:rFonts w:ascii="Consolas" w:eastAsia="宋体" w:hAnsi="Consolas" w:cs="宋体"/>
          <w:color w:val="0B3D47"/>
          <w:kern w:val="0"/>
          <w:sz w:val="20"/>
          <w:szCs w:val="20"/>
          <w:shd w:val="clear" w:color="auto" w:fill="F1F3F4"/>
        </w:rPr>
        <w:t>appIconPath</w:t>
      </w:r>
      <w:r w:rsidRPr="0052413D">
        <w:rPr>
          <w:rFonts w:ascii="宋体" w:eastAsia="宋体" w:hAnsi="宋体" w:cs="宋体"/>
          <w:kern w:val="0"/>
          <w:sz w:val="24"/>
          <w:szCs w:val="24"/>
        </w:rPr>
        <w:t>. Ignored when </w:t>
      </w:r>
      <w:r w:rsidRPr="0052413D">
        <w:rPr>
          <w:rFonts w:ascii="Consolas" w:eastAsia="宋体" w:hAnsi="Consolas" w:cs="宋体"/>
          <w:color w:val="0B3D47"/>
          <w:kern w:val="0"/>
          <w:sz w:val="20"/>
          <w:szCs w:val="20"/>
          <w:shd w:val="clear" w:color="auto" w:fill="F1F3F4"/>
        </w:rPr>
        <w:t>appIconPath</w:t>
      </w:r>
      <w:r w:rsidRPr="0052413D">
        <w:rPr>
          <w:rFonts w:ascii="宋体" w:eastAsia="宋体" w:hAnsi="宋体" w:cs="宋体"/>
          <w:kern w:val="0"/>
          <w:sz w:val="24"/>
          <w:szCs w:val="24"/>
        </w:rPr>
        <w:t> is not set.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relaunchCommand</w:t>
      </w:r>
      <w:r w:rsidRPr="0052413D">
        <w:rPr>
          <w:rFonts w:ascii="宋体" w:eastAsia="宋体" w:hAnsi="宋体" w:cs="宋体"/>
          <w:kern w:val="0"/>
          <w:sz w:val="24"/>
          <w:szCs w:val="24"/>
        </w:rPr>
        <w:t> String (optional) - Window’s </w:t>
      </w:r>
      <w:hyperlink r:id="rId125" w:history="1">
        <w:r w:rsidRPr="0052413D">
          <w:rPr>
            <w:rFonts w:ascii="宋体" w:eastAsia="宋体" w:hAnsi="宋体" w:cs="宋体"/>
            <w:color w:val="046DC8"/>
            <w:kern w:val="0"/>
            <w:sz w:val="24"/>
            <w:szCs w:val="24"/>
            <w:u w:val="single"/>
          </w:rPr>
          <w:t>Relaunch Command</w:t>
        </w:r>
      </w:hyperlink>
      <w:r w:rsidRPr="0052413D">
        <w:rPr>
          <w:rFonts w:ascii="宋体" w:eastAsia="宋体" w:hAnsi="宋体" w:cs="宋体"/>
          <w:kern w:val="0"/>
          <w:sz w:val="24"/>
          <w:szCs w:val="24"/>
        </w:rPr>
        <w: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relaunchDisplayName</w:t>
      </w:r>
      <w:r w:rsidRPr="0052413D">
        <w:rPr>
          <w:rFonts w:ascii="宋体" w:eastAsia="宋体" w:hAnsi="宋体" w:cs="宋体"/>
          <w:kern w:val="0"/>
          <w:sz w:val="24"/>
          <w:szCs w:val="24"/>
        </w:rPr>
        <w:t> String (optional) - Window’s </w:t>
      </w:r>
      <w:hyperlink r:id="rId126" w:history="1">
        <w:r w:rsidRPr="0052413D">
          <w:rPr>
            <w:rFonts w:ascii="宋体" w:eastAsia="宋体" w:hAnsi="宋体" w:cs="宋体"/>
            <w:color w:val="046DC8"/>
            <w:kern w:val="0"/>
            <w:sz w:val="24"/>
            <w:szCs w:val="24"/>
            <w:u w:val="single"/>
          </w:rPr>
          <w:t>Relaunch Display Name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properties for the window’s taskbar button.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relaunchCommand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relaunchDisplayName</w:t>
      </w:r>
      <w:r w:rsidRPr="0052413D">
        <w:rPr>
          <w:rFonts w:ascii="宋体" w:eastAsia="宋体" w:hAnsi="宋体" w:cs="宋体"/>
          <w:kern w:val="0"/>
          <w:sz w:val="24"/>
          <w:szCs w:val="24"/>
        </w:rPr>
        <w:t> must always be set together. If one of those properties is not set, then neither will be 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win.showDefinitionForSelection()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Same as </w:t>
      </w:r>
      <w:r w:rsidRPr="0052413D">
        <w:rPr>
          <w:rFonts w:ascii="Consolas" w:eastAsia="宋体" w:hAnsi="Consolas" w:cs="宋体"/>
          <w:color w:val="0B3D47"/>
          <w:kern w:val="0"/>
          <w:sz w:val="20"/>
          <w:szCs w:val="20"/>
          <w:shd w:val="clear" w:color="auto" w:fill="F1F3F4"/>
        </w:rPr>
        <w:t>webContents.showDefinitionForSelection()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win.setIcon(icon)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127"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window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win.setAutoHideMenuBar(hide)</w:t>
      </w:r>
    </w:p>
    <w:p w:rsidR="0052413D" w:rsidRPr="0052413D" w:rsidRDefault="0052413D" w:rsidP="0052413D">
      <w:pPr>
        <w:widowControl/>
        <w:numPr>
          <w:ilvl w:val="0"/>
          <w:numId w:val="1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whether the window menu bar should hide itself automatically. Once set the menu bar will only show when users press the single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the menu bar is already visible, calling </w:t>
      </w:r>
      <w:r w:rsidRPr="0052413D">
        <w:rPr>
          <w:rFonts w:ascii="Consolas" w:eastAsia="宋体" w:hAnsi="Consolas" w:cs="宋体"/>
          <w:color w:val="0B3D47"/>
          <w:kern w:val="0"/>
          <w:sz w:val="20"/>
          <w:szCs w:val="20"/>
          <w:shd w:val="clear" w:color="auto" w:fill="F1F3F4"/>
        </w:rPr>
        <w:t>setAutoHideMenuBar(true)</w:t>
      </w:r>
      <w:r w:rsidRPr="0052413D">
        <w:rPr>
          <w:rFonts w:ascii="宋体" w:eastAsia="宋体" w:hAnsi="宋体" w:cs="宋体"/>
          <w:kern w:val="0"/>
          <w:sz w:val="24"/>
          <w:szCs w:val="24"/>
        </w:rPr>
        <w:t> won’t hide it immediately.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win.isMenuBarAutoHide()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menu bar automatically hides itself.</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win.setMenuBarVisibility(visible)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whether the menu bar should be visible. If the menu bar is auto-hide, users can still bring up the menu bar by pressing the single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win.isMenuBarVisible()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menu bar is visible.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win.setVisibleOnAllWorkspaces(visible)</w:t>
      </w:r>
    </w:p>
    <w:p w:rsidR="0052413D" w:rsidRPr="0052413D" w:rsidRDefault="0052413D" w:rsidP="0052413D">
      <w:pPr>
        <w:widowControl/>
        <w:numPr>
          <w:ilvl w:val="0"/>
          <w:numId w:val="1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should be visible on all workspaces.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does nothing on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win.isVisibleOnAllWorkspaces()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visible on all workspaces.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always returns false on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win.setIgnoreMouseEvents(ignore)</w:t>
      </w:r>
    </w:p>
    <w:p w:rsidR="0052413D" w:rsidRPr="0052413D" w:rsidRDefault="0052413D" w:rsidP="0052413D">
      <w:pPr>
        <w:widowControl/>
        <w:numPr>
          <w:ilvl w:val="0"/>
          <w:numId w:val="1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ignore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window ignore all mouse events.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All mouse events happened in this window will be passed to the window below this window, but if this window has focus, it will still receive keyboard events.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win.setContentProtection(enable)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Prevents the window contents from being captured by other apps.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it sets the NSWindow’s sharingType to NSWindowSharingNone. On Windows it calls SetWindowDisplayAffinity with </w:t>
      </w:r>
      <w:r w:rsidRPr="0052413D">
        <w:rPr>
          <w:rFonts w:ascii="Consolas" w:eastAsia="宋体" w:hAnsi="Consolas" w:cs="宋体"/>
          <w:color w:val="0B3D47"/>
          <w:kern w:val="0"/>
          <w:sz w:val="20"/>
          <w:szCs w:val="20"/>
          <w:shd w:val="clear" w:color="auto" w:fill="F1F3F4"/>
        </w:rPr>
        <w:t>WDA_MONITOR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win.setFocusable(focusable)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focusable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whether the window can be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win.setParentWindow(parent)</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BrowserWindow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t>
      </w: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as current window’s parent window, 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will turn current window into a top-level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win.getParentWindow()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parent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win.getChildWindows()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All child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win.setAutoHideCursor(autoHide)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autoHide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Controls whether to hide cursor when typing.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win.setVibrancy(type)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appearance-based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dark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titlebar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popover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sidebar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medium-light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ultra-dark</w:t>
      </w:r>
      <w:r w:rsidRPr="0052413D">
        <w:rPr>
          <w:rFonts w:ascii="宋体" w:eastAsia="宋体" w:hAnsi="宋体" w:cs="宋体"/>
          <w:kern w:val="0"/>
          <w:sz w:val="24"/>
          <w:szCs w:val="24"/>
        </w:rPr>
        <w:t>. See the </w:t>
      </w:r>
      <w:hyperlink r:id="rId128" w:history="1">
        <w:r w:rsidRPr="0052413D">
          <w:rPr>
            <w:rFonts w:ascii="宋体" w:eastAsia="宋体" w:hAnsi="宋体" w:cs="宋体"/>
            <w:color w:val="046DC8"/>
            <w:kern w:val="0"/>
            <w:sz w:val="24"/>
            <w:szCs w:val="24"/>
            <w:u w:val="single"/>
          </w:rPr>
          <w:t>macOS documentation</w:t>
        </w:r>
      </w:hyperlink>
      <w:r w:rsidRPr="0052413D">
        <w:rPr>
          <w:rFonts w:ascii="宋体" w:eastAsia="宋体" w:hAnsi="宋体" w:cs="宋体"/>
          <w:kern w:val="0"/>
          <w:sz w:val="24"/>
          <w:szCs w:val="24"/>
        </w:rPr>
        <w:t> for more details.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 vibrancy effect to the browser window. 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or an empty string will remove the vibrancy effect on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win.setTouchBar(touchBar)</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touchBar</w:t>
      </w:r>
      <w:r w:rsidRPr="0052413D">
        <w:rPr>
          <w:rFonts w:ascii="宋体" w:eastAsia="宋体" w:hAnsi="宋体" w:cs="宋体"/>
          <w:kern w:val="0"/>
          <w:sz w:val="24"/>
          <w:szCs w:val="24"/>
        </w:rPr>
        <w:t> TouchBar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touchBar layout for the current window. Specifying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 xml:space="preserve"> clears the touch bar. This method </w:t>
      </w:r>
      <w:r w:rsidRPr="0052413D">
        <w:rPr>
          <w:rFonts w:ascii="宋体" w:eastAsia="宋体" w:hAnsi="宋体" w:cs="宋体"/>
          <w:kern w:val="0"/>
          <w:sz w:val="24"/>
          <w:szCs w:val="24"/>
        </w:rPr>
        <w:lastRenderedPageBreak/>
        <w:t>only has an effect if the machine has a touch bar and is running on macOS 10.12.1+.</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TouchBar API is currently experimental and may change or be removed in future Electron releases.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win.setBrowserView(browserView)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browserView</w:t>
      </w:r>
      <w:r w:rsidRPr="0052413D">
        <w:rPr>
          <w:rFonts w:ascii="宋体" w:eastAsia="宋体" w:hAnsi="宋体" w:cs="宋体"/>
          <w:kern w:val="0"/>
          <w:sz w:val="24"/>
          <w:szCs w:val="24"/>
        </w:rPr>
        <w:t> </w:t>
      </w:r>
      <w:hyperlink r:id="rId129" w:history="1">
        <w:r w:rsidRPr="0052413D">
          <w:rPr>
            <w:rFonts w:ascii="宋体" w:eastAsia="宋体" w:hAnsi="宋体" w:cs="宋体"/>
            <w:color w:val="046DC8"/>
            <w:kern w:val="0"/>
            <w:sz w:val="24"/>
            <w:szCs w:val="24"/>
            <w:u w:val="single"/>
          </w:rPr>
          <w:t>BrowserView</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BrowserView API is currently experimental and may change or be removed in future Electron releases.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Supported Chrome Command Line Switches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Command line switches supported by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use </w:t>
      </w:r>
      <w:hyperlink r:id="rId130" w:anchor="appcommandlineappendswitchswitch-value" w:history="1">
        <w:r w:rsidRPr="0052413D">
          <w:rPr>
            <w:rFonts w:ascii="宋体" w:eastAsia="宋体" w:hAnsi="宋体" w:cs="宋体"/>
            <w:color w:val="046DC8"/>
            <w:kern w:val="0"/>
            <w:sz w:val="24"/>
            <w:szCs w:val="24"/>
            <w:u w:val="single"/>
          </w:rPr>
          <w:t>app.commandLine.appendSwitch</w:t>
        </w:r>
      </w:hyperlink>
      <w:r w:rsidRPr="0052413D">
        <w:rPr>
          <w:rFonts w:ascii="宋体" w:eastAsia="宋体" w:hAnsi="宋体" w:cs="宋体"/>
          <w:kern w:val="0"/>
          <w:sz w:val="24"/>
          <w:szCs w:val="24"/>
        </w:rPr>
        <w:t> to append them in your app’s main script before the </w:t>
      </w:r>
      <w:hyperlink r:id="rId131" w:anchor="event-ready" w:history="1">
        <w:r w:rsidRPr="0052413D">
          <w:rPr>
            <w:rFonts w:ascii="宋体" w:eastAsia="宋体" w:hAnsi="宋体" w:cs="宋体"/>
            <w:color w:val="046DC8"/>
            <w:kern w:val="0"/>
            <w:sz w:val="24"/>
            <w:szCs w:val="24"/>
            <w:u w:val="single"/>
          </w:rPr>
          <w:t>ready</w:t>
        </w:r>
      </w:hyperlink>
      <w:r w:rsidRPr="0052413D">
        <w:rPr>
          <w:rFonts w:ascii="宋体" w:eastAsia="宋体" w:hAnsi="宋体" w:cs="宋体"/>
          <w:kern w:val="0"/>
          <w:sz w:val="24"/>
          <w:szCs w:val="24"/>
        </w:rPr>
        <w:t> event of the </w:t>
      </w:r>
      <w:hyperlink r:id="rId132" w:history="1">
        <w:r w:rsidRPr="0052413D">
          <w:rPr>
            <w:rFonts w:ascii="宋体" w:eastAsia="宋体" w:hAnsi="宋体" w:cs="宋体"/>
            <w:color w:val="046DC8"/>
            <w:kern w:val="0"/>
            <w:sz w:val="24"/>
            <w:szCs w:val="24"/>
            <w:u w:val="single"/>
          </w:rPr>
          <w:t>app</w:t>
        </w:r>
      </w:hyperlink>
      <w:r w:rsidRPr="0052413D">
        <w:rPr>
          <w:rFonts w:ascii="宋体" w:eastAsia="宋体" w:hAnsi="宋体" w:cs="宋体"/>
          <w:kern w:val="0"/>
          <w:sz w:val="24"/>
          <w:szCs w:val="24"/>
        </w:rPr>
        <w:t> module is emitted: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'remote-debugging-port'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'8315'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'host-rules'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'MAP * 127.0.0.1'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Your code here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–ignore-connections-limit=</w:t>
      </w:r>
      <w:r w:rsidRPr="0052413D">
        <w:rPr>
          <w:rFonts w:ascii="Consolas" w:eastAsia="宋体" w:hAnsi="Consolas" w:cs="宋体"/>
          <w:color w:val="0B3D47"/>
          <w:kern w:val="0"/>
          <w:sz w:val="38"/>
          <w:szCs w:val="38"/>
          <w:shd w:val="clear" w:color="auto" w:fill="E2E8E9"/>
        </w:rPr>
        <w:t>domains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Ignore the connections limit for </w:t>
      </w:r>
      <w:r w:rsidRPr="0052413D">
        <w:rPr>
          <w:rFonts w:ascii="Consolas" w:eastAsia="宋体" w:hAnsi="Consolas" w:cs="宋体"/>
          <w:color w:val="0B3D47"/>
          <w:kern w:val="0"/>
          <w:sz w:val="20"/>
          <w:szCs w:val="20"/>
          <w:shd w:val="clear" w:color="auto" w:fill="F1F3F4"/>
        </w:rPr>
        <w:t>domains</w:t>
      </w:r>
      <w:r w:rsidRPr="0052413D">
        <w:rPr>
          <w:rFonts w:ascii="宋体" w:eastAsia="宋体" w:hAnsi="宋体" w:cs="宋体"/>
          <w:kern w:val="0"/>
          <w:sz w:val="24"/>
          <w:szCs w:val="24"/>
        </w:rPr>
        <w:t> list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–disable-http-cache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Disables the disk cache for HTTP requests.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–disable-http2</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Disable HTTP/2 and SPDY/3.1 protocols.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–inspect=</w:t>
      </w:r>
      <w:r w:rsidRPr="0052413D">
        <w:rPr>
          <w:rFonts w:ascii="Consolas" w:eastAsia="宋体" w:hAnsi="Consolas" w:cs="宋体"/>
          <w:color w:val="0B3D47"/>
          <w:kern w:val="0"/>
          <w:sz w:val="38"/>
          <w:szCs w:val="38"/>
          <w:shd w:val="clear" w:color="auto" w:fill="E2E8E9"/>
        </w:rPr>
        <w:t>port</w:t>
      </w:r>
      <w:r w:rsidRPr="0052413D">
        <w:rPr>
          <w:rFonts w:ascii="宋体" w:eastAsia="宋体" w:hAnsi="宋体" w:cs="宋体"/>
          <w:color w:val="183D44"/>
          <w:kern w:val="0"/>
          <w:sz w:val="45"/>
          <w:szCs w:val="45"/>
        </w:rPr>
        <w:t> and –inspect-brk=</w:t>
      </w:r>
      <w:r w:rsidRPr="0052413D">
        <w:rPr>
          <w:rFonts w:ascii="Consolas" w:eastAsia="宋体" w:hAnsi="Consolas" w:cs="宋体"/>
          <w:color w:val="0B3D47"/>
          <w:kern w:val="0"/>
          <w:sz w:val="38"/>
          <w:szCs w:val="38"/>
          <w:shd w:val="clear" w:color="auto" w:fill="E2E8E9"/>
        </w:rPr>
        <w:t>port</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Debug-related flags, see the </w:t>
      </w:r>
      <w:hyperlink r:id="rId133" w:history="1">
        <w:r w:rsidRPr="0052413D">
          <w:rPr>
            <w:rFonts w:ascii="宋体" w:eastAsia="宋体" w:hAnsi="宋体" w:cs="宋体"/>
            <w:color w:val="046DC8"/>
            <w:kern w:val="0"/>
            <w:sz w:val="24"/>
            <w:szCs w:val="24"/>
            <w:u w:val="single"/>
          </w:rPr>
          <w:t>Debugging the Main Process</w:t>
        </w:r>
      </w:hyperlink>
      <w:r w:rsidRPr="0052413D">
        <w:rPr>
          <w:rFonts w:ascii="宋体" w:eastAsia="宋体" w:hAnsi="宋体" w:cs="宋体"/>
          <w:kern w:val="0"/>
          <w:sz w:val="24"/>
          <w:szCs w:val="24"/>
        </w:rPr>
        <w:t> guide for details.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–remote-debugging-port=</w:t>
      </w:r>
      <w:r w:rsidRPr="0052413D">
        <w:rPr>
          <w:rFonts w:ascii="Consolas" w:eastAsia="宋体" w:hAnsi="Consolas" w:cs="宋体"/>
          <w:color w:val="0B3D47"/>
          <w:kern w:val="0"/>
          <w:sz w:val="38"/>
          <w:szCs w:val="38"/>
          <w:shd w:val="clear" w:color="auto" w:fill="E2E8E9"/>
        </w:rPr>
        <w:t>port</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Enables remote debugging over HTTP on the specified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–disk-cache-size=</w:t>
      </w:r>
      <w:r w:rsidRPr="0052413D">
        <w:rPr>
          <w:rFonts w:ascii="Consolas" w:eastAsia="宋体" w:hAnsi="Consolas" w:cs="宋体"/>
          <w:color w:val="0B3D47"/>
          <w:kern w:val="0"/>
          <w:sz w:val="38"/>
          <w:szCs w:val="38"/>
          <w:shd w:val="clear" w:color="auto" w:fill="E2E8E9"/>
        </w:rPr>
        <w:t>size</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Forces the maximum disk space to be used by the disk cache, in bytes.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–js-flags=</w:t>
      </w:r>
      <w:r w:rsidRPr="0052413D">
        <w:rPr>
          <w:rFonts w:ascii="Consolas" w:eastAsia="宋体" w:hAnsi="Consolas" w:cs="宋体"/>
          <w:color w:val="0B3D47"/>
          <w:kern w:val="0"/>
          <w:sz w:val="38"/>
          <w:szCs w:val="38"/>
          <w:shd w:val="clear" w:color="auto" w:fill="E2E8E9"/>
        </w:rPr>
        <w:t>flags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Specifies the flags passed to the Node JS engine. It has to be passed when starting Electron if you want to enable the </w:t>
      </w: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 --js-flags=</w:t>
      </w:r>
      <w:r w:rsidRPr="0052413D">
        <w:rPr>
          <w:rFonts w:ascii="Consolas" w:eastAsia="宋体" w:hAnsi="Consolas" w:cs="宋体"/>
          <w:color w:val="D01040"/>
          <w:kern w:val="0"/>
          <w:sz w:val="20"/>
          <w:szCs w:val="20"/>
          <w:bdr w:val="none" w:sz="0" w:space="0" w:color="auto" w:frame="1"/>
        </w:rPr>
        <w:t>"--harmony_proxies --harmony_collections"</w:t>
      </w:r>
      <w:r w:rsidRPr="0052413D">
        <w:rPr>
          <w:rFonts w:ascii="Consolas" w:eastAsia="宋体" w:hAnsi="Consolas" w:cs="宋体"/>
          <w:color w:val="0B3D47"/>
          <w:kern w:val="0"/>
          <w:sz w:val="20"/>
          <w:szCs w:val="20"/>
          <w:bdr w:val="none" w:sz="0" w:space="0" w:color="auto" w:frame="1"/>
        </w:rPr>
        <w:t xml:space="preserve"> your-app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134" w:history="1">
        <w:r w:rsidRPr="0052413D">
          <w:rPr>
            <w:rFonts w:ascii="宋体" w:eastAsia="宋体" w:hAnsi="宋体" w:cs="宋体"/>
            <w:color w:val="046DC8"/>
            <w:kern w:val="0"/>
            <w:sz w:val="24"/>
            <w:szCs w:val="24"/>
            <w:u w:val="single"/>
          </w:rPr>
          <w:t>Node documentation</w:t>
        </w:r>
      </w:hyperlink>
      <w:r w:rsidRPr="0052413D">
        <w:rPr>
          <w:rFonts w:ascii="宋体" w:eastAsia="宋体" w:hAnsi="宋体" w:cs="宋体"/>
          <w:kern w:val="0"/>
          <w:sz w:val="24"/>
          <w:szCs w:val="24"/>
        </w:rPr>
        <w:t> or run </w:t>
      </w:r>
      <w:r w:rsidRPr="0052413D">
        <w:rPr>
          <w:rFonts w:ascii="Consolas" w:eastAsia="宋体" w:hAnsi="Consolas" w:cs="宋体"/>
          <w:color w:val="0B3D47"/>
          <w:kern w:val="0"/>
          <w:sz w:val="20"/>
          <w:szCs w:val="20"/>
          <w:shd w:val="clear" w:color="auto" w:fill="F1F3F4"/>
        </w:rPr>
        <w:t>node --help</w:t>
      </w:r>
      <w:r w:rsidRPr="0052413D">
        <w:rPr>
          <w:rFonts w:ascii="宋体" w:eastAsia="宋体" w:hAnsi="宋体" w:cs="宋体"/>
          <w:kern w:val="0"/>
          <w:sz w:val="24"/>
          <w:szCs w:val="24"/>
        </w:rPr>
        <w:t> in your terminal for a list of available flags. Additionally, run </w:t>
      </w:r>
      <w:r w:rsidRPr="0052413D">
        <w:rPr>
          <w:rFonts w:ascii="Consolas" w:eastAsia="宋体" w:hAnsi="Consolas" w:cs="宋体"/>
          <w:color w:val="0B3D47"/>
          <w:kern w:val="0"/>
          <w:sz w:val="20"/>
          <w:szCs w:val="20"/>
          <w:shd w:val="clear" w:color="auto" w:fill="F1F3F4"/>
        </w:rPr>
        <w:t>node --v8-options</w:t>
      </w:r>
      <w:r w:rsidRPr="0052413D">
        <w:rPr>
          <w:rFonts w:ascii="宋体" w:eastAsia="宋体" w:hAnsi="宋体" w:cs="宋体"/>
          <w:kern w:val="0"/>
          <w:sz w:val="24"/>
          <w:szCs w:val="24"/>
        </w:rPr>
        <w:t> to see a list of flags that specifically refer to Node’s V8 JavaScript engine.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–proxy-server=</w:t>
      </w:r>
      <w:r w:rsidRPr="0052413D">
        <w:rPr>
          <w:rFonts w:ascii="Consolas" w:eastAsia="宋体" w:hAnsi="Consolas" w:cs="宋体"/>
          <w:color w:val="0B3D47"/>
          <w:kern w:val="0"/>
          <w:sz w:val="38"/>
          <w:szCs w:val="38"/>
          <w:shd w:val="clear" w:color="auto" w:fill="E2E8E9"/>
        </w:rPr>
        <w:t>address:port</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 a specified proxy server, which overrides the system setting. This switch only affects requests with HTTP protocol, including HTTPS and WebSocket requests. It is also noteworthy that not all proxy servers support HTTPS and WebSocket requests.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–proxy-bypass-list=</w:t>
      </w:r>
      <w:r w:rsidRPr="0052413D">
        <w:rPr>
          <w:rFonts w:ascii="Consolas" w:eastAsia="宋体" w:hAnsi="Consolas" w:cs="宋体"/>
          <w:color w:val="0B3D47"/>
          <w:kern w:val="0"/>
          <w:sz w:val="38"/>
          <w:szCs w:val="38"/>
          <w:shd w:val="clear" w:color="auto" w:fill="E2E8E9"/>
        </w:rPr>
        <w:t>hosts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Instructs Electron to bypass the proxy server for the given semi-colon-separated list of hosts. This flag has an effect only if used in tandem with </w:t>
      </w:r>
      <w:r w:rsidRPr="0052413D">
        <w:rPr>
          <w:rFonts w:ascii="Consolas" w:eastAsia="宋体" w:hAnsi="Consolas" w:cs="宋体"/>
          <w:color w:val="0B3D47"/>
          <w:kern w:val="0"/>
          <w:sz w:val="20"/>
          <w:szCs w:val="20"/>
          <w:shd w:val="clear" w:color="auto" w:fill="F1F3F4"/>
        </w:rPr>
        <w:t>--proxy-server</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app.commandLine.appendSwitch(</w:t>
      </w:r>
      <w:r w:rsidRPr="0052413D">
        <w:rPr>
          <w:rFonts w:ascii="Consolas" w:eastAsia="宋体" w:hAnsi="Consolas" w:cs="宋体"/>
          <w:color w:val="D01040"/>
          <w:kern w:val="0"/>
          <w:sz w:val="20"/>
          <w:szCs w:val="20"/>
          <w:bdr w:val="none" w:sz="0" w:space="0" w:color="auto" w:frame="1"/>
        </w:rPr>
        <w:t>'proxy-bypass-list'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'&lt;local&gt;;*.google.com;*foo.com;1.2.3.4:5678'</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Will use the proxy server for all hosts except for local addresses (</w:t>
      </w:r>
      <w:r w:rsidRPr="0052413D">
        <w:rPr>
          <w:rFonts w:ascii="Consolas" w:eastAsia="宋体" w:hAnsi="Consolas" w:cs="宋体"/>
          <w:color w:val="0B3D47"/>
          <w:kern w:val="0"/>
          <w:sz w:val="20"/>
          <w:szCs w:val="20"/>
          <w:shd w:val="clear" w:color="auto" w:fill="F1F3F4"/>
        </w:rPr>
        <w:t>localhost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127.0.0.1</w:t>
      </w:r>
      <w:r w:rsidRPr="0052413D">
        <w:rPr>
          <w:rFonts w:ascii="宋体" w:eastAsia="宋体" w:hAnsi="宋体" w:cs="宋体"/>
          <w:kern w:val="0"/>
          <w:sz w:val="24"/>
          <w:szCs w:val="24"/>
        </w:rPr>
        <w:t> etc.), </w:t>
      </w:r>
      <w:r w:rsidRPr="0052413D">
        <w:rPr>
          <w:rFonts w:ascii="Consolas" w:eastAsia="宋体" w:hAnsi="Consolas" w:cs="宋体"/>
          <w:color w:val="0B3D47"/>
          <w:kern w:val="0"/>
          <w:sz w:val="20"/>
          <w:szCs w:val="20"/>
          <w:shd w:val="clear" w:color="auto" w:fill="F1F3F4"/>
        </w:rPr>
        <w:t>google.com</w:t>
      </w:r>
      <w:r w:rsidRPr="0052413D">
        <w:rPr>
          <w:rFonts w:ascii="宋体" w:eastAsia="宋体" w:hAnsi="宋体" w:cs="宋体"/>
          <w:kern w:val="0"/>
          <w:sz w:val="24"/>
          <w:szCs w:val="24"/>
        </w:rPr>
        <w:t>subdomains, hosts that contain the suffix </w:t>
      </w:r>
      <w:r w:rsidRPr="0052413D">
        <w:rPr>
          <w:rFonts w:ascii="Consolas" w:eastAsia="宋体" w:hAnsi="Consolas" w:cs="宋体"/>
          <w:color w:val="0B3D47"/>
          <w:kern w:val="0"/>
          <w:sz w:val="20"/>
          <w:szCs w:val="20"/>
          <w:shd w:val="clear" w:color="auto" w:fill="F1F3F4"/>
        </w:rPr>
        <w:t>foo.com</w:t>
      </w:r>
      <w:r w:rsidRPr="0052413D">
        <w:rPr>
          <w:rFonts w:ascii="宋体" w:eastAsia="宋体" w:hAnsi="宋体" w:cs="宋体"/>
          <w:kern w:val="0"/>
          <w:sz w:val="24"/>
          <w:szCs w:val="24"/>
        </w:rPr>
        <w:t> and anything at </w:t>
      </w:r>
      <w:r w:rsidRPr="0052413D">
        <w:rPr>
          <w:rFonts w:ascii="Consolas" w:eastAsia="宋体" w:hAnsi="Consolas" w:cs="宋体"/>
          <w:color w:val="0B3D47"/>
          <w:kern w:val="0"/>
          <w:sz w:val="20"/>
          <w:szCs w:val="20"/>
          <w:shd w:val="clear" w:color="auto" w:fill="F1F3F4"/>
        </w:rPr>
        <w:t>1.2.3.4:5678</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–proxy-pac-url=</w:t>
      </w:r>
      <w:r w:rsidRPr="0052413D">
        <w:rPr>
          <w:rFonts w:ascii="Consolas" w:eastAsia="宋体" w:hAnsi="Consolas" w:cs="宋体"/>
          <w:color w:val="0B3D47"/>
          <w:kern w:val="0"/>
          <w:sz w:val="38"/>
          <w:szCs w:val="38"/>
          <w:shd w:val="clear" w:color="auto" w:fill="E2E8E9"/>
        </w:rPr>
        <w:t>url</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Uses the PAC script at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–no-proxy-server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Don’t use a proxy server and always make direct connections. Overrides any other proxy server flags that are passed.</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–host-rules=</w:t>
      </w:r>
      <w:r w:rsidRPr="0052413D">
        <w:rPr>
          <w:rFonts w:ascii="Consolas" w:eastAsia="宋体" w:hAnsi="Consolas" w:cs="宋体"/>
          <w:color w:val="0B3D47"/>
          <w:kern w:val="0"/>
          <w:sz w:val="38"/>
          <w:szCs w:val="38"/>
          <w:shd w:val="clear" w:color="auto" w:fill="E2E8E9"/>
        </w:rPr>
        <w:t>rules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comma-separated list of </w:t>
      </w:r>
      <w:r w:rsidRPr="0052413D">
        <w:rPr>
          <w:rFonts w:ascii="Consolas" w:eastAsia="宋体" w:hAnsi="Consolas" w:cs="宋体"/>
          <w:color w:val="0B3D47"/>
          <w:kern w:val="0"/>
          <w:sz w:val="20"/>
          <w:szCs w:val="20"/>
          <w:shd w:val="clear" w:color="auto" w:fill="F1F3F4"/>
        </w:rPr>
        <w:t>rules</w:t>
      </w:r>
      <w:r w:rsidRPr="0052413D">
        <w:rPr>
          <w:rFonts w:ascii="宋体" w:eastAsia="宋体" w:hAnsi="宋体" w:cs="宋体"/>
          <w:kern w:val="0"/>
          <w:sz w:val="24"/>
          <w:szCs w:val="24"/>
        </w:rPr>
        <w:t> that control how hostnames are mapped.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 127.0.0.1</w:t>
      </w:r>
      <w:r w:rsidRPr="0052413D">
        <w:rPr>
          <w:rFonts w:ascii="宋体" w:eastAsia="宋体" w:hAnsi="宋体" w:cs="宋体"/>
          <w:kern w:val="0"/>
          <w:sz w:val="24"/>
          <w:szCs w:val="24"/>
        </w:rPr>
        <w:t> Forces all hostnames to be mapped to 127.0.0.1</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*.google.com proxy</w:t>
      </w:r>
      <w:r w:rsidRPr="0052413D">
        <w:rPr>
          <w:rFonts w:ascii="宋体" w:eastAsia="宋体" w:hAnsi="宋体" w:cs="宋体"/>
          <w:kern w:val="0"/>
          <w:sz w:val="24"/>
          <w:szCs w:val="24"/>
        </w:rPr>
        <w:t> Forces all google.com subdomains to be resolved to “proxy”.</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test.com [::1]:77</w:t>
      </w:r>
      <w:r w:rsidRPr="0052413D">
        <w:rPr>
          <w:rFonts w:ascii="宋体" w:eastAsia="宋体" w:hAnsi="宋体" w:cs="宋体"/>
          <w:kern w:val="0"/>
          <w:sz w:val="24"/>
          <w:szCs w:val="24"/>
        </w:rPr>
        <w:t> Forces “test.com” to resolve to IPv6 loopback. Will also force the port of the resulting socket address to be 77.</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 baz, EXCLUDE www.google.com</w:t>
      </w:r>
      <w:r w:rsidRPr="0052413D">
        <w:rPr>
          <w:rFonts w:ascii="宋体" w:eastAsia="宋体" w:hAnsi="宋体" w:cs="宋体"/>
          <w:kern w:val="0"/>
          <w:sz w:val="24"/>
          <w:szCs w:val="24"/>
        </w:rPr>
        <w:t> Remaps everything to “baz”, except for “www.google.com”.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These mappings apply to the endpoint host in a net request (the TCP connect and host resolver in a direct connection, and the </w:t>
      </w:r>
      <w:r w:rsidRPr="0052413D">
        <w:rPr>
          <w:rFonts w:ascii="Consolas" w:eastAsia="宋体" w:hAnsi="Consolas" w:cs="宋体"/>
          <w:color w:val="0B3D47"/>
          <w:kern w:val="0"/>
          <w:sz w:val="20"/>
          <w:szCs w:val="20"/>
          <w:shd w:val="clear" w:color="auto" w:fill="F1F3F4"/>
        </w:rPr>
        <w:t>CONNECT</w:t>
      </w:r>
      <w:r w:rsidRPr="0052413D">
        <w:rPr>
          <w:rFonts w:ascii="宋体" w:eastAsia="宋体" w:hAnsi="宋体" w:cs="宋体"/>
          <w:kern w:val="0"/>
          <w:sz w:val="24"/>
          <w:szCs w:val="24"/>
        </w:rPr>
        <w:t> in an HTTP proxy connection, and the endpoint host in a </w:t>
      </w:r>
      <w:r w:rsidRPr="0052413D">
        <w:rPr>
          <w:rFonts w:ascii="Consolas" w:eastAsia="宋体" w:hAnsi="Consolas" w:cs="宋体"/>
          <w:color w:val="0B3D47"/>
          <w:kern w:val="0"/>
          <w:sz w:val="20"/>
          <w:szCs w:val="20"/>
          <w:shd w:val="clear" w:color="auto" w:fill="F1F3F4"/>
        </w:rPr>
        <w:t>SOCKS</w:t>
      </w:r>
      <w:r w:rsidRPr="0052413D">
        <w:rPr>
          <w:rFonts w:ascii="宋体" w:eastAsia="宋体" w:hAnsi="宋体" w:cs="宋体"/>
          <w:kern w:val="0"/>
          <w:sz w:val="24"/>
          <w:szCs w:val="24"/>
        </w:rPr>
        <w:t> proxy connection).</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–host-resolver-rules=</w:t>
      </w:r>
      <w:r w:rsidRPr="0052413D">
        <w:rPr>
          <w:rFonts w:ascii="Consolas" w:eastAsia="宋体" w:hAnsi="Consolas" w:cs="宋体"/>
          <w:color w:val="0B3D47"/>
          <w:kern w:val="0"/>
          <w:sz w:val="38"/>
          <w:szCs w:val="38"/>
          <w:shd w:val="clear" w:color="auto" w:fill="E2E8E9"/>
        </w:rPr>
        <w:t>rules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Like </w:t>
      </w:r>
      <w:r w:rsidRPr="0052413D">
        <w:rPr>
          <w:rFonts w:ascii="Consolas" w:eastAsia="宋体" w:hAnsi="Consolas" w:cs="宋体"/>
          <w:color w:val="0B3D47"/>
          <w:kern w:val="0"/>
          <w:sz w:val="20"/>
          <w:szCs w:val="20"/>
          <w:shd w:val="clear" w:color="auto" w:fill="F1F3F4"/>
        </w:rPr>
        <w:t>--host-rules</w:t>
      </w:r>
      <w:r w:rsidRPr="0052413D">
        <w:rPr>
          <w:rFonts w:ascii="宋体" w:eastAsia="宋体" w:hAnsi="宋体" w:cs="宋体"/>
          <w:kern w:val="0"/>
          <w:sz w:val="24"/>
          <w:szCs w:val="24"/>
        </w:rPr>
        <w:t> but these </w:t>
      </w:r>
      <w:r w:rsidRPr="0052413D">
        <w:rPr>
          <w:rFonts w:ascii="Consolas" w:eastAsia="宋体" w:hAnsi="Consolas" w:cs="宋体"/>
          <w:color w:val="0B3D47"/>
          <w:kern w:val="0"/>
          <w:sz w:val="20"/>
          <w:szCs w:val="20"/>
          <w:shd w:val="clear" w:color="auto" w:fill="F1F3F4"/>
        </w:rPr>
        <w:t>rules</w:t>
      </w:r>
      <w:r w:rsidRPr="0052413D">
        <w:rPr>
          <w:rFonts w:ascii="宋体" w:eastAsia="宋体" w:hAnsi="宋体" w:cs="宋体"/>
          <w:kern w:val="0"/>
          <w:sz w:val="24"/>
          <w:szCs w:val="24"/>
        </w:rPr>
        <w:t> only apply to the host resolver.</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–auth-server-whitelist=</w:t>
      </w:r>
      <w:r w:rsidRPr="0052413D">
        <w:rPr>
          <w:rFonts w:ascii="Consolas" w:eastAsia="宋体" w:hAnsi="Consolas" w:cs="宋体"/>
          <w:color w:val="0B3D47"/>
          <w:kern w:val="0"/>
          <w:sz w:val="38"/>
          <w:szCs w:val="38"/>
          <w:shd w:val="clear" w:color="auto" w:fill="E2E8E9"/>
        </w:rPr>
        <w:t>url</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comma-separated list of servers for which integrated authentication is enabled.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--auth-server-whitelist='*example.com, *foobar.com, *baz'</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any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ending with </w:t>
      </w:r>
      <w:r w:rsidRPr="0052413D">
        <w:rPr>
          <w:rFonts w:ascii="Consolas" w:eastAsia="宋体" w:hAnsi="Consolas" w:cs="宋体"/>
          <w:color w:val="0B3D47"/>
          <w:kern w:val="0"/>
          <w:sz w:val="20"/>
          <w:szCs w:val="20"/>
          <w:shd w:val="clear" w:color="auto" w:fill="F1F3F4"/>
        </w:rPr>
        <w:t>example.com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foobar.com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baz</w:t>
      </w:r>
      <w:r w:rsidRPr="0052413D">
        <w:rPr>
          <w:rFonts w:ascii="宋体" w:eastAsia="宋体" w:hAnsi="宋体" w:cs="宋体"/>
          <w:kern w:val="0"/>
          <w:sz w:val="24"/>
          <w:szCs w:val="24"/>
        </w:rPr>
        <w:t> will be considered for integrated authentication.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prefix the url has to match exactly.</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–auth-negotiate-delegate-whitelist=</w:t>
      </w:r>
      <w:r w:rsidRPr="0052413D">
        <w:rPr>
          <w:rFonts w:ascii="Consolas" w:eastAsia="宋体" w:hAnsi="Consolas" w:cs="宋体"/>
          <w:color w:val="0B3D47"/>
          <w:kern w:val="0"/>
          <w:sz w:val="38"/>
          <w:szCs w:val="38"/>
          <w:shd w:val="clear" w:color="auto" w:fill="E2E8E9"/>
        </w:rPr>
        <w:t>url</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comma-separated list of servers for which delegation of user credentials is required.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prefix the url has to match exactly.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–ignore-certificate-errors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Ignores certificate related errors.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–ppapi-flash-path=</w:t>
      </w:r>
      <w:r w:rsidRPr="0052413D">
        <w:rPr>
          <w:rFonts w:ascii="Consolas" w:eastAsia="宋体" w:hAnsi="Consolas" w:cs="宋体"/>
          <w:color w:val="0B3D47"/>
          <w:kern w:val="0"/>
          <w:sz w:val="38"/>
          <w:szCs w:val="38"/>
          <w:shd w:val="clear" w:color="auto" w:fill="E2E8E9"/>
        </w:rPr>
        <w:t>path</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of the pepper flash plugin.</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–ppapi-flash-version=</w:t>
      </w:r>
      <w:r w:rsidRPr="0052413D">
        <w:rPr>
          <w:rFonts w:ascii="Consolas" w:eastAsia="宋体" w:hAnsi="Consolas" w:cs="宋体"/>
          <w:color w:val="0B3D47"/>
          <w:kern w:val="0"/>
          <w:sz w:val="38"/>
          <w:szCs w:val="38"/>
          <w:shd w:val="clear" w:color="auto" w:fill="E2E8E9"/>
        </w:rPr>
        <w:t>version</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of the pepper flash plugin.</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–log-net-log=</w:t>
      </w:r>
      <w:r w:rsidRPr="0052413D">
        <w:rPr>
          <w:rFonts w:ascii="Consolas" w:eastAsia="宋体" w:hAnsi="Consolas" w:cs="宋体"/>
          <w:color w:val="0B3D47"/>
          <w:kern w:val="0"/>
          <w:sz w:val="38"/>
          <w:szCs w:val="38"/>
          <w:shd w:val="clear" w:color="auto" w:fill="E2E8E9"/>
        </w:rPr>
        <w:t>path</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Enables net log events to be saved and writes them to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–disable-renderer-backgrounding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Prevents Chromium from lowering the priority of invisible pages’ renderer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flag is global to all renderer processes, if you only want to disable throttling in one window, you can take the hack of </w:t>
      </w:r>
      <w:hyperlink r:id="rId135" w:history="1">
        <w:r w:rsidRPr="0052413D">
          <w:rPr>
            <w:rFonts w:ascii="宋体" w:eastAsia="宋体" w:hAnsi="宋体" w:cs="宋体"/>
            <w:color w:val="046DC8"/>
            <w:kern w:val="0"/>
            <w:sz w:val="24"/>
            <w:szCs w:val="24"/>
            <w:u w:val="single"/>
          </w:rPr>
          <w:t>playing silent audio</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–enable-logging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Chromium’s logging into console.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This switch can not be used in </w:t>
      </w:r>
      <w:r w:rsidRPr="0052413D">
        <w:rPr>
          <w:rFonts w:ascii="Consolas" w:eastAsia="宋体" w:hAnsi="Consolas" w:cs="宋体"/>
          <w:color w:val="0B3D47"/>
          <w:kern w:val="0"/>
          <w:sz w:val="20"/>
          <w:szCs w:val="20"/>
          <w:shd w:val="clear" w:color="auto" w:fill="F1F3F4"/>
        </w:rPr>
        <w:t>app.commandLine.appendSwitch</w:t>
      </w:r>
      <w:r w:rsidRPr="0052413D">
        <w:rPr>
          <w:rFonts w:ascii="宋体" w:eastAsia="宋体" w:hAnsi="宋体" w:cs="宋体"/>
          <w:kern w:val="0"/>
          <w:sz w:val="24"/>
          <w:szCs w:val="24"/>
        </w:rPr>
        <w:t> since it is parsed earlier than user’s app is loaded, but you can set the </w:t>
      </w:r>
      <w:r w:rsidRPr="0052413D">
        <w:rPr>
          <w:rFonts w:ascii="Consolas" w:eastAsia="宋体" w:hAnsi="Consolas" w:cs="宋体"/>
          <w:color w:val="0B3D47"/>
          <w:kern w:val="0"/>
          <w:sz w:val="20"/>
          <w:szCs w:val="20"/>
          <w:shd w:val="clear" w:color="auto" w:fill="F1F3F4"/>
        </w:rPr>
        <w:t>ELECTRON_ENABLE_LOGGING</w:t>
      </w:r>
      <w:r w:rsidRPr="0052413D">
        <w:rPr>
          <w:rFonts w:ascii="宋体" w:eastAsia="宋体" w:hAnsi="宋体" w:cs="宋体"/>
          <w:kern w:val="0"/>
          <w:sz w:val="24"/>
          <w:szCs w:val="24"/>
        </w:rPr>
        <w:t> environment variable to achieve the same effect.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w:t>
      </w:r>
      <w:r w:rsidRPr="0052413D">
        <w:rPr>
          <w:rFonts w:ascii="Consolas" w:eastAsia="宋体" w:hAnsi="Consolas" w:cs="宋体"/>
          <w:color w:val="0B3D47"/>
          <w:kern w:val="0"/>
          <w:sz w:val="38"/>
          <w:szCs w:val="38"/>
          <w:shd w:val="clear" w:color="auto" w:fill="E2E8E9"/>
        </w:rPr>
        <w:t>log_level</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Gives the default maximal active V-logging level; 0 is the default. Normally positive values are used for V-logging levels.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switch only works when </w:t>
      </w:r>
      <w:r w:rsidRPr="0052413D">
        <w:rPr>
          <w:rFonts w:ascii="Consolas" w:eastAsia="宋体" w:hAnsi="Consolas" w:cs="宋体"/>
          <w:color w:val="0B3D47"/>
          <w:kern w:val="0"/>
          <w:sz w:val="20"/>
          <w:szCs w:val="20"/>
          <w:shd w:val="clear" w:color="auto" w:fill="F1F3F4"/>
        </w:rPr>
        <w:t>--enable-logging</w:t>
      </w:r>
      <w:r w:rsidRPr="0052413D">
        <w:rPr>
          <w:rFonts w:ascii="宋体" w:eastAsia="宋体" w:hAnsi="宋体" w:cs="宋体"/>
          <w:kern w:val="0"/>
          <w:sz w:val="24"/>
          <w:szCs w:val="24"/>
        </w:rPr>
        <w:t> is also passed.</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–vmodule=</w:t>
      </w:r>
      <w:r w:rsidRPr="0052413D">
        <w:rPr>
          <w:rFonts w:ascii="Consolas" w:eastAsia="宋体" w:hAnsi="Consolas" w:cs="宋体"/>
          <w:color w:val="0B3D47"/>
          <w:kern w:val="0"/>
          <w:sz w:val="38"/>
          <w:szCs w:val="38"/>
          <w:shd w:val="clear" w:color="auto" w:fill="E2E8E9"/>
        </w:rPr>
        <w:t>pattern</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Gives the per-module maximal V-logging levels to override the value given by </w:t>
      </w:r>
      <w:r w:rsidRPr="0052413D">
        <w:rPr>
          <w:rFonts w:ascii="Consolas" w:eastAsia="宋体" w:hAnsi="Consolas" w:cs="宋体"/>
          <w:color w:val="0B3D47"/>
          <w:kern w:val="0"/>
          <w:sz w:val="20"/>
          <w:szCs w:val="20"/>
          <w:shd w:val="clear" w:color="auto" w:fill="F1F3F4"/>
        </w:rPr>
        <w:t>--v</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my_module=2,foo*=3</w:t>
      </w:r>
      <w:r w:rsidRPr="0052413D">
        <w:rPr>
          <w:rFonts w:ascii="宋体" w:eastAsia="宋体" w:hAnsi="宋体" w:cs="宋体"/>
          <w:kern w:val="0"/>
          <w:sz w:val="24"/>
          <w:szCs w:val="24"/>
        </w:rPr>
        <w:t>would change the logging level for all code in source files </w:t>
      </w:r>
      <w:r w:rsidRPr="0052413D">
        <w:rPr>
          <w:rFonts w:ascii="Consolas" w:eastAsia="宋体" w:hAnsi="Consolas" w:cs="宋体"/>
          <w:color w:val="0B3D47"/>
          <w:kern w:val="0"/>
          <w:sz w:val="20"/>
          <w:szCs w:val="20"/>
          <w:shd w:val="clear" w:color="auto" w:fill="F1F3F4"/>
        </w:rPr>
        <w:t>my_module.*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foo*.*</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Any pattern containing a forward or backward slash will be tested against the whole pathname and not just the module. E.g. </w:t>
      </w:r>
      <w:r w:rsidRPr="0052413D">
        <w:rPr>
          <w:rFonts w:ascii="Consolas" w:eastAsia="宋体" w:hAnsi="Consolas" w:cs="宋体"/>
          <w:color w:val="0B3D47"/>
          <w:kern w:val="0"/>
          <w:sz w:val="20"/>
          <w:szCs w:val="20"/>
          <w:shd w:val="clear" w:color="auto" w:fill="F1F3F4"/>
        </w:rPr>
        <w:t>*/foo/bar/*=2</w:t>
      </w:r>
      <w:r w:rsidRPr="0052413D">
        <w:rPr>
          <w:rFonts w:ascii="宋体" w:eastAsia="宋体" w:hAnsi="宋体" w:cs="宋体"/>
          <w:kern w:val="0"/>
          <w:sz w:val="24"/>
          <w:szCs w:val="24"/>
        </w:rPr>
        <w:t> would change the logging level for all code in the source files under a </w:t>
      </w:r>
      <w:r w:rsidRPr="0052413D">
        <w:rPr>
          <w:rFonts w:ascii="Consolas" w:eastAsia="宋体" w:hAnsi="Consolas" w:cs="宋体"/>
          <w:color w:val="0B3D47"/>
          <w:kern w:val="0"/>
          <w:sz w:val="20"/>
          <w:szCs w:val="20"/>
          <w:shd w:val="clear" w:color="auto" w:fill="F1F3F4"/>
        </w:rPr>
        <w:t>foo/bar</w:t>
      </w:r>
      <w:r w:rsidRPr="0052413D">
        <w:rPr>
          <w:rFonts w:ascii="宋体" w:eastAsia="宋体" w:hAnsi="宋体" w:cs="宋体"/>
          <w:kern w:val="0"/>
          <w:sz w:val="24"/>
          <w:szCs w:val="24"/>
        </w:rPr>
        <w:t>directory.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switch only works when </w:t>
      </w:r>
      <w:r w:rsidRPr="0052413D">
        <w:rPr>
          <w:rFonts w:ascii="Consolas" w:eastAsia="宋体" w:hAnsi="Consolas" w:cs="宋体"/>
          <w:color w:val="0B3D47"/>
          <w:kern w:val="0"/>
          <w:sz w:val="20"/>
          <w:szCs w:val="20"/>
          <w:shd w:val="clear" w:color="auto" w:fill="F1F3F4"/>
        </w:rPr>
        <w:t>--enable-logging</w:t>
      </w:r>
      <w:r w:rsidRPr="0052413D">
        <w:rPr>
          <w:rFonts w:ascii="宋体" w:eastAsia="宋体" w:hAnsi="宋体" w:cs="宋体"/>
          <w:kern w:val="0"/>
          <w:sz w:val="24"/>
          <w:szCs w:val="24"/>
        </w:rPr>
        <w:t> is also passed.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1"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ClientRequest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Make HTTP/HTTPS requests.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36"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ClientRequest</w:t>
      </w:r>
      <w:r w:rsidRPr="0052413D">
        <w:rPr>
          <w:rFonts w:ascii="宋体" w:eastAsia="宋体" w:hAnsi="宋体" w:cs="宋体"/>
          <w:kern w:val="0"/>
          <w:sz w:val="24"/>
          <w:szCs w:val="24"/>
        </w:rPr>
        <w:t> implements the </w:t>
      </w:r>
      <w:hyperlink r:id="rId137" w:anchor="stream_writable_streams" w:history="1">
        <w:r w:rsidRPr="0052413D">
          <w:rPr>
            <w:rFonts w:ascii="宋体" w:eastAsia="宋体" w:hAnsi="宋体" w:cs="宋体"/>
            <w:color w:val="046DC8"/>
            <w:kern w:val="0"/>
            <w:sz w:val="24"/>
            <w:szCs w:val="24"/>
            <w:u w:val="single"/>
          </w:rPr>
          <w:t>Writable Stream</w:t>
        </w:r>
      </w:hyperlink>
      <w:r w:rsidRPr="0052413D">
        <w:rPr>
          <w:rFonts w:ascii="宋体" w:eastAsia="宋体" w:hAnsi="宋体" w:cs="宋体"/>
          <w:kern w:val="0"/>
          <w:sz w:val="24"/>
          <w:szCs w:val="24"/>
        </w:rPr>
        <w:t> interface and is therefore an </w:t>
      </w:r>
      <w:hyperlink r:id="rId138"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ClientRequest(options)</w:t>
      </w:r>
    </w:p>
    <w:p w:rsidR="0052413D" w:rsidRPr="0052413D" w:rsidRDefault="0052413D" w:rsidP="0052413D">
      <w:pPr>
        <w:widowControl/>
        <w:numPr>
          <w:ilvl w:val="0"/>
          <w:numId w:val="1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String) - If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is a String, it is interpreted as the request URL. If it is an object, it is expected to fully specify an HTTP request via the following properties:</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 (optional) - The HTTP request method. Defaults to the GET method.</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(optional) - The request URL. Must be provided in the absolute form with the protocol scheme specified as http or https.</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session</w:t>
      </w:r>
      <w:r w:rsidRPr="0052413D">
        <w:rPr>
          <w:rFonts w:ascii="宋体" w:eastAsia="宋体" w:hAnsi="宋体" w:cs="宋体"/>
          <w:kern w:val="0"/>
          <w:sz w:val="24"/>
          <w:szCs w:val="24"/>
        </w:rPr>
        <w:t> Object (optional) - The </w:t>
      </w:r>
      <w:hyperlink r:id="rId139" w:history="1">
        <w:r w:rsidRPr="0052413D">
          <w:rPr>
            <w:rFonts w:ascii="Consolas" w:eastAsia="宋体" w:hAnsi="Consolas" w:cs="宋体"/>
            <w:color w:val="0B3D47"/>
            <w:kern w:val="0"/>
            <w:sz w:val="20"/>
            <w:szCs w:val="20"/>
            <w:shd w:val="clear" w:color="auto" w:fill="F1F3F4"/>
          </w:rPr>
          <w:t>Session</w:t>
        </w:r>
      </w:hyperlink>
      <w:r w:rsidRPr="0052413D">
        <w:rPr>
          <w:rFonts w:ascii="宋体" w:eastAsia="宋体" w:hAnsi="宋体" w:cs="宋体"/>
          <w:kern w:val="0"/>
          <w:sz w:val="24"/>
          <w:szCs w:val="24"/>
        </w:rPr>
        <w:t> instance with which the request is associated.</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 (optional) - The name of the </w:t>
      </w:r>
      <w:hyperlink r:id="rId140" w:history="1">
        <w:r w:rsidRPr="0052413D">
          <w:rPr>
            <w:rFonts w:ascii="Consolas" w:eastAsia="宋体" w:hAnsi="Consolas" w:cs="宋体"/>
            <w:color w:val="0B3D47"/>
            <w:kern w:val="0"/>
            <w:sz w:val="20"/>
            <w:szCs w:val="20"/>
            <w:shd w:val="clear" w:color="auto" w:fill="F1F3F4"/>
          </w:rPr>
          <w:t>partition</w:t>
        </w:r>
      </w:hyperlink>
      <w:r w:rsidRPr="0052413D">
        <w:rPr>
          <w:rFonts w:ascii="宋体" w:eastAsia="宋体" w:hAnsi="宋体" w:cs="宋体"/>
          <w:kern w:val="0"/>
          <w:sz w:val="24"/>
          <w:szCs w:val="24"/>
        </w:rPr>
        <w:t> with which the request is associated. Defaults to the empty string.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option prevails on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Thus if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is explicitly specified,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is ignored.</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String (optional) - The protocol scheme in the form ‘scheme:’. Currently supported values are ‘http:’ or ‘https:’. Defaults to ‘http:’.</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 (optional) - The server host provided as a concatenation of the hostname and the port number ‘hostname:port’</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hostname</w:t>
      </w:r>
      <w:r w:rsidRPr="0052413D">
        <w:rPr>
          <w:rFonts w:ascii="宋体" w:eastAsia="宋体" w:hAnsi="宋体" w:cs="宋体"/>
          <w:kern w:val="0"/>
          <w:sz w:val="24"/>
          <w:szCs w:val="24"/>
        </w:rPr>
        <w:t> String (optional) - The server host name.</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 (optional) - The server’s listening port number.</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The path part of the request URL.</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w:t>
      </w:r>
      <w:r w:rsidRPr="0052413D">
        <w:rPr>
          <w:rFonts w:ascii="宋体" w:eastAsia="宋体" w:hAnsi="宋体" w:cs="宋体"/>
          <w:kern w:val="0"/>
          <w:sz w:val="24"/>
          <w:szCs w:val="24"/>
        </w:rPr>
        <w:t> String (optional) - The redirect mode for this request. Should be one of </w:t>
      </w:r>
      <w:r w:rsidRPr="0052413D">
        <w:rPr>
          <w:rFonts w:ascii="Consolas" w:eastAsia="宋体" w:hAnsi="Consolas" w:cs="宋体"/>
          <w:color w:val="0B3D47"/>
          <w:kern w:val="0"/>
          <w:sz w:val="20"/>
          <w:szCs w:val="20"/>
          <w:shd w:val="clear" w:color="auto" w:fill="F1F3F4"/>
        </w:rPr>
        <w:t>follow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follow</w:t>
      </w:r>
      <w:r w:rsidRPr="0052413D">
        <w:rPr>
          <w:rFonts w:ascii="宋体" w:eastAsia="宋体" w:hAnsi="宋体" w:cs="宋体"/>
          <w:kern w:val="0"/>
          <w:sz w:val="24"/>
          <w:szCs w:val="24"/>
        </w:rPr>
        <w:t>. When mode is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any redirection will be aborted. When mode is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the redirection will be deferred until </w:t>
      </w:r>
      <w:hyperlink r:id="rId141" w:anchor="requestfollowRedirect" w:history="1">
        <w:r w:rsidRPr="0052413D">
          <w:rPr>
            <w:rFonts w:ascii="Consolas" w:eastAsia="宋体" w:hAnsi="Consolas" w:cs="宋体"/>
            <w:color w:val="0B3D47"/>
            <w:kern w:val="0"/>
            <w:sz w:val="20"/>
            <w:szCs w:val="20"/>
            <w:shd w:val="clear" w:color="auto" w:fill="F1F3F4"/>
          </w:rPr>
          <w:t>request.followRedirect</w:t>
        </w:r>
      </w:hyperlink>
      <w:r w:rsidRPr="0052413D">
        <w:rPr>
          <w:rFonts w:ascii="宋体" w:eastAsia="宋体" w:hAnsi="宋体" w:cs="宋体"/>
          <w:kern w:val="0"/>
          <w:sz w:val="24"/>
          <w:szCs w:val="24"/>
        </w:rPr>
        <w:t> is invoked. Listen for the </w:t>
      </w:r>
      <w:hyperlink r:id="rId142" w:anchor="event-redirect" w:history="1">
        <w:r w:rsidRPr="0052413D">
          <w:rPr>
            <w:rFonts w:ascii="Consolas" w:eastAsia="宋体" w:hAnsi="Consolas" w:cs="宋体"/>
            <w:color w:val="0B3D47"/>
            <w:kern w:val="0"/>
            <w:sz w:val="20"/>
            <w:szCs w:val="20"/>
            <w:shd w:val="clear" w:color="auto" w:fill="F1F3F4"/>
          </w:rPr>
          <w:t>redirect</w:t>
        </w:r>
      </w:hyperlink>
      <w:r w:rsidRPr="0052413D">
        <w:rPr>
          <w:rFonts w:ascii="宋体" w:eastAsia="宋体" w:hAnsi="宋体" w:cs="宋体"/>
          <w:kern w:val="0"/>
          <w:sz w:val="24"/>
          <w:szCs w:val="24"/>
        </w:rPr>
        <w:t> event in this mode to get more details about the redirect request.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properties such as </w:t>
      </w: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hostname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strictly follow the Node.js model as described in the </w:t>
      </w:r>
      <w:hyperlink r:id="rId143" w:history="1">
        <w:r w:rsidRPr="0052413D">
          <w:rPr>
            <w:rFonts w:ascii="宋体" w:eastAsia="宋体" w:hAnsi="宋体" w:cs="宋体"/>
            <w:color w:val="046DC8"/>
            <w:kern w:val="0"/>
            <w:sz w:val="24"/>
            <w:szCs w:val="24"/>
            <w:u w:val="single"/>
          </w:rPr>
          <w:t>URL</w:t>
        </w:r>
      </w:hyperlink>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instance, we could have created the same request to ‘github.com’ as follows:</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const request = net.request({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method: 'GET',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protocol: 'https:',</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hostname: 'github.com',</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port: 443,</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path: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‘response’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response</w:t>
      </w:r>
      <w:r w:rsidRPr="0052413D">
        <w:rPr>
          <w:rFonts w:ascii="宋体" w:eastAsia="宋体" w:hAnsi="宋体" w:cs="宋体"/>
          <w:kern w:val="0"/>
          <w:sz w:val="24"/>
          <w:szCs w:val="24"/>
        </w:rPr>
        <w:t> IncomingMessage - An object representing the HTTP response message.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‘login’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authInfo</w:t>
      </w:r>
      <w:r w:rsidRPr="0052413D">
        <w:rPr>
          <w:rFonts w:ascii="宋体" w:eastAsia="宋体" w:hAnsi="宋体" w:cs="宋体"/>
          <w:kern w:val="0"/>
          <w:sz w:val="24"/>
          <w:szCs w:val="24"/>
        </w:rPr>
        <w:t> Object</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isProxy</w:t>
      </w:r>
      <w:r w:rsidRPr="0052413D">
        <w:rPr>
          <w:rFonts w:ascii="宋体" w:eastAsia="宋体" w:hAnsi="宋体" w:cs="宋体"/>
          <w:kern w:val="0"/>
          <w:sz w:val="24"/>
          <w:szCs w:val="24"/>
        </w:rPr>
        <w:t> Boolean</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w:t>
      </w:r>
    </w:p>
    <w:p w:rsidR="0052413D" w:rsidRPr="0052413D" w:rsidRDefault="0052413D" w:rsidP="0052413D">
      <w:pPr>
        <w:widowControl/>
        <w:numPr>
          <w:ilvl w:val="0"/>
          <w:numId w:val="1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authenticating proxy is asking for user credentials.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is expected to be called back with user credentials:</w:t>
      </w:r>
    </w:p>
    <w:p w:rsidR="0052413D" w:rsidRPr="0052413D" w:rsidRDefault="0052413D" w:rsidP="0052413D">
      <w:pPr>
        <w:widowControl/>
        <w:numPr>
          <w:ilvl w:val="0"/>
          <w:numId w:val="1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0"/>
          <w:numId w:val="1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request.on('login', (authInfo, callback)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callback('username', 'password')</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Providing empty credentials will cancel the request and report an authentication error on the response object: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request.on('response', (response)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console.log(`STATUS: ${response.statusCode}`);</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response.on('error', (error)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console.log(`ERROR: ${JSON.stringify(error)}`)</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request.on('login', (authInfo, callback)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callback()</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‘finish’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just after the last chunk of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’s data has been written into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‘abort’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is aborted. The </w:t>
      </w:r>
      <w:r w:rsidRPr="0052413D">
        <w:rPr>
          <w:rFonts w:ascii="Consolas" w:eastAsia="宋体" w:hAnsi="Consolas" w:cs="宋体"/>
          <w:color w:val="0B3D47"/>
          <w:kern w:val="0"/>
          <w:sz w:val="20"/>
          <w:szCs w:val="20"/>
          <w:shd w:val="clear" w:color="auto" w:fill="F1F3F4"/>
        </w:rPr>
        <w:t>abort</w:t>
      </w:r>
      <w:r w:rsidRPr="0052413D">
        <w:rPr>
          <w:rFonts w:ascii="宋体" w:eastAsia="宋体" w:hAnsi="宋体" w:cs="宋体"/>
          <w:kern w:val="0"/>
          <w:sz w:val="24"/>
          <w:szCs w:val="24"/>
        </w:rPr>
        <w:t> event will not be fired if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is already closed.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 - an error object providing some information about the failure.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fails to issue a network request. Typically when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 emits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event, a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will subsequently follow and no response object will be provided.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as the last event in the HTTP request-response transaction.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indicates that no more events will be emitted on either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‘redirect’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redirectUrl</w:t>
      </w:r>
      <w:r w:rsidRPr="0052413D">
        <w:rPr>
          <w:rFonts w:ascii="宋体" w:eastAsia="宋体" w:hAnsi="宋体" w:cs="宋体"/>
          <w:kern w:val="0"/>
          <w:sz w:val="24"/>
          <w:szCs w:val="24"/>
        </w:rPr>
        <w:t> String</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there is redirection and the mode is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 Calling </w:t>
      </w:r>
      <w:hyperlink r:id="rId144" w:anchor="requestfollowRedirect" w:history="1">
        <w:r w:rsidRPr="0052413D">
          <w:rPr>
            <w:rFonts w:ascii="Consolas" w:eastAsia="宋体" w:hAnsi="Consolas" w:cs="宋体"/>
            <w:color w:val="0B3D47"/>
            <w:kern w:val="0"/>
            <w:sz w:val="20"/>
            <w:szCs w:val="20"/>
            <w:shd w:val="clear" w:color="auto" w:fill="F1F3F4"/>
          </w:rPr>
          <w:t>request.followRedirect</w:t>
        </w:r>
      </w:hyperlink>
      <w:r w:rsidRPr="0052413D">
        <w:rPr>
          <w:rFonts w:ascii="宋体" w:eastAsia="宋体" w:hAnsi="宋体" w:cs="宋体"/>
          <w:kern w:val="0"/>
          <w:sz w:val="24"/>
          <w:szCs w:val="24"/>
        </w:rPr>
        <w:t> will continue with the redirection.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request.chunkedEncoding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specifying whether the request will use HTTP chunked transfer encoding or not. Defaults to false. The property is readable and writable, however it can be set only before the first write operation as the HTTP headers are not yet put on the wire. Trying to set the </w:t>
      </w:r>
      <w:r w:rsidRPr="0052413D">
        <w:rPr>
          <w:rFonts w:ascii="Consolas" w:eastAsia="宋体" w:hAnsi="Consolas" w:cs="宋体"/>
          <w:color w:val="0B3D47"/>
          <w:kern w:val="0"/>
          <w:sz w:val="20"/>
          <w:szCs w:val="20"/>
          <w:shd w:val="clear" w:color="auto" w:fill="F1F3F4"/>
        </w:rPr>
        <w:t>chunkedEncoding</w:t>
      </w:r>
      <w:r w:rsidRPr="0052413D">
        <w:rPr>
          <w:rFonts w:ascii="宋体" w:eastAsia="宋体" w:hAnsi="宋体" w:cs="宋体"/>
          <w:kern w:val="0"/>
          <w:sz w:val="24"/>
          <w:szCs w:val="24"/>
        </w:rPr>
        <w:t> property after the first write will throw an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Using chunked encoding is strongly recommended if you need to send a large request body as data will be streamed in small chunks instead of being internally buffered inside Electron process memory.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request.setHeader(name, value)</w:t>
      </w:r>
    </w:p>
    <w:p w:rsidR="0052413D" w:rsidRPr="0052413D" w:rsidRDefault="0052413D" w:rsidP="0052413D">
      <w:pPr>
        <w:widowControl/>
        <w:numPr>
          <w:ilvl w:val="0"/>
          <w:numId w:val="1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An extra HTTP header name.</w:t>
      </w:r>
    </w:p>
    <w:p w:rsidR="0052413D" w:rsidRPr="0052413D" w:rsidRDefault="0052413D" w:rsidP="0052413D">
      <w:pPr>
        <w:widowControl/>
        <w:numPr>
          <w:ilvl w:val="0"/>
          <w:numId w:val="1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Object - An extra HTTP header 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an extra HTTP header. The header name will issued as it is without lowercasing. It can be called only before first write. Calling this method after the first write will throw an error. If the passed value is not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its </w:t>
      </w:r>
      <w:r w:rsidRPr="0052413D">
        <w:rPr>
          <w:rFonts w:ascii="Consolas" w:eastAsia="宋体" w:hAnsi="Consolas" w:cs="宋体"/>
          <w:color w:val="0B3D47"/>
          <w:kern w:val="0"/>
          <w:sz w:val="20"/>
          <w:szCs w:val="20"/>
          <w:shd w:val="clear" w:color="auto" w:fill="F1F3F4"/>
        </w:rPr>
        <w:t>toString()</w:t>
      </w:r>
      <w:r w:rsidRPr="0052413D">
        <w:rPr>
          <w:rFonts w:ascii="宋体" w:eastAsia="宋体" w:hAnsi="宋体" w:cs="宋体"/>
          <w:kern w:val="0"/>
          <w:sz w:val="24"/>
          <w:szCs w:val="24"/>
        </w:rPr>
        <w:t> method will be called to obtain the final value.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request.getHeader(name)</w:t>
      </w:r>
    </w:p>
    <w:p w:rsidR="0052413D" w:rsidRPr="0052413D" w:rsidRDefault="0052413D" w:rsidP="0052413D">
      <w:pPr>
        <w:widowControl/>
        <w:numPr>
          <w:ilvl w:val="0"/>
          <w:numId w:val="1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Specify an extra header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 The value of a previously set extra header name.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request.removeHeader(name)</w:t>
      </w:r>
    </w:p>
    <w:p w:rsidR="0052413D" w:rsidRPr="0052413D" w:rsidRDefault="0052413D" w:rsidP="0052413D">
      <w:pPr>
        <w:widowControl/>
        <w:numPr>
          <w:ilvl w:val="0"/>
          <w:numId w:val="1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Specify an extra header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a previously set extra header name. This method can be called only before first write. Trying to call it after the first write will throw an error.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request.write(chunk[, encoding][, callback])</w:t>
      </w:r>
    </w:p>
    <w:p w:rsidR="0052413D" w:rsidRPr="0052413D" w:rsidRDefault="0052413D" w:rsidP="0052413D">
      <w:pPr>
        <w:widowControl/>
        <w:numPr>
          <w:ilvl w:val="0"/>
          <w:numId w:val="1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(String | Buffer) - A chunk of the request body’s data. If it is a string, it is converted into a Buffer using the specified encoding.</w:t>
      </w:r>
    </w:p>
    <w:p w:rsidR="0052413D" w:rsidRPr="0052413D" w:rsidRDefault="0052413D" w:rsidP="0052413D">
      <w:pPr>
        <w:widowControl/>
        <w:numPr>
          <w:ilvl w:val="0"/>
          <w:numId w:val="1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encoding</w:t>
      </w:r>
      <w:r w:rsidRPr="0052413D">
        <w:rPr>
          <w:rFonts w:ascii="宋体" w:eastAsia="宋体" w:hAnsi="宋体" w:cs="宋体"/>
          <w:kern w:val="0"/>
          <w:sz w:val="24"/>
          <w:szCs w:val="24"/>
        </w:rPr>
        <w:t> String (optional) - Used to convert string chunks into Buffer objects. Defaults to ‘utf-8’.</w:t>
      </w:r>
    </w:p>
    <w:p w:rsidR="0052413D" w:rsidRPr="0052413D" w:rsidRDefault="0052413D" w:rsidP="0052413D">
      <w:pPr>
        <w:widowControl/>
        <w:numPr>
          <w:ilvl w:val="0"/>
          <w:numId w:val="1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after the write operation ends.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essentially a dummy function introduced in the purpose of keeping similarity with the Node.js API. It is called asynchronously in the next tick after </w:t>
      </w: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content have been delivered to the Chromium networking layer. Contrary to the Node.js implementation, it is not guaranteed that </w:t>
      </w: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content have been flushed on the wire before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Adds a chunk of data to the request body. The first write operation may cause the request headers to be issued on the wire. After the </w:t>
      </w:r>
      <w:r w:rsidRPr="0052413D">
        <w:rPr>
          <w:rFonts w:ascii="宋体" w:eastAsia="宋体" w:hAnsi="宋体" w:cs="宋体"/>
          <w:kern w:val="0"/>
          <w:sz w:val="24"/>
          <w:szCs w:val="24"/>
        </w:rPr>
        <w:lastRenderedPageBreak/>
        <w:t>first write operation, it is not allowed to add or remove a custom header.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request.end([chunk][, encoding][, callback])</w:t>
      </w:r>
    </w:p>
    <w:p w:rsidR="0052413D" w:rsidRPr="0052413D" w:rsidRDefault="0052413D" w:rsidP="0052413D">
      <w:pPr>
        <w:widowControl/>
        <w:numPr>
          <w:ilvl w:val="0"/>
          <w:numId w:val="1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(String | Buffer) (optional)</w:t>
      </w:r>
    </w:p>
    <w:p w:rsidR="0052413D" w:rsidRPr="0052413D" w:rsidRDefault="0052413D" w:rsidP="0052413D">
      <w:pPr>
        <w:widowControl/>
        <w:numPr>
          <w:ilvl w:val="0"/>
          <w:numId w:val="1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encoding</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1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the last chunk of the request data. Subsequent write or end operations will not be allowed. The </w:t>
      </w:r>
      <w:r w:rsidRPr="0052413D">
        <w:rPr>
          <w:rFonts w:ascii="Consolas" w:eastAsia="宋体" w:hAnsi="Consolas" w:cs="宋体"/>
          <w:color w:val="0B3D47"/>
          <w:kern w:val="0"/>
          <w:sz w:val="20"/>
          <w:szCs w:val="20"/>
          <w:shd w:val="clear" w:color="auto" w:fill="F1F3F4"/>
        </w:rPr>
        <w:t>finish</w:t>
      </w:r>
      <w:r w:rsidRPr="0052413D">
        <w:rPr>
          <w:rFonts w:ascii="宋体" w:eastAsia="宋体" w:hAnsi="宋体" w:cs="宋体"/>
          <w:kern w:val="0"/>
          <w:sz w:val="24"/>
          <w:szCs w:val="24"/>
        </w:rPr>
        <w:t>event is emitted just after the end operation.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request.abort()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Cancels an ongoing HTTP transaction. If the request has already emitted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the abort operation will have no effect. Otherwise an ongoing event will emit </w:t>
      </w:r>
      <w:r w:rsidRPr="0052413D">
        <w:rPr>
          <w:rFonts w:ascii="Consolas" w:eastAsia="宋体" w:hAnsi="Consolas" w:cs="宋体"/>
          <w:color w:val="0B3D47"/>
          <w:kern w:val="0"/>
          <w:sz w:val="20"/>
          <w:szCs w:val="20"/>
          <w:shd w:val="clear" w:color="auto" w:fill="F1F3F4"/>
        </w:rPr>
        <w:t>abort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events. Additionally, if there is an ongoing response object,it will emit the </w:t>
      </w:r>
      <w:r w:rsidRPr="0052413D">
        <w:rPr>
          <w:rFonts w:ascii="Consolas" w:eastAsia="宋体" w:hAnsi="Consolas" w:cs="宋体"/>
          <w:color w:val="0B3D47"/>
          <w:kern w:val="0"/>
          <w:sz w:val="20"/>
          <w:szCs w:val="20"/>
          <w:shd w:val="clear" w:color="auto" w:fill="F1F3F4"/>
        </w:rPr>
        <w:t>aborted</w:t>
      </w:r>
      <w:r w:rsidRPr="0052413D">
        <w:rPr>
          <w:rFonts w:ascii="宋体" w:eastAsia="宋体" w:hAnsi="宋体" w:cs="宋体"/>
          <w:kern w:val="0"/>
          <w:sz w:val="24"/>
          <w:szCs w:val="24"/>
        </w:rPr>
        <w:t> 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request.followRedirect()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Continues any deferred redirection request when the redirection mode is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clipboard</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Perform copy and paste operations on the system clipboard.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45"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146"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shows how to write a string to the clipboard: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clipboard.writeText(</w:t>
      </w:r>
      <w:r w:rsidRPr="0052413D">
        <w:rPr>
          <w:rFonts w:ascii="Consolas" w:eastAsia="宋体" w:hAnsi="Consolas" w:cs="宋体"/>
          <w:color w:val="D01040"/>
          <w:kern w:val="0"/>
          <w:sz w:val="20"/>
          <w:szCs w:val="20"/>
          <w:bdr w:val="none" w:sz="0" w:space="0" w:color="auto" w:frame="1"/>
        </w:rPr>
        <w:t>'Example String'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X Window systems, there is also a selection clipboard. To manipulate it you need to pass </w:t>
      </w: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to each method: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clipboard.writeText(</w:t>
      </w:r>
      <w:r w:rsidRPr="0052413D">
        <w:rPr>
          <w:rFonts w:ascii="Consolas" w:eastAsia="宋体" w:hAnsi="Consolas" w:cs="宋体"/>
          <w:color w:val="D01040"/>
          <w:kern w:val="0"/>
          <w:sz w:val="20"/>
          <w:szCs w:val="20"/>
          <w:bdr w:val="none" w:sz="0" w:space="0" w:color="auto" w:frame="1"/>
        </w:rPr>
        <w:t>'Example String'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console.log(clipboard.readText(</w:t>
      </w:r>
      <w:r w:rsidRPr="0052413D">
        <w:rPr>
          <w:rFonts w:ascii="Consolas" w:eastAsia="宋体" w:hAnsi="Consolas" w:cs="宋体"/>
          <w:color w:val="D01040"/>
          <w:kern w:val="0"/>
          <w:sz w:val="20"/>
          <w:szCs w:val="20"/>
          <w:bdr w:val="none" w:sz="0" w:space="0" w:color="auto" w:frame="1"/>
        </w:rPr>
        <w:t>'selection'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clipboard</w:t>
      </w:r>
      <w:r w:rsidRPr="0052413D">
        <w:rPr>
          <w:rFonts w:ascii="宋体" w:eastAsia="宋体" w:hAnsi="宋体" w:cs="宋体"/>
          <w:kern w:val="0"/>
          <w:sz w:val="24"/>
          <w:szCs w:val="24"/>
        </w:rPr>
        <w:t> module has the following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Experimental APIs are marked as such and could be removed in future.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clipboard.readText([type])</w:t>
      </w:r>
    </w:p>
    <w:p w:rsidR="0052413D" w:rsidRPr="0052413D" w:rsidRDefault="0052413D" w:rsidP="0052413D">
      <w:pPr>
        <w:widowControl/>
        <w:numPr>
          <w:ilvl w:val="0"/>
          <w:numId w:val="1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 in the clipboard as plain text.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clipboard.writeText(text[, type])</w:t>
      </w:r>
    </w:p>
    <w:p w:rsidR="0052413D" w:rsidRPr="0052413D" w:rsidRDefault="0052413D" w:rsidP="0052413D">
      <w:pPr>
        <w:widowControl/>
        <w:numPr>
          <w:ilvl w:val="0"/>
          <w:numId w:val="1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numPr>
          <w:ilvl w:val="0"/>
          <w:numId w:val="1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into the clipboard as plain text.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clipboard.readHTML([type])</w:t>
      </w:r>
    </w:p>
    <w:p w:rsidR="0052413D" w:rsidRPr="0052413D" w:rsidRDefault="0052413D" w:rsidP="0052413D">
      <w:pPr>
        <w:widowControl/>
        <w:numPr>
          <w:ilvl w:val="0"/>
          <w:numId w:val="1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 in the clipboard as markup.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clipboard.writeHTML(markup[, type])</w:t>
      </w:r>
    </w:p>
    <w:p w:rsidR="0052413D" w:rsidRPr="0052413D" w:rsidRDefault="0052413D" w:rsidP="0052413D">
      <w:pPr>
        <w:widowControl/>
        <w:numPr>
          <w:ilvl w:val="0"/>
          <w:numId w:val="1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markup</w:t>
      </w:r>
      <w:r w:rsidRPr="0052413D">
        <w:rPr>
          <w:rFonts w:ascii="宋体" w:eastAsia="宋体" w:hAnsi="宋体" w:cs="宋体"/>
          <w:kern w:val="0"/>
          <w:sz w:val="24"/>
          <w:szCs w:val="24"/>
        </w:rPr>
        <w:t> String</w:t>
      </w:r>
    </w:p>
    <w:p w:rsidR="0052413D" w:rsidRPr="0052413D" w:rsidRDefault="0052413D" w:rsidP="0052413D">
      <w:pPr>
        <w:widowControl/>
        <w:numPr>
          <w:ilvl w:val="0"/>
          <w:numId w:val="1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w:t>
      </w:r>
      <w:r w:rsidRPr="0052413D">
        <w:rPr>
          <w:rFonts w:ascii="Consolas" w:eastAsia="宋体" w:hAnsi="Consolas" w:cs="宋体"/>
          <w:color w:val="0B3D47"/>
          <w:kern w:val="0"/>
          <w:sz w:val="20"/>
          <w:szCs w:val="20"/>
          <w:shd w:val="clear" w:color="auto" w:fill="F1F3F4"/>
        </w:rPr>
        <w:t>markup</w:t>
      </w:r>
      <w:r w:rsidRPr="0052413D">
        <w:rPr>
          <w:rFonts w:ascii="宋体" w:eastAsia="宋体" w:hAnsi="宋体" w:cs="宋体"/>
          <w:kern w:val="0"/>
          <w:sz w:val="24"/>
          <w:szCs w:val="24"/>
        </w:rPr>
        <w:t> to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clipboard.readImage([type])</w:t>
      </w:r>
    </w:p>
    <w:p w:rsidR="0052413D" w:rsidRPr="0052413D" w:rsidRDefault="0052413D" w:rsidP="0052413D">
      <w:pPr>
        <w:widowControl/>
        <w:numPr>
          <w:ilvl w:val="0"/>
          <w:numId w:val="1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47" w:history="1">
        <w:r w:rsidRPr="0052413D">
          <w:rPr>
            <w:rFonts w:ascii="Consolas" w:eastAsia="宋体" w:hAnsi="Consolas" w:cs="宋体"/>
            <w:color w:val="0B3D47"/>
            <w:kern w:val="0"/>
            <w:sz w:val="20"/>
            <w:szCs w:val="20"/>
            <w:shd w:val="clear" w:color="auto" w:fill="F1F3F4"/>
          </w:rPr>
          <w:t>NativeImage</w:t>
        </w:r>
      </w:hyperlink>
      <w:r w:rsidRPr="0052413D">
        <w:rPr>
          <w:rFonts w:ascii="宋体" w:eastAsia="宋体" w:hAnsi="宋体" w:cs="宋体"/>
          <w:kern w:val="0"/>
          <w:sz w:val="24"/>
          <w:szCs w:val="24"/>
        </w:rPr>
        <w:t> - The image content in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clipboard.writeImage(image[, type])</w:t>
      </w:r>
    </w:p>
    <w:p w:rsidR="0052413D" w:rsidRPr="0052413D" w:rsidRDefault="0052413D" w:rsidP="0052413D">
      <w:pPr>
        <w:widowControl/>
        <w:numPr>
          <w:ilvl w:val="0"/>
          <w:numId w:val="1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148"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numPr>
          <w:ilvl w:val="0"/>
          <w:numId w:val="1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to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clipboard.readRTF([type])</w:t>
      </w:r>
    </w:p>
    <w:p w:rsidR="0052413D" w:rsidRPr="0052413D" w:rsidRDefault="0052413D" w:rsidP="0052413D">
      <w:pPr>
        <w:widowControl/>
        <w:numPr>
          <w:ilvl w:val="0"/>
          <w:numId w:val="1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 in the clipboard as RTF.</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clipboard.writeRTF(text[, type])</w:t>
      </w:r>
    </w:p>
    <w:p w:rsidR="0052413D" w:rsidRPr="0052413D" w:rsidRDefault="0052413D" w:rsidP="0052413D">
      <w:pPr>
        <w:widowControl/>
        <w:numPr>
          <w:ilvl w:val="0"/>
          <w:numId w:val="1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numPr>
          <w:ilvl w:val="0"/>
          <w:numId w:val="1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into the clipboard in RTF.</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clipboard.readBookmark()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1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numPr>
          <w:ilvl w:val="0"/>
          <w:numId w:val="1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an Object containing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keys representing the bookmark in the clipboard. The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values will be empty strings when the bookmark is unavailable.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clipboard.writeBookmark(title, url[,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numPr>
          <w:ilvl w:val="0"/>
          <w:numId w:val="1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1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into the clipboard as a bookmark.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Most apps on Windows don’t support pasting bookmarks into them so you can use </w:t>
      </w:r>
      <w:r w:rsidRPr="0052413D">
        <w:rPr>
          <w:rFonts w:ascii="Consolas" w:eastAsia="宋体" w:hAnsi="Consolas" w:cs="宋体"/>
          <w:color w:val="0B3D47"/>
          <w:kern w:val="0"/>
          <w:sz w:val="20"/>
          <w:szCs w:val="20"/>
          <w:shd w:val="clear" w:color="auto" w:fill="F1F3F4"/>
        </w:rPr>
        <w:t>clipboard.write</w:t>
      </w:r>
      <w:r w:rsidRPr="0052413D">
        <w:rPr>
          <w:rFonts w:ascii="宋体" w:eastAsia="宋体" w:hAnsi="宋体" w:cs="宋体"/>
          <w:kern w:val="0"/>
          <w:sz w:val="24"/>
          <w:szCs w:val="24"/>
        </w:rPr>
        <w:t> to write both a bookmark and fallback text to the clipboard.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text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bookmark</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'Electron Homepage'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clipboard.readFindText()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text on the find pasteboard. This method uses synchronous IPC when called from the renderer process. The cached value is reread from the find pasteboard whenever the application is activated.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clipboard.writeFindText(text)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into the find pasteboard as plain text. This method uses synchronous IPC when called from the renderer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clipboard.clear([type])</w:t>
      </w:r>
    </w:p>
    <w:p w:rsidR="0052413D" w:rsidRPr="0052413D" w:rsidRDefault="0052413D" w:rsidP="0052413D">
      <w:pPr>
        <w:widowControl/>
        <w:numPr>
          <w:ilvl w:val="0"/>
          <w:numId w:val="1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clipboard content.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clipboard.availableFormats([type])</w:t>
      </w:r>
    </w:p>
    <w:p w:rsidR="0052413D" w:rsidRPr="0052413D" w:rsidRDefault="0052413D" w:rsidP="0052413D">
      <w:pPr>
        <w:widowControl/>
        <w:numPr>
          <w:ilvl w:val="0"/>
          <w:numId w:val="1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An array of supported formats for the clipboard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clipboard.has(format[,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numPr>
          <w:ilvl w:val="0"/>
          <w:numId w:val="1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clipboard supports the specified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console.log(clipboard.has(</w:t>
      </w:r>
      <w:r w:rsidRPr="0052413D">
        <w:rPr>
          <w:rFonts w:ascii="Consolas" w:eastAsia="宋体" w:hAnsi="Consolas" w:cs="宋体"/>
          <w:color w:val="D01040"/>
          <w:kern w:val="0"/>
          <w:sz w:val="20"/>
          <w:szCs w:val="20"/>
          <w:bdr w:val="none" w:sz="0" w:space="0" w:color="auto" w:frame="1"/>
        </w:rPr>
        <w:t>'&lt;p&gt;selection&lt;/p&gt;'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clipboard.read(format)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Reads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type from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clipboard.readBuffer(format)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Reads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type from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clipboard.writeBuffer(format, buffer[,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numPr>
          <w:ilvl w:val="0"/>
          <w:numId w:val="1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w:t>
      </w:r>
    </w:p>
    <w:p w:rsidR="0052413D" w:rsidRPr="0052413D" w:rsidRDefault="0052413D" w:rsidP="0052413D">
      <w:pPr>
        <w:widowControl/>
        <w:numPr>
          <w:ilvl w:val="0"/>
          <w:numId w:val="1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into the clipboard as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clipboard.write(data[, type])</w:t>
      </w:r>
    </w:p>
    <w:p w:rsidR="0052413D" w:rsidRPr="0052413D" w:rsidRDefault="0052413D" w:rsidP="0052413D">
      <w:pPr>
        <w:widowControl/>
        <w:numPr>
          <w:ilvl w:val="0"/>
          <w:numId w:val="1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Object</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text</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html</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149"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rtf</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bookmark</w:t>
      </w:r>
      <w:r w:rsidRPr="0052413D">
        <w:rPr>
          <w:rFonts w:ascii="宋体" w:eastAsia="宋体" w:hAnsi="宋体" w:cs="宋体"/>
          <w:kern w:val="0"/>
          <w:sz w:val="24"/>
          <w:szCs w:val="24"/>
        </w:rPr>
        <w:t> String (optional) - The title of the url at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w:t>
      </w:r>
    </w:p>
    <w:p w:rsidR="0052413D" w:rsidRPr="0052413D" w:rsidRDefault="0052413D" w:rsidP="0052413D">
      <w:pPr>
        <w:widowControl/>
        <w:numPr>
          <w:ilvl w:val="0"/>
          <w:numId w:val="1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w:t>
      </w:r>
      <w:r w:rsidRPr="0052413D">
        <w:rPr>
          <w:rFonts w:ascii="Consolas" w:eastAsia="宋体" w:hAnsi="Consolas" w:cs="宋体"/>
          <w:color w:val="007A7A"/>
          <w:kern w:val="0"/>
          <w:sz w:val="20"/>
          <w:szCs w:val="20"/>
          <w:bdr w:val="none" w:sz="0" w:space="0" w:color="auto" w:frame="1"/>
        </w:rPr>
        <w:t>text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html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'&lt;b&gt;test&lt;/b&gt;'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to the clipboard.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contentTracing</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Collect tracing data from Chromium’s content module for finding performance bottlenecks and slow operations.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50"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module does not include a web interface so you need to open </w:t>
      </w:r>
      <w:r w:rsidRPr="0052413D">
        <w:rPr>
          <w:rFonts w:ascii="Consolas" w:eastAsia="宋体" w:hAnsi="Consolas" w:cs="宋体"/>
          <w:color w:val="0B3D47"/>
          <w:kern w:val="0"/>
          <w:sz w:val="20"/>
          <w:szCs w:val="20"/>
          <w:shd w:val="clear" w:color="auto" w:fill="F1F3F4"/>
        </w:rPr>
        <w:t>chrome://tracing/</w:t>
      </w:r>
      <w:r w:rsidRPr="0052413D">
        <w:rPr>
          <w:rFonts w:ascii="宋体" w:eastAsia="宋体" w:hAnsi="宋体" w:cs="宋体"/>
          <w:kern w:val="0"/>
          <w:sz w:val="24"/>
          <w:szCs w:val="24"/>
        </w:rPr>
        <w:t> in a Chrome browser and load the generated file to view the result.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 should not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app module is emitted.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contentTracing}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options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categoryFilter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traceOptions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'record-until-full,enable-sampling'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contentTracing.startRecording(options,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'Tracing started'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setTimeout(()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contentTracing.stopRecording(</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(path)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'Tracing data recorded to '</w:t>
      </w:r>
      <w:r w:rsidRPr="0052413D">
        <w:rPr>
          <w:rFonts w:ascii="Consolas" w:eastAsia="宋体" w:hAnsi="Consolas" w:cs="宋体"/>
          <w:color w:val="0B3D47"/>
          <w:kern w:val="0"/>
          <w:sz w:val="20"/>
          <w:szCs w:val="20"/>
          <w:bdr w:val="none" w:sz="0" w:space="0" w:color="auto" w:frame="1"/>
        </w:rPr>
        <w:t xml:space="preserve"> + 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F80"/>
          <w:kern w:val="0"/>
          <w:sz w:val="20"/>
          <w:szCs w:val="20"/>
          <w:bdr w:val="none" w:sz="0" w:space="0" w:color="auto" w:frame="1"/>
        </w:rPr>
        <w:t>5000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contentTracing</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contentTracing.getCategories(callback)</w:t>
      </w:r>
    </w:p>
    <w:p w:rsidR="0052413D" w:rsidRPr="0052413D" w:rsidRDefault="0052413D" w:rsidP="0052413D">
      <w:pPr>
        <w:widowControl/>
        <w:numPr>
          <w:ilvl w:val="0"/>
          <w:numId w:val="1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categories</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Get a set of category groups. The category groups can change as new code paths are reached.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getCategories</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invoked with an array of category groups.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contentTracing.startRecording(options, callback)</w:t>
      </w:r>
    </w:p>
    <w:p w:rsidR="0052413D" w:rsidRPr="0052413D" w:rsidRDefault="0052413D" w:rsidP="0052413D">
      <w:pPr>
        <w:widowControl/>
        <w:numPr>
          <w:ilvl w:val="0"/>
          <w:numId w:val="1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categoryFilter</w:t>
      </w:r>
      <w:r w:rsidRPr="0052413D">
        <w:rPr>
          <w:rFonts w:ascii="宋体" w:eastAsia="宋体" w:hAnsi="宋体" w:cs="宋体"/>
          <w:kern w:val="0"/>
          <w:sz w:val="24"/>
          <w:szCs w:val="24"/>
        </w:rPr>
        <w:t> String</w:t>
      </w:r>
    </w:p>
    <w:p w:rsidR="0052413D" w:rsidRPr="0052413D" w:rsidRDefault="0052413D" w:rsidP="0052413D">
      <w:pPr>
        <w:widowControl/>
        <w:numPr>
          <w:ilvl w:val="1"/>
          <w:numId w:val="1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String</w:t>
      </w:r>
    </w:p>
    <w:p w:rsidR="0052413D" w:rsidRPr="0052413D" w:rsidRDefault="0052413D" w:rsidP="0052413D">
      <w:pPr>
        <w:widowControl/>
        <w:numPr>
          <w:ilvl w:val="0"/>
          <w:numId w:val="1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 recording on all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Recording begins immediately locally and asynchronously on child processes as soon as they receive the EnableRecording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once all child processes have acknowledged the </w:t>
      </w:r>
      <w:r w:rsidRPr="0052413D">
        <w:rPr>
          <w:rFonts w:ascii="Consolas" w:eastAsia="宋体" w:hAnsi="Consolas" w:cs="宋体"/>
          <w:color w:val="0B3D47"/>
          <w:kern w:val="0"/>
          <w:sz w:val="20"/>
          <w:szCs w:val="20"/>
          <w:shd w:val="clear" w:color="auto" w:fill="F1F3F4"/>
        </w:rPr>
        <w:t>startRecording</w:t>
      </w:r>
      <w:r w:rsidRPr="0052413D">
        <w:rPr>
          <w:rFonts w:ascii="宋体" w:eastAsia="宋体" w:hAnsi="宋体" w:cs="宋体"/>
          <w:kern w:val="0"/>
          <w:sz w:val="24"/>
          <w:szCs w:val="24"/>
        </w:rPr>
        <w:t> request.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categoryFilter</w:t>
      </w:r>
      <w:r w:rsidRPr="0052413D">
        <w:rPr>
          <w:rFonts w:ascii="宋体" w:eastAsia="宋体" w:hAnsi="宋体" w:cs="宋体"/>
          <w:kern w:val="0"/>
          <w:sz w:val="24"/>
          <w:szCs w:val="24"/>
        </w:rPr>
        <w:t> is a filter to control what category groups should be traced. A filter can have an optional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prefix to exclude category groups that contain a matching category. Having both included and excluded category patterns in the same list is not supported.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Examples:</w:t>
      </w:r>
    </w:p>
    <w:p w:rsidR="0052413D" w:rsidRPr="0052413D" w:rsidRDefault="0052413D" w:rsidP="0052413D">
      <w:pPr>
        <w:widowControl/>
        <w:numPr>
          <w:ilvl w:val="0"/>
          <w:numId w:val="1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test_MyTest*</w:t>
      </w:r>
      <w:r w:rsidRPr="0052413D">
        <w:rPr>
          <w:rFonts w:ascii="宋体" w:eastAsia="宋体" w:hAnsi="宋体" w:cs="宋体"/>
          <w:kern w:val="0"/>
          <w:sz w:val="24"/>
          <w:szCs w:val="24"/>
        </w:rPr>
        <w:t>,</w:t>
      </w:r>
    </w:p>
    <w:p w:rsidR="0052413D" w:rsidRPr="0052413D" w:rsidRDefault="0052413D" w:rsidP="0052413D">
      <w:pPr>
        <w:widowControl/>
        <w:numPr>
          <w:ilvl w:val="0"/>
          <w:numId w:val="1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test_MyTest*,test_OtherStuff</w:t>
      </w:r>
      <w:r w:rsidRPr="0052413D">
        <w:rPr>
          <w:rFonts w:ascii="宋体" w:eastAsia="宋体" w:hAnsi="宋体" w:cs="宋体"/>
          <w:kern w:val="0"/>
          <w:sz w:val="24"/>
          <w:szCs w:val="24"/>
        </w:rPr>
        <w:t>,</w:t>
      </w:r>
    </w:p>
    <w:p w:rsidR="0052413D" w:rsidRPr="0052413D" w:rsidRDefault="0052413D" w:rsidP="0052413D">
      <w:pPr>
        <w:widowControl/>
        <w:numPr>
          <w:ilvl w:val="0"/>
          <w:numId w:val="1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"-excluded_category1,-excluded_category2</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controls what kind of tracing is enabled, it is a comma-delimited list. Possible options are:</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record-until-full</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record-continuously</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trace-to-console</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enable-sampling</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enable-systrace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first 3 options are trace recording modes and hence mutually exclusive. If more than one trace recording modes appear in the </w:t>
      </w: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string, the last one takes precedence. If none of the trace recording modes are specified, recording mode is </w:t>
      </w:r>
      <w:r w:rsidRPr="0052413D">
        <w:rPr>
          <w:rFonts w:ascii="Consolas" w:eastAsia="宋体" w:hAnsi="Consolas" w:cs="宋体"/>
          <w:color w:val="0B3D47"/>
          <w:kern w:val="0"/>
          <w:sz w:val="20"/>
          <w:szCs w:val="20"/>
          <w:shd w:val="clear" w:color="auto" w:fill="F1F3F4"/>
        </w:rPr>
        <w:t>record-until-full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trace option will first be reset to the default option (</w:t>
      </w:r>
      <w:r w:rsidRPr="0052413D">
        <w:rPr>
          <w:rFonts w:ascii="Consolas" w:eastAsia="宋体" w:hAnsi="Consolas" w:cs="宋体"/>
          <w:color w:val="0B3D47"/>
          <w:kern w:val="0"/>
          <w:sz w:val="20"/>
          <w:szCs w:val="20"/>
          <w:shd w:val="clear" w:color="auto" w:fill="F1F3F4"/>
        </w:rPr>
        <w:t>record_mode</w:t>
      </w:r>
      <w:r w:rsidRPr="0052413D">
        <w:rPr>
          <w:rFonts w:ascii="宋体" w:eastAsia="宋体" w:hAnsi="宋体" w:cs="宋体"/>
          <w:kern w:val="0"/>
          <w:sz w:val="24"/>
          <w:szCs w:val="24"/>
        </w:rPr>
        <w:t> set to </w:t>
      </w:r>
      <w:r w:rsidRPr="0052413D">
        <w:rPr>
          <w:rFonts w:ascii="Consolas" w:eastAsia="宋体" w:hAnsi="Consolas" w:cs="宋体"/>
          <w:color w:val="0B3D47"/>
          <w:kern w:val="0"/>
          <w:sz w:val="20"/>
          <w:szCs w:val="20"/>
          <w:shd w:val="clear" w:color="auto" w:fill="F1F3F4"/>
        </w:rPr>
        <w:t>record-until-full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enable_sampling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enable_systrace</w:t>
      </w:r>
      <w:r w:rsidRPr="0052413D">
        <w:rPr>
          <w:rFonts w:ascii="宋体" w:eastAsia="宋体" w:hAnsi="宋体" w:cs="宋体"/>
          <w:kern w:val="0"/>
          <w:sz w:val="24"/>
          <w:szCs w:val="24"/>
        </w:rPr>
        <w:t> set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before options parsed from </w:t>
      </w: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are applied on it.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contentTracing.stopRecording(resultFilePath, callback)</w:t>
      </w:r>
    </w:p>
    <w:p w:rsidR="0052413D" w:rsidRPr="0052413D" w:rsidRDefault="0052413D" w:rsidP="0052413D">
      <w:pPr>
        <w:widowControl/>
        <w:numPr>
          <w:ilvl w:val="0"/>
          <w:numId w:val="1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String</w:t>
      </w:r>
    </w:p>
    <w:p w:rsidR="0052413D" w:rsidRPr="0052413D" w:rsidRDefault="0052413D" w:rsidP="0052413D">
      <w:pPr>
        <w:widowControl/>
        <w:numPr>
          <w:ilvl w:val="0"/>
          <w:numId w:val="1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 recording on all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Child processes typically cache trace data and only rarely flush and send trace data back to the main process. This helps to minimize the runtime overhead of tracing since sending trace data over IPC can be an expensive operation. So, to end tracing, we must asynchronously ask all child processes to flush any pending trace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stopRecording</w:t>
      </w:r>
      <w:r w:rsidRPr="0052413D">
        <w:rPr>
          <w:rFonts w:ascii="宋体" w:eastAsia="宋体" w:hAnsi="宋体" w:cs="宋体"/>
          <w:kern w:val="0"/>
          <w:sz w:val="24"/>
          <w:szCs w:val="24"/>
        </w:rPr>
        <w:t> request,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a file that contains the traced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Trace data will be written into </w:t>
      </w: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if it is not empty or into a temporary file. The actual file path will be passed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if it’s not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contentTracing.startMonitoring(options, callback)</w:t>
      </w:r>
    </w:p>
    <w:p w:rsidR="0052413D" w:rsidRPr="0052413D" w:rsidRDefault="0052413D" w:rsidP="0052413D">
      <w:pPr>
        <w:widowControl/>
        <w:numPr>
          <w:ilvl w:val="0"/>
          <w:numId w:val="1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categoryFilter</w:t>
      </w:r>
      <w:r w:rsidRPr="0052413D">
        <w:rPr>
          <w:rFonts w:ascii="宋体" w:eastAsia="宋体" w:hAnsi="宋体" w:cs="宋体"/>
          <w:kern w:val="0"/>
          <w:sz w:val="24"/>
          <w:szCs w:val="24"/>
        </w:rPr>
        <w:t> String</w:t>
      </w:r>
    </w:p>
    <w:p w:rsidR="0052413D" w:rsidRPr="0052413D" w:rsidRDefault="0052413D" w:rsidP="0052413D">
      <w:pPr>
        <w:widowControl/>
        <w:numPr>
          <w:ilvl w:val="1"/>
          <w:numId w:val="1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String</w:t>
      </w:r>
    </w:p>
    <w:p w:rsidR="0052413D" w:rsidRPr="0052413D" w:rsidRDefault="0052413D" w:rsidP="0052413D">
      <w:pPr>
        <w:widowControl/>
        <w:numPr>
          <w:ilvl w:val="0"/>
          <w:numId w:val="1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 monitoring on all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Monitoring begins immediately locally and asynchronously on child processes as soon as they receive the </w:t>
      </w:r>
      <w:r w:rsidRPr="0052413D">
        <w:rPr>
          <w:rFonts w:ascii="Consolas" w:eastAsia="宋体" w:hAnsi="Consolas" w:cs="宋体"/>
          <w:color w:val="0B3D47"/>
          <w:kern w:val="0"/>
          <w:sz w:val="20"/>
          <w:szCs w:val="20"/>
          <w:shd w:val="clear" w:color="auto" w:fill="F1F3F4"/>
        </w:rPr>
        <w:t>startMonitoring</w:t>
      </w:r>
      <w:r w:rsidRPr="0052413D">
        <w:rPr>
          <w:rFonts w:ascii="宋体" w:eastAsia="宋体" w:hAnsi="宋体" w:cs="宋体"/>
          <w:kern w:val="0"/>
          <w:sz w:val="24"/>
          <w:szCs w:val="24"/>
        </w:rPr>
        <w:t> request.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Once all child processes have acknowledged the </w:t>
      </w:r>
      <w:r w:rsidRPr="0052413D">
        <w:rPr>
          <w:rFonts w:ascii="Consolas" w:eastAsia="宋体" w:hAnsi="Consolas" w:cs="宋体"/>
          <w:color w:val="0B3D47"/>
          <w:kern w:val="0"/>
          <w:sz w:val="20"/>
          <w:szCs w:val="20"/>
          <w:shd w:val="clear" w:color="auto" w:fill="F1F3F4"/>
        </w:rPr>
        <w:t>startMonitoring</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contentTracing.stopMonitoring(callback)</w:t>
      </w:r>
    </w:p>
    <w:p w:rsidR="0052413D" w:rsidRPr="0052413D" w:rsidRDefault="0052413D" w:rsidP="0052413D">
      <w:pPr>
        <w:widowControl/>
        <w:numPr>
          <w:ilvl w:val="0"/>
          <w:numId w:val="1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 monitoring on all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stopMonitoring</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contentTracing.captureMonitoringSnapshot(resultFilePath, callback)</w:t>
      </w:r>
    </w:p>
    <w:p w:rsidR="0052413D" w:rsidRPr="0052413D" w:rsidRDefault="0052413D" w:rsidP="0052413D">
      <w:pPr>
        <w:widowControl/>
        <w:numPr>
          <w:ilvl w:val="0"/>
          <w:numId w:val="1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String</w:t>
      </w:r>
    </w:p>
    <w:p w:rsidR="0052413D" w:rsidRPr="0052413D" w:rsidRDefault="0052413D" w:rsidP="0052413D">
      <w:pPr>
        <w:widowControl/>
        <w:numPr>
          <w:ilvl w:val="0"/>
          <w:numId w:val="1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Get the current monitoring traced data.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Child processes typically cache trace data and only rarely flush and send trace data back to the main process. This is because it may be an expensive operation to send the trace data over IPC and we would like to avoid unneeded runtime overhead from tracing. So, to end tracing, we must asynchronously ask all child processes to flush any pending trace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captureMonitoringSnapshot</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a file that contains the traced data.</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contentTracing.getTraceBufferUsage(callback)</w:t>
      </w:r>
    </w:p>
    <w:p w:rsidR="0052413D" w:rsidRPr="0052413D" w:rsidRDefault="0052413D" w:rsidP="0052413D">
      <w:pPr>
        <w:widowControl/>
        <w:numPr>
          <w:ilvl w:val="0"/>
          <w:numId w:val="1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Number</w:t>
      </w:r>
    </w:p>
    <w:p w:rsidR="0052413D" w:rsidRPr="0052413D" w:rsidRDefault="0052413D" w:rsidP="0052413D">
      <w:pPr>
        <w:widowControl/>
        <w:numPr>
          <w:ilvl w:val="1"/>
          <w:numId w:val="1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percentage</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Get the maximum usage across processes of trace buffer as a percentage of the full state. When the TraceBufferUsage value is determined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4"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Cookies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Query and modify a session’s cookies.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5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Instances of the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class are accessed by using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property of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Query all cookies.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session.defaultSession.cookies.get({}, (error, cookies)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console.log(error, cookies)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Query all cookies associated with a specific 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session.defaultSession.cookies.get({</w:t>
      </w:r>
      <w:r w:rsidRPr="0052413D">
        <w:rPr>
          <w:rFonts w:ascii="Consolas" w:eastAsia="宋体" w:hAnsi="Consolas" w:cs="宋体"/>
          <w:color w:val="007A7A"/>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'http://www.github.com'</w:t>
      </w:r>
      <w:r w:rsidRPr="0052413D">
        <w:rPr>
          <w:rFonts w:ascii="Consolas" w:eastAsia="宋体" w:hAnsi="Consolas" w:cs="宋体"/>
          <w:color w:val="0B3D47"/>
          <w:kern w:val="0"/>
          <w:sz w:val="20"/>
          <w:szCs w:val="20"/>
          <w:bdr w:val="none" w:sz="0" w:space="0" w:color="auto" w:frame="1"/>
        </w:rPr>
        <w:t>}, (error, cookies)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console.log(error, cookies)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Set a cookie with the given cookie data;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may overwrite equivalent cookies if they exist.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cookie = {</w:t>
      </w:r>
      <w:r w:rsidRPr="0052413D">
        <w:rPr>
          <w:rFonts w:ascii="Consolas" w:eastAsia="宋体" w:hAnsi="Consolas" w:cs="宋体"/>
          <w:color w:val="007A7A"/>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'dummy_name'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value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'dummy'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session.defaultSession.cookies.set(cookie,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events are available on instances of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‘changed’</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cookie</w:t>
      </w:r>
      <w:r w:rsidRPr="0052413D">
        <w:rPr>
          <w:rFonts w:ascii="宋体" w:eastAsia="宋体" w:hAnsi="宋体" w:cs="宋体"/>
          <w:kern w:val="0"/>
          <w:sz w:val="24"/>
          <w:szCs w:val="24"/>
        </w:rPr>
        <w:t> </w:t>
      </w:r>
      <w:hyperlink r:id="rId152" w:history="1">
        <w:r w:rsidRPr="0052413D">
          <w:rPr>
            <w:rFonts w:ascii="宋体" w:eastAsia="宋体" w:hAnsi="宋体" w:cs="宋体"/>
            <w:color w:val="046DC8"/>
            <w:kern w:val="0"/>
            <w:sz w:val="24"/>
            <w:szCs w:val="24"/>
            <w:u w:val="single"/>
          </w:rPr>
          <w:t>Cookie</w:t>
        </w:r>
      </w:hyperlink>
      <w:r w:rsidRPr="0052413D">
        <w:rPr>
          <w:rFonts w:ascii="宋体" w:eastAsia="宋体" w:hAnsi="宋体" w:cs="宋体"/>
          <w:kern w:val="0"/>
          <w:sz w:val="24"/>
          <w:szCs w:val="24"/>
        </w:rPr>
        <w:t> - The cookie that was changed</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cause</w:t>
      </w:r>
      <w:r w:rsidRPr="0052413D">
        <w:rPr>
          <w:rFonts w:ascii="宋体" w:eastAsia="宋体" w:hAnsi="宋体" w:cs="宋体"/>
          <w:kern w:val="0"/>
          <w:sz w:val="24"/>
          <w:szCs w:val="24"/>
        </w:rPr>
        <w:t> String - The cause of the change with one of the following values:</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explicit</w:t>
      </w:r>
      <w:r w:rsidRPr="0052413D">
        <w:rPr>
          <w:rFonts w:ascii="宋体" w:eastAsia="宋体" w:hAnsi="宋体" w:cs="宋体"/>
          <w:kern w:val="0"/>
          <w:sz w:val="24"/>
          <w:szCs w:val="24"/>
        </w:rPr>
        <w:t> - The cookie was changed directly by a consumer’s action.</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overwrite</w:t>
      </w:r>
      <w:r w:rsidRPr="0052413D">
        <w:rPr>
          <w:rFonts w:ascii="宋体" w:eastAsia="宋体" w:hAnsi="宋体" w:cs="宋体"/>
          <w:kern w:val="0"/>
          <w:sz w:val="24"/>
          <w:szCs w:val="24"/>
        </w:rPr>
        <w:t> - The cookie was automatically removed due to an insert operation that overwrote it.</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expired</w:t>
      </w:r>
      <w:r w:rsidRPr="0052413D">
        <w:rPr>
          <w:rFonts w:ascii="宋体" w:eastAsia="宋体" w:hAnsi="宋体" w:cs="宋体"/>
          <w:kern w:val="0"/>
          <w:sz w:val="24"/>
          <w:szCs w:val="24"/>
        </w:rPr>
        <w:t> - The cookie was automatically removed as it expired.</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evicted</w:t>
      </w:r>
      <w:r w:rsidRPr="0052413D">
        <w:rPr>
          <w:rFonts w:ascii="宋体" w:eastAsia="宋体" w:hAnsi="宋体" w:cs="宋体"/>
          <w:kern w:val="0"/>
          <w:sz w:val="24"/>
          <w:szCs w:val="24"/>
        </w:rPr>
        <w:t> - The cookie was automatically evicted during garbage collection.</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expired-overwrite</w:t>
      </w:r>
      <w:r w:rsidRPr="0052413D">
        <w:rPr>
          <w:rFonts w:ascii="宋体" w:eastAsia="宋体" w:hAnsi="宋体" w:cs="宋体"/>
          <w:kern w:val="0"/>
          <w:sz w:val="24"/>
          <w:szCs w:val="24"/>
        </w:rPr>
        <w:t> - The cookie was overwritten with an already-expired expiration date.</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removed</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cookie was removed,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cookie is changed because it was added, edited, removed, or expired.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cookies.get(filter, callback)</w:t>
      </w:r>
    </w:p>
    <w:p w:rsidR="0052413D" w:rsidRPr="0052413D" w:rsidRDefault="0052413D" w:rsidP="0052413D">
      <w:pPr>
        <w:widowControl/>
        <w:numPr>
          <w:ilvl w:val="0"/>
          <w:numId w:val="1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(optional) - Retrieves cookies which are associated with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Empty implies retrieving cookies of all urls.</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(optional) - Filters cookies by name.</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domain</w:t>
      </w:r>
      <w:r w:rsidRPr="0052413D">
        <w:rPr>
          <w:rFonts w:ascii="宋体" w:eastAsia="宋体" w:hAnsi="宋体" w:cs="宋体"/>
          <w:kern w:val="0"/>
          <w:sz w:val="24"/>
          <w:szCs w:val="24"/>
        </w:rPr>
        <w:t> String (optional) - Retrieves cookies whose domains match or are subdomains of </w:t>
      </w:r>
      <w:r w:rsidRPr="0052413D">
        <w:rPr>
          <w:rFonts w:ascii="Consolas" w:eastAsia="宋体" w:hAnsi="Consolas" w:cs="宋体"/>
          <w:color w:val="0B3D47"/>
          <w:kern w:val="0"/>
          <w:sz w:val="20"/>
          <w:szCs w:val="20"/>
          <w:shd w:val="clear" w:color="auto" w:fill="F1F3F4"/>
        </w:rPr>
        <w:t>domains</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Retrieves cookies whose path matches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Filters cookies by their Secure property.</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Boolean (optional) - Filters out session or persistent cookies.</w:t>
      </w:r>
    </w:p>
    <w:p w:rsidR="0052413D" w:rsidRPr="0052413D" w:rsidRDefault="0052413D" w:rsidP="0052413D">
      <w:pPr>
        <w:widowControl/>
        <w:numPr>
          <w:ilvl w:val="0"/>
          <w:numId w:val="1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w:t>
      </w:r>
      <w:hyperlink r:id="rId153" w:history="1">
        <w:r w:rsidRPr="0052413D">
          <w:rPr>
            <w:rFonts w:ascii="宋体" w:eastAsia="宋体" w:hAnsi="宋体" w:cs="宋体"/>
            <w:color w:val="046DC8"/>
            <w:kern w:val="0"/>
            <w:sz w:val="24"/>
            <w:szCs w:val="24"/>
            <w:u w:val="single"/>
          </w:rPr>
          <w:t>Cookie[]</w:t>
        </w:r>
      </w:hyperlink>
      <w:r w:rsidRPr="0052413D">
        <w:rPr>
          <w:rFonts w:ascii="宋体" w:eastAsia="宋体" w:hAnsi="宋体" w:cs="宋体"/>
          <w:kern w:val="0"/>
          <w:sz w:val="24"/>
          <w:szCs w:val="24"/>
        </w:rPr>
        <w:t> - an array of cookie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request to get all cookies matching </w:t>
      </w: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callback(error, cookies)</w:t>
      </w:r>
      <w:r w:rsidRPr="0052413D">
        <w:rPr>
          <w:rFonts w:ascii="宋体" w:eastAsia="宋体" w:hAnsi="宋体" w:cs="宋体"/>
          <w:kern w:val="0"/>
          <w:sz w:val="24"/>
          <w:szCs w:val="24"/>
        </w:rPr>
        <w:t> on complete.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cookies.set(details, callback)</w:t>
      </w:r>
    </w:p>
    <w:p w:rsidR="0052413D" w:rsidRPr="0052413D" w:rsidRDefault="0052413D" w:rsidP="0052413D">
      <w:pPr>
        <w:widowControl/>
        <w:numPr>
          <w:ilvl w:val="0"/>
          <w:numId w:val="1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 The url to associate the cookie with.</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(optional) - The name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(optional) - The value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domain</w:t>
      </w:r>
      <w:r w:rsidRPr="0052413D">
        <w:rPr>
          <w:rFonts w:ascii="宋体" w:eastAsia="宋体" w:hAnsi="宋体" w:cs="宋体"/>
          <w:kern w:val="0"/>
          <w:sz w:val="24"/>
          <w:szCs w:val="24"/>
        </w:rPr>
        <w:t> String (optional) - The domain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The path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Whether the cookie should be marked as Secure. Defaults to false.</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httpOnly</w:t>
      </w:r>
      <w:r w:rsidRPr="0052413D">
        <w:rPr>
          <w:rFonts w:ascii="宋体" w:eastAsia="宋体" w:hAnsi="宋体" w:cs="宋体"/>
          <w:kern w:val="0"/>
          <w:sz w:val="24"/>
          <w:szCs w:val="24"/>
        </w:rPr>
        <w:t> Boolean (optional) - Whether the cookie should be marked as HTTP only. Defaults to false.</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expirationDate</w:t>
      </w:r>
      <w:r w:rsidRPr="0052413D">
        <w:rPr>
          <w:rFonts w:ascii="宋体" w:eastAsia="宋体" w:hAnsi="宋体" w:cs="宋体"/>
          <w:kern w:val="0"/>
          <w:sz w:val="24"/>
          <w:szCs w:val="24"/>
        </w:rPr>
        <w:t> Double (optional) - The expiration date of the cookie as the number of seconds since the UNIX epoch. If omitted then the cookie becomes a session cookie and will not be retained between sessions.</w:t>
      </w:r>
    </w:p>
    <w:p w:rsidR="0052413D" w:rsidRPr="0052413D" w:rsidRDefault="0052413D" w:rsidP="0052413D">
      <w:pPr>
        <w:widowControl/>
        <w:numPr>
          <w:ilvl w:val="0"/>
          <w:numId w:val="1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a cookie with </w:t>
      </w: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callback(error)</w:t>
      </w:r>
      <w:r w:rsidRPr="0052413D">
        <w:rPr>
          <w:rFonts w:ascii="宋体" w:eastAsia="宋体" w:hAnsi="宋体" w:cs="宋体"/>
          <w:kern w:val="0"/>
          <w:sz w:val="24"/>
          <w:szCs w:val="24"/>
        </w:rPr>
        <w:t> on complete.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cookies.remove(url, name, callback)</w:t>
      </w:r>
    </w:p>
    <w:p w:rsidR="0052413D" w:rsidRPr="0052413D" w:rsidRDefault="0052413D" w:rsidP="0052413D">
      <w:pPr>
        <w:widowControl/>
        <w:numPr>
          <w:ilvl w:val="0"/>
          <w:numId w:val="1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 The URL associated with the cookie.</w:t>
      </w:r>
    </w:p>
    <w:p w:rsidR="0052413D" w:rsidRPr="0052413D" w:rsidRDefault="0052413D" w:rsidP="0052413D">
      <w:pPr>
        <w:widowControl/>
        <w:numPr>
          <w:ilvl w:val="0"/>
          <w:numId w:val="1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The name of cookie to remove.</w:t>
      </w:r>
    </w:p>
    <w:p w:rsidR="0052413D" w:rsidRPr="0052413D" w:rsidRDefault="0052413D" w:rsidP="0052413D">
      <w:pPr>
        <w:widowControl/>
        <w:numPr>
          <w:ilvl w:val="0"/>
          <w:numId w:val="1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cookies matching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called with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on complete.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cookies.flushStore(callback)</w:t>
      </w:r>
    </w:p>
    <w:p w:rsidR="0052413D" w:rsidRPr="0052413D" w:rsidRDefault="0052413D" w:rsidP="0052413D">
      <w:pPr>
        <w:widowControl/>
        <w:numPr>
          <w:ilvl w:val="0"/>
          <w:numId w:val="1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Writes any unwritten cookies data to disk.</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crashReporter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Submit crash reports to a remote server.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54"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155"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is an example of automatically submitting a crash report to a remote server: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{crashReporter}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crashReporter.start({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productName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'YourName'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companyName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'YourCompany'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submitURL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'https://your-domain.com/url-to-submit'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uploadToServer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setting up a server to accept and process crash reports, you can use following projects:</w:t>
      </w:r>
    </w:p>
    <w:p w:rsidR="0052413D" w:rsidRPr="0052413D" w:rsidRDefault="00E93C51" w:rsidP="0052413D">
      <w:pPr>
        <w:widowControl/>
        <w:numPr>
          <w:ilvl w:val="0"/>
          <w:numId w:val="175"/>
        </w:numPr>
        <w:spacing w:before="100" w:beforeAutospacing="1" w:after="120"/>
        <w:ind w:left="360"/>
        <w:jc w:val="left"/>
        <w:rPr>
          <w:rFonts w:ascii="宋体" w:eastAsia="宋体" w:hAnsi="宋体" w:cs="宋体"/>
          <w:kern w:val="0"/>
          <w:sz w:val="24"/>
          <w:szCs w:val="24"/>
        </w:rPr>
      </w:pPr>
      <w:hyperlink r:id="rId156" w:history="1">
        <w:r w:rsidR="0052413D" w:rsidRPr="0052413D">
          <w:rPr>
            <w:rFonts w:ascii="宋体" w:eastAsia="宋体" w:hAnsi="宋体" w:cs="宋体"/>
            <w:color w:val="046DC8"/>
            <w:kern w:val="0"/>
            <w:sz w:val="24"/>
            <w:szCs w:val="24"/>
            <w:u w:val="single"/>
          </w:rPr>
          <w:t>socorro</w:t>
        </w:r>
      </w:hyperlink>
    </w:p>
    <w:p w:rsidR="0052413D" w:rsidRPr="0052413D" w:rsidRDefault="00E93C51" w:rsidP="0052413D">
      <w:pPr>
        <w:widowControl/>
        <w:numPr>
          <w:ilvl w:val="0"/>
          <w:numId w:val="175"/>
        </w:numPr>
        <w:spacing w:before="100" w:beforeAutospacing="1" w:after="120"/>
        <w:ind w:left="360"/>
        <w:jc w:val="left"/>
        <w:rPr>
          <w:rFonts w:ascii="宋体" w:eastAsia="宋体" w:hAnsi="宋体" w:cs="宋体"/>
          <w:kern w:val="0"/>
          <w:sz w:val="24"/>
          <w:szCs w:val="24"/>
        </w:rPr>
      </w:pPr>
      <w:hyperlink r:id="rId157" w:history="1">
        <w:r w:rsidR="0052413D" w:rsidRPr="0052413D">
          <w:rPr>
            <w:rFonts w:ascii="宋体" w:eastAsia="宋体" w:hAnsi="宋体" w:cs="宋体"/>
            <w:color w:val="046DC8"/>
            <w:kern w:val="0"/>
            <w:sz w:val="24"/>
            <w:szCs w:val="24"/>
            <w:u w:val="single"/>
          </w:rPr>
          <w:t>mini-breakpad-server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Crash reports are saved locally in an application-specific temp directory folder. For a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of </w:t>
      </w:r>
      <w:r w:rsidRPr="0052413D">
        <w:rPr>
          <w:rFonts w:ascii="Consolas" w:eastAsia="宋体" w:hAnsi="Consolas" w:cs="宋体"/>
          <w:color w:val="0B3D47"/>
          <w:kern w:val="0"/>
          <w:sz w:val="20"/>
          <w:szCs w:val="20"/>
          <w:shd w:val="clear" w:color="auto" w:fill="F1F3F4"/>
        </w:rPr>
        <w:t>YourName</w:t>
      </w:r>
      <w:r w:rsidRPr="0052413D">
        <w:rPr>
          <w:rFonts w:ascii="宋体" w:eastAsia="宋体" w:hAnsi="宋体" w:cs="宋体"/>
          <w:kern w:val="0"/>
          <w:sz w:val="24"/>
          <w:szCs w:val="24"/>
        </w:rPr>
        <w:t>, crash reports will be stored in a folder named </w:t>
      </w:r>
      <w:r w:rsidRPr="0052413D">
        <w:rPr>
          <w:rFonts w:ascii="Consolas" w:eastAsia="宋体" w:hAnsi="Consolas" w:cs="宋体"/>
          <w:color w:val="0B3D47"/>
          <w:kern w:val="0"/>
          <w:sz w:val="20"/>
          <w:szCs w:val="20"/>
          <w:shd w:val="clear" w:color="auto" w:fill="F1F3F4"/>
        </w:rPr>
        <w:t>YourName Crashes</w:t>
      </w:r>
      <w:r w:rsidRPr="0052413D">
        <w:rPr>
          <w:rFonts w:ascii="宋体" w:eastAsia="宋体" w:hAnsi="宋体" w:cs="宋体"/>
          <w:kern w:val="0"/>
          <w:sz w:val="24"/>
          <w:szCs w:val="24"/>
        </w:rPr>
        <w:t> inside the temp directory. You can customize this temp directory location for your app by calling the </w:t>
      </w:r>
      <w:r w:rsidRPr="0052413D">
        <w:rPr>
          <w:rFonts w:ascii="Consolas" w:eastAsia="宋体" w:hAnsi="Consolas" w:cs="宋体"/>
          <w:color w:val="0B3D47"/>
          <w:kern w:val="0"/>
          <w:sz w:val="20"/>
          <w:szCs w:val="20"/>
          <w:shd w:val="clear" w:color="auto" w:fill="F1F3F4"/>
        </w:rPr>
        <w:t>app.setPath('temp', '/my/custom/temp')</w:t>
      </w:r>
      <w:r w:rsidRPr="0052413D">
        <w:rPr>
          <w:rFonts w:ascii="宋体" w:eastAsia="宋体" w:hAnsi="宋体" w:cs="宋体"/>
          <w:kern w:val="0"/>
          <w:sz w:val="24"/>
          <w:szCs w:val="24"/>
        </w:rPr>
        <w:t> API before starting the crash reporter.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crashReporter.start(options)</w:t>
      </w:r>
    </w:p>
    <w:p w:rsidR="0052413D" w:rsidRPr="0052413D" w:rsidRDefault="0052413D" w:rsidP="0052413D">
      <w:pPr>
        <w:widowControl/>
        <w:numPr>
          <w:ilvl w:val="0"/>
          <w:numId w:val="1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companyName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submitURL</w:t>
      </w:r>
      <w:r w:rsidRPr="0052413D">
        <w:rPr>
          <w:rFonts w:ascii="宋体" w:eastAsia="宋体" w:hAnsi="宋体" w:cs="宋体"/>
          <w:kern w:val="0"/>
          <w:sz w:val="24"/>
          <w:szCs w:val="24"/>
        </w:rPr>
        <w:t> String - URL that crash reports will be sent to as POST.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app.getName()</w:t>
      </w:r>
      <w:r w:rsidRPr="0052413D">
        <w:rPr>
          <w:rFonts w:ascii="宋体" w:eastAsia="宋体" w:hAnsi="宋体" w:cs="宋体"/>
          <w:kern w:val="0"/>
          <w:sz w:val="24"/>
          <w:szCs w:val="24"/>
        </w:rPr>
        <w: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uploadToServer</w:t>
      </w:r>
      <w:r w:rsidRPr="0052413D">
        <w:rPr>
          <w:rFonts w:ascii="宋体" w:eastAsia="宋体" w:hAnsi="宋体" w:cs="宋体"/>
          <w:kern w:val="0"/>
          <w:sz w:val="24"/>
          <w:szCs w:val="24"/>
        </w:rPr>
        <w:t> Boolean (optional) - Whether crash reports should be sent to the server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ignoreSystemCrashHandler</w:t>
      </w:r>
      <w:r w:rsidRPr="0052413D">
        <w:rPr>
          <w:rFonts w:ascii="宋体" w:eastAsia="宋体" w:hAnsi="宋体" w:cs="宋体"/>
          <w:kern w:val="0"/>
          <w:sz w:val="24"/>
          <w:szCs w:val="24"/>
        </w:rPr>
        <w:t> Boolean (optional) -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Object (optional) - An object you can define that will be sent along with the report. Only string properties are sent correctly. Nested objects are not supported and the property names and values must be less than 64 characters long.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are required to call this method before using any other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APIs and in each process (main/renderer) from which you want to collect crash reports. You can pass different options to </w:t>
      </w:r>
      <w:r w:rsidRPr="0052413D">
        <w:rPr>
          <w:rFonts w:ascii="Consolas" w:eastAsia="宋体" w:hAnsi="Consolas" w:cs="宋体"/>
          <w:color w:val="0B3D47"/>
          <w:kern w:val="0"/>
          <w:sz w:val="20"/>
          <w:szCs w:val="20"/>
          <w:shd w:val="clear" w:color="auto" w:fill="F1F3F4"/>
        </w:rPr>
        <w:t>crashReporter.start</w:t>
      </w:r>
      <w:r w:rsidRPr="0052413D">
        <w:rPr>
          <w:rFonts w:ascii="宋体" w:eastAsia="宋体" w:hAnsi="宋体" w:cs="宋体"/>
          <w:kern w:val="0"/>
          <w:sz w:val="24"/>
          <w:szCs w:val="24"/>
        </w:rPr>
        <w:t> when calling from different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Child processes created via the </w:t>
      </w:r>
      <w:r w:rsidRPr="0052413D">
        <w:rPr>
          <w:rFonts w:ascii="Consolas" w:eastAsia="宋体" w:hAnsi="Consolas" w:cs="宋体"/>
          <w:color w:val="0B3D47"/>
          <w:kern w:val="0"/>
          <w:sz w:val="20"/>
          <w:szCs w:val="20"/>
          <w:shd w:val="clear" w:color="auto" w:fill="F1F3F4"/>
        </w:rPr>
        <w:t>child_process</w:t>
      </w:r>
      <w:r w:rsidRPr="0052413D">
        <w:rPr>
          <w:rFonts w:ascii="宋体" w:eastAsia="宋体" w:hAnsi="宋体" w:cs="宋体"/>
          <w:kern w:val="0"/>
          <w:sz w:val="24"/>
          <w:szCs w:val="24"/>
        </w:rPr>
        <w:t> module will not have access to the Electron modules. Therefore, to collect crash reports from them, use </w:t>
      </w:r>
      <w:r w:rsidRPr="0052413D">
        <w:rPr>
          <w:rFonts w:ascii="Consolas" w:eastAsia="宋体" w:hAnsi="Consolas" w:cs="宋体"/>
          <w:color w:val="0B3D47"/>
          <w:kern w:val="0"/>
          <w:sz w:val="20"/>
          <w:szCs w:val="20"/>
          <w:shd w:val="clear" w:color="auto" w:fill="F1F3F4"/>
        </w:rPr>
        <w:t>process.crashReporter.start</w:t>
      </w:r>
      <w:r w:rsidRPr="0052413D">
        <w:rPr>
          <w:rFonts w:ascii="宋体" w:eastAsia="宋体" w:hAnsi="宋体" w:cs="宋体"/>
          <w:kern w:val="0"/>
          <w:sz w:val="24"/>
          <w:szCs w:val="24"/>
        </w:rPr>
        <w:t> instead. Pass the same options as above along with an additional one called </w:t>
      </w:r>
      <w:r w:rsidRPr="0052413D">
        <w:rPr>
          <w:rFonts w:ascii="Consolas" w:eastAsia="宋体" w:hAnsi="Consolas" w:cs="宋体"/>
          <w:color w:val="0B3D47"/>
          <w:kern w:val="0"/>
          <w:sz w:val="20"/>
          <w:szCs w:val="20"/>
          <w:shd w:val="clear" w:color="auto" w:fill="F1F3F4"/>
        </w:rPr>
        <w:t>crashesDirectory</w:t>
      </w:r>
      <w:r w:rsidRPr="0052413D">
        <w:rPr>
          <w:rFonts w:ascii="宋体" w:eastAsia="宋体" w:hAnsi="宋体" w:cs="宋体"/>
          <w:kern w:val="0"/>
          <w:sz w:val="24"/>
          <w:szCs w:val="24"/>
        </w:rPr>
        <w:t> that should point to a directory to store the crash reports temporarily. You can test this out by calling </w:t>
      </w:r>
      <w:r w:rsidRPr="0052413D">
        <w:rPr>
          <w:rFonts w:ascii="Consolas" w:eastAsia="宋体" w:hAnsi="Consolas" w:cs="宋体"/>
          <w:color w:val="0B3D47"/>
          <w:kern w:val="0"/>
          <w:sz w:val="20"/>
          <w:szCs w:val="20"/>
          <w:shd w:val="clear" w:color="auto" w:fill="F1F3F4"/>
        </w:rPr>
        <w:t>process.crash()</w:t>
      </w:r>
      <w:r w:rsidRPr="0052413D">
        <w:rPr>
          <w:rFonts w:ascii="宋体" w:eastAsia="宋体" w:hAnsi="宋体" w:cs="宋体"/>
          <w:kern w:val="0"/>
          <w:sz w:val="24"/>
          <w:szCs w:val="24"/>
        </w:rPr>
        <w:t> to crash the child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To collect crash reports from child process in Windows, you need to add this extra code as well. This will start the process that will monitor and send the crash reports. Replace </w:t>
      </w:r>
      <w:r w:rsidRPr="0052413D">
        <w:rPr>
          <w:rFonts w:ascii="Consolas" w:eastAsia="宋体" w:hAnsi="Consolas" w:cs="宋体"/>
          <w:color w:val="0B3D47"/>
          <w:kern w:val="0"/>
          <w:sz w:val="20"/>
          <w:szCs w:val="20"/>
          <w:shd w:val="clear" w:color="auto" w:fill="F1F3F4"/>
        </w:rPr>
        <w:t>submitURL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crashesDirectory</w:t>
      </w:r>
      <w:r w:rsidRPr="0052413D">
        <w:rPr>
          <w:rFonts w:ascii="宋体" w:eastAsia="宋体" w:hAnsi="宋体" w:cs="宋体"/>
          <w:kern w:val="0"/>
          <w:sz w:val="24"/>
          <w:szCs w:val="24"/>
        </w:rPr>
        <w:t> with appropriate values.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you need send additional/updated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parameters after your first call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you can call </w:t>
      </w:r>
      <w:r w:rsidRPr="0052413D">
        <w:rPr>
          <w:rFonts w:ascii="Consolas" w:eastAsia="宋体" w:hAnsi="Consolas" w:cs="宋体"/>
          <w:color w:val="0B3D47"/>
          <w:kern w:val="0"/>
          <w:sz w:val="20"/>
          <w:szCs w:val="20"/>
          <w:shd w:val="clear" w:color="auto" w:fill="F1F3F4"/>
        </w:rPr>
        <w:t>setExtraParameter</w:t>
      </w:r>
      <w:r w:rsidRPr="0052413D">
        <w:rPr>
          <w:rFonts w:ascii="宋体" w:eastAsia="宋体" w:hAnsi="宋体" w:cs="宋体"/>
          <w:kern w:val="0"/>
          <w:sz w:val="24"/>
          <w:szCs w:val="24"/>
        </w:rPr>
        <w:t> on macOS or call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again with the new/updated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parameters on Linux and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args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`--reporter-url=${submitURL}`,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`--application-name=${productName}`,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`--crashes-directory=${crashesDirectory}`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env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ELECTRON_INTERNAL_CRASH_SERVICE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spawn(process.execPath, args,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env</w:t>
      </w:r>
      <w:r w:rsidRPr="0052413D">
        <w:rPr>
          <w:rFonts w:ascii="Consolas" w:eastAsia="宋体" w:hAnsi="Consolas" w:cs="宋体"/>
          <w:color w:val="0B3D47"/>
          <w:kern w:val="0"/>
          <w:sz w:val="20"/>
          <w:szCs w:val="20"/>
          <w:bdr w:val="none" w:sz="0" w:space="0" w:color="auto" w:frame="1"/>
        </w:rPr>
        <w:t>: env,</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detached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macOS, Electron uses a new </w:t>
      </w:r>
      <w:r w:rsidRPr="0052413D">
        <w:rPr>
          <w:rFonts w:ascii="Consolas" w:eastAsia="宋体" w:hAnsi="Consolas" w:cs="宋体"/>
          <w:color w:val="0B3D47"/>
          <w:kern w:val="0"/>
          <w:sz w:val="20"/>
          <w:szCs w:val="20"/>
          <w:shd w:val="clear" w:color="auto" w:fill="F1F3F4"/>
        </w:rPr>
        <w:t>crashpad</w:t>
      </w:r>
      <w:r w:rsidRPr="0052413D">
        <w:rPr>
          <w:rFonts w:ascii="宋体" w:eastAsia="宋体" w:hAnsi="宋体" w:cs="宋体"/>
          <w:kern w:val="0"/>
          <w:sz w:val="24"/>
          <w:szCs w:val="24"/>
        </w:rPr>
        <w:t> client for crash collection and reporting. If you want to enable crash reporting, initializing </w:t>
      </w:r>
      <w:r w:rsidRPr="0052413D">
        <w:rPr>
          <w:rFonts w:ascii="Consolas" w:eastAsia="宋体" w:hAnsi="Consolas" w:cs="宋体"/>
          <w:color w:val="0B3D47"/>
          <w:kern w:val="0"/>
          <w:sz w:val="20"/>
          <w:szCs w:val="20"/>
          <w:shd w:val="clear" w:color="auto" w:fill="F1F3F4"/>
        </w:rPr>
        <w:t>crashpad</w:t>
      </w:r>
      <w:r w:rsidRPr="0052413D">
        <w:rPr>
          <w:rFonts w:ascii="宋体" w:eastAsia="宋体" w:hAnsi="宋体" w:cs="宋体"/>
          <w:kern w:val="0"/>
          <w:sz w:val="24"/>
          <w:szCs w:val="24"/>
        </w:rPr>
        <w:t> from the main process using </w:t>
      </w:r>
      <w:r w:rsidRPr="0052413D">
        <w:rPr>
          <w:rFonts w:ascii="Consolas" w:eastAsia="宋体" w:hAnsi="Consolas" w:cs="宋体"/>
          <w:color w:val="0B3D47"/>
          <w:kern w:val="0"/>
          <w:sz w:val="20"/>
          <w:szCs w:val="20"/>
          <w:shd w:val="clear" w:color="auto" w:fill="F1F3F4"/>
        </w:rPr>
        <w:t>crashReporter.start</w:t>
      </w:r>
      <w:r w:rsidRPr="0052413D">
        <w:rPr>
          <w:rFonts w:ascii="宋体" w:eastAsia="宋体" w:hAnsi="宋体" w:cs="宋体"/>
          <w:kern w:val="0"/>
          <w:sz w:val="24"/>
          <w:szCs w:val="24"/>
        </w:rPr>
        <w:t> is required regardless of which process you want to collect crashes from. Once initialized this way, the crashpad handler collects crashes from all processes. You still have to call </w:t>
      </w:r>
      <w:r w:rsidRPr="0052413D">
        <w:rPr>
          <w:rFonts w:ascii="Consolas" w:eastAsia="宋体" w:hAnsi="Consolas" w:cs="宋体"/>
          <w:color w:val="0B3D47"/>
          <w:kern w:val="0"/>
          <w:sz w:val="20"/>
          <w:szCs w:val="20"/>
          <w:shd w:val="clear" w:color="auto" w:fill="F1F3F4"/>
        </w:rPr>
        <w:t>crashReporter.start</w:t>
      </w:r>
      <w:r w:rsidRPr="0052413D">
        <w:rPr>
          <w:rFonts w:ascii="宋体" w:eastAsia="宋体" w:hAnsi="宋体" w:cs="宋体"/>
          <w:kern w:val="0"/>
          <w:sz w:val="24"/>
          <w:szCs w:val="24"/>
        </w:rPr>
        <w:t> from the renderer or child process, otherwise crashes from them will get reported without </w:t>
      </w:r>
      <w:r w:rsidRPr="0052413D">
        <w:rPr>
          <w:rFonts w:ascii="Consolas" w:eastAsia="宋体" w:hAnsi="Consolas" w:cs="宋体"/>
          <w:color w:val="0B3D47"/>
          <w:kern w:val="0"/>
          <w:sz w:val="20"/>
          <w:szCs w:val="20"/>
          <w:shd w:val="clear" w:color="auto" w:fill="F1F3F4"/>
        </w:rPr>
        <w:t>companyName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or any of the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information.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crashReporter.getLastCrashReport()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58" w:history="1">
        <w:r w:rsidRPr="0052413D">
          <w:rPr>
            <w:rFonts w:ascii="Consolas" w:eastAsia="宋体" w:hAnsi="Consolas" w:cs="宋体"/>
            <w:color w:val="0B3D47"/>
            <w:kern w:val="0"/>
            <w:sz w:val="20"/>
            <w:szCs w:val="20"/>
            <w:shd w:val="clear" w:color="auto" w:fill="F1F3F4"/>
          </w:rPr>
          <w:t>CrashReport</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the date and ID of the last crash report. If no crash reports have been sent or the crash reporter has not been started,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is returned.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crashReporter.getUploadedReports()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59" w:history="1">
        <w:r w:rsidRPr="0052413D">
          <w:rPr>
            <w:rFonts w:ascii="Consolas" w:eastAsia="宋体" w:hAnsi="Consolas" w:cs="宋体"/>
            <w:color w:val="0B3D47"/>
            <w:kern w:val="0"/>
            <w:sz w:val="20"/>
            <w:szCs w:val="20"/>
            <w:shd w:val="clear" w:color="auto" w:fill="F1F3F4"/>
          </w:rPr>
          <w:t>CrashReport[]</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all uploaded crash reports. Each report contains the date and uploaded ID.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crashReporter.getUploadToServer()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reports should be submitted to the server. Set through the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method or </w:t>
      </w:r>
      <w:r w:rsidRPr="0052413D">
        <w:rPr>
          <w:rFonts w:ascii="Consolas" w:eastAsia="宋体" w:hAnsi="Consolas" w:cs="宋体"/>
          <w:color w:val="0B3D47"/>
          <w:kern w:val="0"/>
          <w:sz w:val="20"/>
          <w:szCs w:val="20"/>
          <w:shd w:val="clear" w:color="auto" w:fill="F1F3F4"/>
        </w:rPr>
        <w:t>setUploadToServer</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 only be called from the main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crashReporter.setUploadToServer(uploadToServer)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uploadToServer</w:t>
      </w:r>
      <w:r w:rsidRPr="0052413D">
        <w:rPr>
          <w:rFonts w:ascii="宋体" w:eastAsia="宋体" w:hAnsi="宋体" w:cs="宋体"/>
          <w:kern w:val="0"/>
          <w:sz w:val="24"/>
          <w:szCs w:val="24"/>
        </w:rPr>
        <w:t> Boolean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Whether reports should be submitted to the server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would normally be controlled by user preferences. This has no effect if called before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is called.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 only be called from the main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crashReporter.setExtraParameter(key, value)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String - Parameter key, must be less than 64 characters long.</w:t>
      </w:r>
    </w:p>
    <w:p w:rsidR="0052413D" w:rsidRPr="0052413D" w:rsidRDefault="0052413D" w:rsidP="0052413D">
      <w:pPr>
        <w:widowControl/>
        <w:numPr>
          <w:ilvl w:val="0"/>
          <w:numId w:val="1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 Parameter value, must be less than 64 characters long. Specifying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 will remove the key from the extra parameters.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an extra parameter to be sent with the crash report. The values specified here will be sent in addition to any values set via the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option when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was called. This API is only available on macOS, if you need to add/update extra parameters on Linux and Windows after your first call to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you can call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again with the updated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options.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Crash Report Payload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crash reporter will send the following data to the </w:t>
      </w:r>
      <w:r w:rsidRPr="0052413D">
        <w:rPr>
          <w:rFonts w:ascii="Consolas" w:eastAsia="宋体" w:hAnsi="Consolas" w:cs="宋体"/>
          <w:color w:val="0B3D47"/>
          <w:kern w:val="0"/>
          <w:sz w:val="20"/>
          <w:szCs w:val="20"/>
          <w:shd w:val="clear" w:color="auto" w:fill="F1F3F4"/>
        </w:rPr>
        <w:t>submitURL</w:t>
      </w:r>
      <w:r w:rsidRPr="0052413D">
        <w:rPr>
          <w:rFonts w:ascii="宋体" w:eastAsia="宋体" w:hAnsi="宋体" w:cs="宋体"/>
          <w:kern w:val="0"/>
          <w:sz w:val="24"/>
          <w:szCs w:val="24"/>
        </w:rPr>
        <w:t> as a </w:t>
      </w:r>
      <w:r w:rsidRPr="0052413D">
        <w:rPr>
          <w:rFonts w:ascii="Consolas" w:eastAsia="宋体" w:hAnsi="Consolas" w:cs="宋体"/>
          <w:color w:val="0B3D47"/>
          <w:kern w:val="0"/>
          <w:sz w:val="20"/>
          <w:szCs w:val="20"/>
          <w:shd w:val="clear" w:color="auto" w:fill="F1F3F4"/>
        </w:rPr>
        <w:t>multipart/form-data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POST</w:t>
      </w:r>
      <w:r w:rsidRPr="0052413D">
        <w:rPr>
          <w:rFonts w:ascii="宋体" w:eastAsia="宋体" w:hAnsi="宋体" w:cs="宋体"/>
          <w:kern w:val="0"/>
          <w:sz w:val="24"/>
          <w:szCs w:val="24"/>
        </w:rPr>
        <w: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w:t>
      </w:r>
      <w:r w:rsidRPr="0052413D">
        <w:rPr>
          <w:rFonts w:ascii="宋体" w:eastAsia="宋体" w:hAnsi="宋体" w:cs="宋体"/>
          <w:kern w:val="0"/>
          <w:sz w:val="24"/>
          <w:szCs w:val="24"/>
        </w:rPr>
        <w:t> String - The version of Electron.</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platform</w:t>
      </w:r>
      <w:r w:rsidRPr="0052413D">
        <w:rPr>
          <w:rFonts w:ascii="宋体" w:eastAsia="宋体" w:hAnsi="宋体" w:cs="宋体"/>
          <w:kern w:val="0"/>
          <w:sz w:val="24"/>
          <w:szCs w:val="24"/>
        </w:rPr>
        <w:t> String - e.g. ‘win32’.</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process_type</w:t>
      </w:r>
      <w:r w:rsidRPr="0052413D">
        <w:rPr>
          <w:rFonts w:ascii="宋体" w:eastAsia="宋体" w:hAnsi="宋体" w:cs="宋体"/>
          <w:kern w:val="0"/>
          <w:sz w:val="24"/>
          <w:szCs w:val="24"/>
        </w:rPr>
        <w:t> String - e.g. ‘renderer’.</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guid</w:t>
      </w:r>
      <w:r w:rsidRPr="0052413D">
        <w:rPr>
          <w:rFonts w:ascii="宋体" w:eastAsia="宋体" w:hAnsi="宋体" w:cs="宋体"/>
          <w:kern w:val="0"/>
          <w:sz w:val="24"/>
          <w:szCs w:val="24"/>
        </w:rPr>
        <w:t> String - e.g. ‘5e1286fc-da97-479e-918b-6bfb0c3d1c72’</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_version</w:t>
      </w:r>
      <w:r w:rsidRPr="0052413D">
        <w:rPr>
          <w:rFonts w:ascii="宋体" w:eastAsia="宋体" w:hAnsi="宋体" w:cs="宋体"/>
          <w:kern w:val="0"/>
          <w:sz w:val="24"/>
          <w:szCs w:val="24"/>
        </w:rPr>
        <w:t> String - The version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_productName</w:t>
      </w:r>
      <w:r w:rsidRPr="0052413D">
        <w:rPr>
          <w:rFonts w:ascii="宋体" w:eastAsia="宋体" w:hAnsi="宋体" w:cs="宋体"/>
          <w:kern w:val="0"/>
          <w:sz w:val="24"/>
          <w:szCs w:val="24"/>
        </w:rPr>
        <w:t> String - The product name in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prod</w:t>
      </w:r>
      <w:r w:rsidRPr="0052413D">
        <w:rPr>
          <w:rFonts w:ascii="宋体" w:eastAsia="宋体" w:hAnsi="宋体" w:cs="宋体"/>
          <w:kern w:val="0"/>
          <w:sz w:val="24"/>
          <w:szCs w:val="24"/>
        </w:rPr>
        <w:t> String - Name of the underlying product. In this case Electron.</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_companyName</w:t>
      </w:r>
      <w:r w:rsidRPr="0052413D">
        <w:rPr>
          <w:rFonts w:ascii="宋体" w:eastAsia="宋体" w:hAnsi="宋体" w:cs="宋体"/>
          <w:kern w:val="0"/>
          <w:sz w:val="24"/>
          <w:szCs w:val="24"/>
        </w:rPr>
        <w:t> String - The company name in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upload_file_minidump</w:t>
      </w:r>
      <w:r w:rsidRPr="0052413D">
        <w:rPr>
          <w:rFonts w:ascii="宋体" w:eastAsia="宋体" w:hAnsi="宋体" w:cs="宋体"/>
          <w:kern w:val="0"/>
          <w:sz w:val="24"/>
          <w:szCs w:val="24"/>
        </w:rPr>
        <w:t> File - The crash report in the format of </w:t>
      </w:r>
      <w:r w:rsidRPr="0052413D">
        <w:rPr>
          <w:rFonts w:ascii="Consolas" w:eastAsia="宋体" w:hAnsi="Consolas" w:cs="宋体"/>
          <w:color w:val="0B3D47"/>
          <w:kern w:val="0"/>
          <w:sz w:val="20"/>
          <w:szCs w:val="20"/>
          <w:shd w:val="clear" w:color="auto" w:fill="F1F3F4"/>
        </w:rPr>
        <w:t>minidump</w:t>
      </w:r>
      <w:r w:rsidRPr="0052413D">
        <w:rPr>
          <w:rFonts w:ascii="宋体" w:eastAsia="宋体" w:hAnsi="宋体" w:cs="宋体"/>
          <w:kern w:val="0"/>
          <w:sz w:val="24"/>
          <w:szCs w:val="24"/>
        </w:rPr>
        <w: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All level one properties of the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object in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6"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Debugger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An alternate transport for Chrome’s remote debugging 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60"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Chrome Developer Tools has a </w:t>
      </w:r>
      <w:hyperlink r:id="rId161" w:history="1">
        <w:r w:rsidRPr="0052413D">
          <w:rPr>
            <w:rFonts w:ascii="宋体" w:eastAsia="宋体" w:hAnsi="宋体" w:cs="宋体"/>
            <w:color w:val="046DC8"/>
            <w:kern w:val="0"/>
            <w:sz w:val="24"/>
            <w:szCs w:val="24"/>
            <w:u w:val="single"/>
          </w:rPr>
          <w:t>special binding</w:t>
        </w:r>
      </w:hyperlink>
      <w:r w:rsidRPr="0052413D">
        <w:rPr>
          <w:rFonts w:ascii="宋体" w:eastAsia="宋体" w:hAnsi="宋体" w:cs="宋体"/>
          <w:kern w:val="0"/>
          <w:sz w:val="24"/>
          <w:szCs w:val="24"/>
        </w:rPr>
        <w:t> available at JavaScript runtime that allows interacting with pages and instrumenting them.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try</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.attach(</w:t>
      </w:r>
      <w:r w:rsidRPr="0052413D">
        <w:rPr>
          <w:rFonts w:ascii="Consolas" w:eastAsia="宋体" w:hAnsi="Consolas" w:cs="宋体"/>
          <w:color w:val="D01040"/>
          <w:kern w:val="0"/>
          <w:sz w:val="20"/>
          <w:szCs w:val="20"/>
          <w:bdr w:val="none" w:sz="0" w:space="0" w:color="auto" w:frame="1"/>
        </w:rPr>
        <w:t>'1.1'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catch</w:t>
      </w:r>
      <w:r w:rsidRPr="0052413D">
        <w:rPr>
          <w:rFonts w:ascii="Consolas" w:eastAsia="宋体" w:hAnsi="Consolas" w:cs="宋体"/>
          <w:color w:val="0B3D47"/>
          <w:kern w:val="0"/>
          <w:sz w:val="20"/>
          <w:szCs w:val="20"/>
          <w:bdr w:val="none" w:sz="0" w:space="0" w:color="auto" w:frame="1"/>
        </w:rPr>
        <w:t xml:space="preserve"> (err)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'Debugger attach failed : '</w:t>
      </w:r>
      <w:r w:rsidRPr="0052413D">
        <w:rPr>
          <w:rFonts w:ascii="Consolas" w:eastAsia="宋体" w:hAnsi="Consolas" w:cs="宋体"/>
          <w:color w:val="0B3D47"/>
          <w:kern w:val="0"/>
          <w:sz w:val="20"/>
          <w:szCs w:val="20"/>
          <w:bdr w:val="none" w:sz="0" w:space="0" w:color="auto" w:frame="1"/>
        </w:rPr>
        <w:t>, err)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.on(</w:t>
      </w:r>
      <w:r w:rsidRPr="0052413D">
        <w:rPr>
          <w:rFonts w:ascii="Consolas" w:eastAsia="宋体" w:hAnsi="Consolas" w:cs="宋体"/>
          <w:color w:val="D01040"/>
          <w:kern w:val="0"/>
          <w:sz w:val="20"/>
          <w:szCs w:val="20"/>
          <w:bdr w:val="none" w:sz="0" w:space="0" w:color="auto" w:frame="1"/>
        </w:rPr>
        <w:t>'detach'</w:t>
      </w:r>
      <w:r w:rsidRPr="0052413D">
        <w:rPr>
          <w:rFonts w:ascii="Consolas" w:eastAsia="宋体" w:hAnsi="Consolas" w:cs="宋体"/>
          <w:color w:val="0B3D47"/>
          <w:kern w:val="0"/>
          <w:sz w:val="20"/>
          <w:szCs w:val="20"/>
          <w:bdr w:val="none" w:sz="0" w:space="0" w:color="auto" w:frame="1"/>
        </w:rPr>
        <w:t>, (event, reason)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'Debugger detached due to : '</w:t>
      </w:r>
      <w:r w:rsidRPr="0052413D">
        <w:rPr>
          <w:rFonts w:ascii="Consolas" w:eastAsia="宋体" w:hAnsi="Consolas" w:cs="宋体"/>
          <w:color w:val="0B3D47"/>
          <w:kern w:val="0"/>
          <w:sz w:val="20"/>
          <w:szCs w:val="20"/>
          <w:bdr w:val="none" w:sz="0" w:space="0" w:color="auto" w:frame="1"/>
        </w:rPr>
        <w:t>, reason)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.on(</w:t>
      </w:r>
      <w:r w:rsidRPr="0052413D">
        <w:rPr>
          <w:rFonts w:ascii="Consolas" w:eastAsia="宋体" w:hAnsi="Consolas" w:cs="宋体"/>
          <w:color w:val="D01040"/>
          <w:kern w:val="0"/>
          <w:sz w:val="20"/>
          <w:szCs w:val="20"/>
          <w:bdr w:val="none" w:sz="0" w:space="0" w:color="auto" w:frame="1"/>
        </w:rPr>
        <w:t>'message'</w:t>
      </w:r>
      <w:r w:rsidRPr="0052413D">
        <w:rPr>
          <w:rFonts w:ascii="Consolas" w:eastAsia="宋体" w:hAnsi="Consolas" w:cs="宋体"/>
          <w:color w:val="0B3D47"/>
          <w:kern w:val="0"/>
          <w:sz w:val="20"/>
          <w:szCs w:val="20"/>
          <w:bdr w:val="none" w:sz="0" w:space="0" w:color="auto" w:frame="1"/>
        </w:rPr>
        <w:t>, (event, method, params)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(method === </w:t>
      </w:r>
      <w:r w:rsidRPr="0052413D">
        <w:rPr>
          <w:rFonts w:ascii="Consolas" w:eastAsia="宋体" w:hAnsi="Consolas" w:cs="宋体"/>
          <w:color w:val="D01040"/>
          <w:kern w:val="0"/>
          <w:sz w:val="20"/>
          <w:szCs w:val="20"/>
          <w:bdr w:val="none" w:sz="0" w:space="0" w:color="auto" w:frame="1"/>
        </w:rPr>
        <w:t>'Network.requestWillBeSent'</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(params.request.url === </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.detach()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.sendCommand(</w:t>
      </w:r>
      <w:r w:rsidRPr="0052413D">
        <w:rPr>
          <w:rFonts w:ascii="Consolas" w:eastAsia="宋体" w:hAnsi="Consolas" w:cs="宋体"/>
          <w:color w:val="D01040"/>
          <w:kern w:val="0"/>
          <w:sz w:val="20"/>
          <w:szCs w:val="20"/>
          <w:bdr w:val="none" w:sz="0" w:space="0" w:color="auto" w:frame="1"/>
        </w:rPr>
        <w:t>'Network.enable'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debugger.attach([protocolVersion])</w:t>
      </w:r>
    </w:p>
    <w:p w:rsidR="0052413D" w:rsidRPr="0052413D" w:rsidRDefault="0052413D" w:rsidP="0052413D">
      <w:pPr>
        <w:widowControl/>
        <w:numPr>
          <w:ilvl w:val="0"/>
          <w:numId w:val="1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protocolVersion</w:t>
      </w:r>
      <w:r w:rsidRPr="0052413D">
        <w:rPr>
          <w:rFonts w:ascii="宋体" w:eastAsia="宋体" w:hAnsi="宋体" w:cs="宋体"/>
          <w:kern w:val="0"/>
          <w:sz w:val="24"/>
          <w:szCs w:val="24"/>
        </w:rPr>
        <w:t> String (optional) - Requested debugging protocol 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Attaches the debugger to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debugger.isAttached()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a debugger is attached to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debugger.detach()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Detaches the debugger from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debugger.sendCommand(method[, commandParams, callback])</w:t>
      </w:r>
    </w:p>
    <w:p w:rsidR="0052413D" w:rsidRPr="0052413D" w:rsidRDefault="0052413D" w:rsidP="0052413D">
      <w:pPr>
        <w:widowControl/>
        <w:numPr>
          <w:ilvl w:val="0"/>
          <w:numId w:val="1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 - Method name, should be one of the methods defined by the remote debugging protocol.</w:t>
      </w:r>
    </w:p>
    <w:p w:rsidR="0052413D" w:rsidRPr="0052413D" w:rsidRDefault="0052413D" w:rsidP="0052413D">
      <w:pPr>
        <w:widowControl/>
        <w:numPr>
          <w:ilvl w:val="0"/>
          <w:numId w:val="1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commandParams</w:t>
      </w:r>
      <w:r w:rsidRPr="0052413D">
        <w:rPr>
          <w:rFonts w:ascii="宋体" w:eastAsia="宋体" w:hAnsi="宋体" w:cs="宋体"/>
          <w:kern w:val="0"/>
          <w:sz w:val="24"/>
          <w:szCs w:val="24"/>
        </w:rPr>
        <w:t> Object (optional) - JSON object with request parameters.</w:t>
      </w:r>
    </w:p>
    <w:p w:rsidR="0052413D" w:rsidRPr="0052413D" w:rsidRDefault="0052413D" w:rsidP="0052413D">
      <w:pPr>
        <w:widowControl/>
        <w:numPr>
          <w:ilvl w:val="0"/>
          <w:numId w:val="1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Response</w:t>
      </w:r>
    </w:p>
    <w:p w:rsidR="0052413D" w:rsidRPr="0052413D" w:rsidRDefault="0052413D" w:rsidP="0052413D">
      <w:pPr>
        <w:widowControl/>
        <w:numPr>
          <w:ilvl w:val="1"/>
          <w:numId w:val="18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Object - Error message indicating the failure of the command.</w:t>
      </w:r>
    </w:p>
    <w:p w:rsidR="0052413D" w:rsidRPr="0052413D" w:rsidRDefault="0052413D" w:rsidP="0052413D">
      <w:pPr>
        <w:widowControl/>
        <w:numPr>
          <w:ilvl w:val="1"/>
          <w:numId w:val="18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 - Response defined by the ‘returns’ attribute of the command description in the remote debugging 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Send given command to the debugging target.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‘detach’</w:t>
      </w:r>
    </w:p>
    <w:p w:rsidR="0052413D" w:rsidRPr="0052413D" w:rsidRDefault="0052413D" w:rsidP="0052413D">
      <w:pPr>
        <w:widowControl/>
        <w:numPr>
          <w:ilvl w:val="0"/>
          <w:numId w:val="1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reason</w:t>
      </w:r>
      <w:r w:rsidRPr="0052413D">
        <w:rPr>
          <w:rFonts w:ascii="宋体" w:eastAsia="宋体" w:hAnsi="宋体" w:cs="宋体"/>
          <w:kern w:val="0"/>
          <w:sz w:val="24"/>
          <w:szCs w:val="24"/>
        </w:rPr>
        <w:t> String - Reason for detaching debugger.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debugging session is terminated. This happens either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is closed or devtools is invoked for the attached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‘message’</w:t>
      </w:r>
    </w:p>
    <w:p w:rsidR="0052413D" w:rsidRPr="0052413D" w:rsidRDefault="0052413D" w:rsidP="0052413D">
      <w:pPr>
        <w:widowControl/>
        <w:numPr>
          <w:ilvl w:val="0"/>
          <w:numId w:val="1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 - Method name.</w:t>
      </w:r>
    </w:p>
    <w:p w:rsidR="0052413D" w:rsidRPr="0052413D" w:rsidRDefault="0052413D" w:rsidP="0052413D">
      <w:pPr>
        <w:widowControl/>
        <w:numPr>
          <w:ilvl w:val="0"/>
          <w:numId w:val="1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params</w:t>
      </w:r>
      <w:r w:rsidRPr="0052413D">
        <w:rPr>
          <w:rFonts w:ascii="宋体" w:eastAsia="宋体" w:hAnsi="宋体" w:cs="宋体"/>
          <w:kern w:val="0"/>
          <w:sz w:val="24"/>
          <w:szCs w:val="24"/>
        </w:rPr>
        <w:t> Object - Event parameters defined by the ‘parameters’ attribute in the remote debugging 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whenever debugging target issues instrumentation event.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desktopCapturer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Access information about media sources that can be used to capture audio and video from the desktop using the </w:t>
      </w:r>
      <w:hyperlink r:id="rId162" w:history="1">
        <w:r w:rsidRPr="0052413D">
          <w:rPr>
            <w:rFonts w:ascii="Consolas" w:eastAsia="宋体" w:hAnsi="Consolas" w:cs="宋体"/>
            <w:color w:val="0B3D47"/>
            <w:kern w:val="0"/>
            <w:sz w:val="20"/>
            <w:szCs w:val="20"/>
            <w:shd w:val="clear" w:color="auto" w:fill="F1F3F4"/>
          </w:rPr>
          <w:t>navigator.mediaDevices.getUserMedia</w:t>
        </w:r>
      </w:hyperlink>
      <w:r w:rsidRPr="0052413D">
        <w:rPr>
          <w:rFonts w:ascii="宋体" w:eastAsia="宋体" w:hAnsi="宋体" w:cs="宋体"/>
          <w:color w:val="5E7478"/>
          <w:kern w:val="0"/>
          <w:sz w:val="24"/>
          <w:szCs w:val="24"/>
        </w:rPr>
        <w:t> API.</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63"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example shows how to capture video from a desktop window whose title is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{desktopCapturer}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desktopCapturer.getSources({</w:t>
      </w:r>
      <w:r w:rsidRPr="0052413D">
        <w:rPr>
          <w:rFonts w:ascii="Consolas" w:eastAsia="宋体" w:hAnsi="Consolas" w:cs="宋体"/>
          <w:color w:val="007A7A"/>
          <w:kern w:val="0"/>
          <w:sz w:val="20"/>
          <w:szCs w:val="20"/>
          <w:bdr w:val="none" w:sz="0" w:space="0" w:color="auto" w:frame="1"/>
        </w:rPr>
        <w:t>types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'screen'</w:t>
      </w:r>
      <w:r w:rsidRPr="0052413D">
        <w:rPr>
          <w:rFonts w:ascii="Consolas" w:eastAsia="宋体" w:hAnsi="Consolas" w:cs="宋体"/>
          <w:color w:val="0B3D47"/>
          <w:kern w:val="0"/>
          <w:sz w:val="20"/>
          <w:szCs w:val="20"/>
          <w:bdr w:val="none" w:sz="0" w:space="0" w:color="auto" w:frame="1"/>
        </w:rPr>
        <w:t>]}, (error, sources)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i =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i &lt; sources.length; ++i)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(sources[i].name === </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navigator.mediaDevices.getUserMedia({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audio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mandatory</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'desktop'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chromeMediaSourceId</w:t>
      </w:r>
      <w:r w:rsidRPr="0052413D">
        <w:rPr>
          <w:rFonts w:ascii="Consolas" w:eastAsia="宋体" w:hAnsi="Consolas" w:cs="宋体"/>
          <w:color w:val="0B3D47"/>
          <w:kern w:val="0"/>
          <w:sz w:val="20"/>
          <w:szCs w:val="20"/>
          <w:bdr w:val="none" w:sz="0" w:space="0" w:color="auto" w:frame="1"/>
        </w:rPr>
        <w:t>: sources[i].id,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minWidth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1280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maxWidth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1280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minHeight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720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maxHeight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720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handleStream, handleError)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handleStream (stream)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).src = URL.createObjectURL(stream)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handleError (e)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capture video from a source provided by </w:t>
      </w:r>
      <w:r w:rsidRPr="0052413D">
        <w:rPr>
          <w:rFonts w:ascii="Consolas" w:eastAsia="宋体" w:hAnsi="Consolas" w:cs="宋体"/>
          <w:color w:val="0B3D47"/>
          <w:kern w:val="0"/>
          <w:sz w:val="20"/>
          <w:szCs w:val="20"/>
          <w:shd w:val="clear" w:color="auto" w:fill="F1F3F4"/>
        </w:rPr>
        <w:t>desktopCapturer</w:t>
      </w:r>
      <w:r w:rsidRPr="0052413D">
        <w:rPr>
          <w:rFonts w:ascii="宋体" w:eastAsia="宋体" w:hAnsi="宋体" w:cs="宋体"/>
          <w:kern w:val="0"/>
          <w:sz w:val="24"/>
          <w:szCs w:val="24"/>
        </w:rPr>
        <w:t> the constraints passed to </w:t>
      </w:r>
      <w:hyperlink r:id="rId164" w:history="1">
        <w:r w:rsidRPr="0052413D">
          <w:rPr>
            <w:rFonts w:ascii="Consolas" w:eastAsia="宋体" w:hAnsi="Consolas" w:cs="宋体"/>
            <w:color w:val="0B3D47"/>
            <w:kern w:val="0"/>
            <w:sz w:val="20"/>
            <w:szCs w:val="20"/>
            <w:shd w:val="clear" w:color="auto" w:fill="F1F3F4"/>
          </w:rPr>
          <w:t>navigator.mediaDevices.getUserMedia</w:t>
        </w:r>
      </w:hyperlink>
      <w:r w:rsidRPr="0052413D">
        <w:rPr>
          <w:rFonts w:ascii="宋体" w:eastAsia="宋体" w:hAnsi="宋体" w:cs="宋体"/>
          <w:kern w:val="0"/>
          <w:sz w:val="24"/>
          <w:szCs w:val="24"/>
        </w:rPr>
        <w:t> must include </w:t>
      </w:r>
      <w:r w:rsidRPr="0052413D">
        <w:rPr>
          <w:rFonts w:ascii="Consolas" w:eastAsia="宋体" w:hAnsi="Consolas" w:cs="宋体"/>
          <w:color w:val="0B3D47"/>
          <w:kern w:val="0"/>
          <w:sz w:val="20"/>
          <w:szCs w:val="20"/>
          <w:shd w:val="clear" w:color="auto" w:fill="F1F3F4"/>
        </w:rPr>
        <w:t>chromeMediaSource: 'desktop'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audio: 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capture both audio and video from the entire desktop the constraints passed to </w:t>
      </w:r>
      <w:hyperlink r:id="rId165" w:history="1">
        <w:r w:rsidRPr="0052413D">
          <w:rPr>
            <w:rFonts w:ascii="Consolas" w:eastAsia="宋体" w:hAnsi="Consolas" w:cs="宋体"/>
            <w:color w:val="0B3D47"/>
            <w:kern w:val="0"/>
            <w:sz w:val="20"/>
            <w:szCs w:val="20"/>
            <w:shd w:val="clear" w:color="auto" w:fill="F1F3F4"/>
          </w:rPr>
          <w:t>navigator.mediaDevices.getUserMedia</w:t>
        </w:r>
      </w:hyperlink>
      <w:r w:rsidRPr="0052413D">
        <w:rPr>
          <w:rFonts w:ascii="宋体" w:eastAsia="宋体" w:hAnsi="宋体" w:cs="宋体"/>
          <w:kern w:val="0"/>
          <w:sz w:val="24"/>
          <w:szCs w:val="24"/>
        </w:rPr>
        <w:t> must include </w:t>
      </w:r>
      <w:r w:rsidRPr="0052413D">
        <w:rPr>
          <w:rFonts w:ascii="Consolas" w:eastAsia="宋体" w:hAnsi="Consolas" w:cs="宋体"/>
          <w:color w:val="0B3D47"/>
          <w:kern w:val="0"/>
          <w:sz w:val="20"/>
          <w:szCs w:val="20"/>
          <w:shd w:val="clear" w:color="auto" w:fill="F1F3F4"/>
        </w:rPr>
        <w:t>chromeMediaSource: 'desktop'</w:t>
      </w:r>
      <w:r w:rsidRPr="0052413D">
        <w:rPr>
          <w:rFonts w:ascii="宋体" w:eastAsia="宋体" w:hAnsi="宋体" w:cs="宋体"/>
          <w:kern w:val="0"/>
          <w:sz w:val="24"/>
          <w:szCs w:val="24"/>
        </w:rPr>
        <w:t>, for both </w:t>
      </w:r>
      <w:r w:rsidRPr="0052413D">
        <w:rPr>
          <w:rFonts w:ascii="Consolas" w:eastAsia="宋体" w:hAnsi="Consolas" w:cs="宋体"/>
          <w:color w:val="0B3D47"/>
          <w:kern w:val="0"/>
          <w:sz w:val="20"/>
          <w:szCs w:val="20"/>
          <w:shd w:val="clear" w:color="auto" w:fill="F1F3F4"/>
        </w:rPr>
        <w:t>audio</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video</w:t>
      </w:r>
      <w:r w:rsidRPr="0052413D">
        <w:rPr>
          <w:rFonts w:ascii="宋体" w:eastAsia="宋体" w:hAnsi="宋体" w:cs="宋体"/>
          <w:kern w:val="0"/>
          <w:sz w:val="24"/>
          <w:szCs w:val="24"/>
        </w:rPr>
        <w:t>, but should not include a </w:t>
      </w:r>
      <w:r w:rsidRPr="0052413D">
        <w:rPr>
          <w:rFonts w:ascii="Consolas" w:eastAsia="宋体" w:hAnsi="Consolas" w:cs="宋体"/>
          <w:color w:val="0B3D47"/>
          <w:kern w:val="0"/>
          <w:sz w:val="20"/>
          <w:szCs w:val="20"/>
          <w:shd w:val="clear" w:color="auto" w:fill="F1F3F4"/>
        </w:rPr>
        <w:t>chromeMediaSourceId</w:t>
      </w:r>
      <w:r w:rsidRPr="0052413D">
        <w:rPr>
          <w:rFonts w:ascii="宋体" w:eastAsia="宋体" w:hAnsi="宋体" w:cs="宋体"/>
          <w:kern w:val="0"/>
          <w:sz w:val="24"/>
          <w:szCs w:val="24"/>
        </w:rPr>
        <w:t> constraint.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constraints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audio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mandatory</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'desktop'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mandatory</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'desktop'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desktopCapturer</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desktopCapturer.getSources(options, callback)</w:t>
      </w:r>
    </w:p>
    <w:p w:rsidR="0052413D" w:rsidRPr="0052413D" w:rsidRDefault="0052413D" w:rsidP="0052413D">
      <w:pPr>
        <w:widowControl/>
        <w:numPr>
          <w:ilvl w:val="0"/>
          <w:numId w:val="1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types</w:t>
      </w:r>
      <w:r w:rsidRPr="0052413D">
        <w:rPr>
          <w:rFonts w:ascii="宋体" w:eastAsia="宋体" w:hAnsi="宋体" w:cs="宋体"/>
          <w:kern w:val="0"/>
          <w:sz w:val="24"/>
          <w:szCs w:val="24"/>
        </w:rPr>
        <w:t> String[] - An array of Strings that lists the types of desktop sources to be captured, available types are </w:t>
      </w: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thumbnailSize</w:t>
      </w:r>
      <w:r w:rsidRPr="0052413D">
        <w:rPr>
          <w:rFonts w:ascii="宋体" w:eastAsia="宋体" w:hAnsi="宋体" w:cs="宋体"/>
          <w:kern w:val="0"/>
          <w:sz w:val="24"/>
          <w:szCs w:val="24"/>
        </w:rPr>
        <w:t> </w:t>
      </w:r>
      <w:hyperlink r:id="rId166"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(optional) - The size that the media source thumbnail should be scaled to. Default is </w:t>
      </w:r>
      <w:r w:rsidRPr="0052413D">
        <w:rPr>
          <w:rFonts w:ascii="Consolas" w:eastAsia="宋体" w:hAnsi="Consolas" w:cs="宋体"/>
          <w:color w:val="0B3D47"/>
          <w:kern w:val="0"/>
          <w:sz w:val="20"/>
          <w:szCs w:val="20"/>
          <w:shd w:val="clear" w:color="auto" w:fill="F1F3F4"/>
        </w:rPr>
        <w:t>150</w:t>
      </w:r>
      <w:r w:rsidRPr="0052413D">
        <w:rPr>
          <w:rFonts w:ascii="宋体" w:eastAsia="宋体" w:hAnsi="宋体" w:cs="宋体"/>
          <w:kern w:val="0"/>
          <w:sz w:val="24"/>
          <w:szCs w:val="24"/>
        </w:rPr>
        <w:t> x </w:t>
      </w:r>
      <w:r w:rsidRPr="0052413D">
        <w:rPr>
          <w:rFonts w:ascii="Consolas" w:eastAsia="宋体" w:hAnsi="Consolas" w:cs="宋体"/>
          <w:color w:val="0B3D47"/>
          <w:kern w:val="0"/>
          <w:sz w:val="20"/>
          <w:szCs w:val="20"/>
          <w:shd w:val="clear" w:color="auto" w:fill="F1F3F4"/>
        </w:rPr>
        <w:t>150</w:t>
      </w:r>
      <w:r w:rsidRPr="0052413D">
        <w:rPr>
          <w:rFonts w:ascii="宋体" w:eastAsia="宋体" w:hAnsi="宋体" w:cs="宋体"/>
          <w:kern w:val="0"/>
          <w:sz w:val="24"/>
          <w:szCs w:val="24"/>
        </w:rPr>
        <w:t>.</w:t>
      </w:r>
    </w:p>
    <w:p w:rsidR="0052413D" w:rsidRPr="0052413D" w:rsidRDefault="0052413D" w:rsidP="0052413D">
      <w:pPr>
        <w:widowControl/>
        <w:numPr>
          <w:ilvl w:val="0"/>
          <w:numId w:val="1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sources</w:t>
      </w:r>
      <w:r w:rsidRPr="0052413D">
        <w:rPr>
          <w:rFonts w:ascii="宋体" w:eastAsia="宋体" w:hAnsi="宋体" w:cs="宋体"/>
          <w:kern w:val="0"/>
          <w:sz w:val="24"/>
          <w:szCs w:val="24"/>
        </w:rPr>
        <w:t> </w:t>
      </w:r>
      <w:hyperlink r:id="rId167" w:history="1">
        <w:r w:rsidRPr="0052413D">
          <w:rPr>
            <w:rFonts w:ascii="宋体" w:eastAsia="宋体" w:hAnsi="宋体" w:cs="宋体"/>
            <w:color w:val="046DC8"/>
            <w:kern w:val="0"/>
            <w:sz w:val="24"/>
            <w:szCs w:val="24"/>
            <w:u w:val="single"/>
          </w:rPr>
          <w:t>DesktopCapturerSource[]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gathering information about all available desktop media sources, and calls </w:t>
      </w:r>
      <w:r w:rsidRPr="0052413D">
        <w:rPr>
          <w:rFonts w:ascii="Consolas" w:eastAsia="宋体" w:hAnsi="Consolas" w:cs="宋体"/>
          <w:color w:val="0B3D47"/>
          <w:kern w:val="0"/>
          <w:sz w:val="20"/>
          <w:szCs w:val="20"/>
          <w:shd w:val="clear" w:color="auto" w:fill="F1F3F4"/>
        </w:rPr>
        <w:t>callback(error, sources)</w:t>
      </w:r>
      <w:r w:rsidRPr="0052413D">
        <w:rPr>
          <w:rFonts w:ascii="宋体" w:eastAsia="宋体" w:hAnsi="宋体" w:cs="宋体"/>
          <w:kern w:val="0"/>
          <w:sz w:val="24"/>
          <w:szCs w:val="24"/>
        </w:rPr>
        <w:t>when finished.</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sources</w:t>
      </w:r>
      <w:r w:rsidRPr="0052413D">
        <w:rPr>
          <w:rFonts w:ascii="宋体" w:eastAsia="宋体" w:hAnsi="宋体" w:cs="宋体"/>
          <w:kern w:val="0"/>
          <w:sz w:val="24"/>
          <w:szCs w:val="24"/>
        </w:rPr>
        <w:t> is an array of </w:t>
      </w:r>
      <w:hyperlink r:id="rId168" w:history="1">
        <w:r w:rsidRPr="0052413D">
          <w:rPr>
            <w:rFonts w:ascii="Consolas" w:eastAsia="宋体" w:hAnsi="Consolas" w:cs="宋体"/>
            <w:color w:val="0B3D47"/>
            <w:kern w:val="0"/>
            <w:sz w:val="20"/>
            <w:szCs w:val="20"/>
            <w:shd w:val="clear" w:color="auto" w:fill="F1F3F4"/>
          </w:rPr>
          <w:t>DesktopCapturerSource</w:t>
        </w:r>
      </w:hyperlink>
      <w:r w:rsidRPr="0052413D">
        <w:rPr>
          <w:rFonts w:ascii="宋体" w:eastAsia="宋体" w:hAnsi="宋体" w:cs="宋体"/>
          <w:kern w:val="0"/>
          <w:sz w:val="24"/>
          <w:szCs w:val="24"/>
        </w:rPr>
        <w:t> objects, each </w:t>
      </w:r>
      <w:r w:rsidRPr="0052413D">
        <w:rPr>
          <w:rFonts w:ascii="Consolas" w:eastAsia="宋体" w:hAnsi="Consolas" w:cs="宋体"/>
          <w:color w:val="0B3D47"/>
          <w:kern w:val="0"/>
          <w:sz w:val="20"/>
          <w:szCs w:val="20"/>
          <w:shd w:val="clear" w:color="auto" w:fill="F1F3F4"/>
        </w:rPr>
        <w:t>DesktopCapturerSource</w:t>
      </w:r>
      <w:r w:rsidRPr="0052413D">
        <w:rPr>
          <w:rFonts w:ascii="宋体" w:eastAsia="宋体" w:hAnsi="宋体" w:cs="宋体"/>
          <w:kern w:val="0"/>
          <w:sz w:val="24"/>
          <w:szCs w:val="24"/>
        </w:rPr>
        <w:t> represents a screen or an individual window that can be captured.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dialog</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Display native system dialogs for opening and saving files, alerting,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6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showing a dialog to select multiple files and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{dialog}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console.log(dialog.showOpenDialog({</w:t>
      </w:r>
      <w:r w:rsidRPr="0052413D">
        <w:rPr>
          <w:rFonts w:ascii="Consolas" w:eastAsia="宋体" w:hAnsi="Consolas" w:cs="宋体"/>
          <w:color w:val="007A7A"/>
          <w:kern w:val="0"/>
          <w:sz w:val="20"/>
          <w:szCs w:val="20"/>
          <w:bdr w:val="none" w:sz="0" w:space="0" w:color="auto" w:frame="1"/>
        </w:rPr>
        <w:t>properties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'openFile'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'openDirectory'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'multiSelections'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Dialog is opened from Electron’s main thread. If you want to use the dialog object from a renderer process, remember to access it using the 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{dialog}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console.log(dialog)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dialog</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dialog.showOpenDialog([browserWindow, ]options[, callback])</w:t>
      </w:r>
    </w:p>
    <w:p w:rsidR="0052413D" w:rsidRPr="0052413D" w:rsidRDefault="0052413D" w:rsidP="0052413D">
      <w:pPr>
        <w:widowControl/>
        <w:numPr>
          <w:ilvl w:val="0"/>
          <w:numId w:val="1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defaultPath</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buttonLabel</w:t>
      </w:r>
      <w:r w:rsidRPr="0052413D">
        <w:rPr>
          <w:rFonts w:ascii="宋体" w:eastAsia="宋体" w:hAnsi="宋体" w:cs="宋体"/>
          <w:kern w:val="0"/>
          <w:sz w:val="24"/>
          <w:szCs w:val="24"/>
        </w:rPr>
        <w:t> String (optional) - Custom label for the confirmation button, when left empty the default label will be used.</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w:t>
      </w:r>
      <w:hyperlink r:id="rId170" w:history="1">
        <w:r w:rsidRPr="0052413D">
          <w:rPr>
            <w:rFonts w:ascii="宋体" w:eastAsia="宋体" w:hAnsi="宋体" w:cs="宋体"/>
            <w:color w:val="046DC8"/>
            <w:kern w:val="0"/>
            <w:sz w:val="24"/>
            <w:szCs w:val="24"/>
            <w:u w:val="single"/>
          </w:rPr>
          <w:t>FileFilter[]</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properties</w:t>
      </w:r>
      <w:r w:rsidRPr="0052413D">
        <w:rPr>
          <w:rFonts w:ascii="宋体" w:eastAsia="宋体" w:hAnsi="宋体" w:cs="宋体"/>
          <w:kern w:val="0"/>
          <w:sz w:val="24"/>
          <w:szCs w:val="24"/>
        </w:rPr>
        <w:t> String[] (optional) - Contains which features the dialog should use. The following values are supported: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 Allow files to be selected.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openDirectory</w:t>
      </w:r>
      <w:r w:rsidRPr="0052413D">
        <w:rPr>
          <w:rFonts w:ascii="宋体" w:eastAsia="宋体" w:hAnsi="宋体" w:cs="宋体"/>
          <w:kern w:val="0"/>
          <w:sz w:val="24"/>
          <w:szCs w:val="24"/>
        </w:rPr>
        <w:t> - Allow directories to be selected.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multiSelections</w:t>
      </w:r>
      <w:r w:rsidRPr="0052413D">
        <w:rPr>
          <w:rFonts w:ascii="宋体" w:eastAsia="宋体" w:hAnsi="宋体" w:cs="宋体"/>
          <w:kern w:val="0"/>
          <w:sz w:val="24"/>
          <w:szCs w:val="24"/>
        </w:rPr>
        <w:t> - Allow multiple paths to be selected.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showHiddenFiles</w:t>
      </w:r>
      <w:r w:rsidRPr="0052413D">
        <w:rPr>
          <w:rFonts w:ascii="宋体" w:eastAsia="宋体" w:hAnsi="宋体" w:cs="宋体"/>
          <w:kern w:val="0"/>
          <w:sz w:val="24"/>
          <w:szCs w:val="24"/>
        </w:rPr>
        <w:t> - Show hidden files in dialog.</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createDirectory</w:t>
      </w:r>
      <w:r w:rsidRPr="0052413D">
        <w:rPr>
          <w:rFonts w:ascii="宋体" w:eastAsia="宋体" w:hAnsi="宋体" w:cs="宋体"/>
          <w:kern w:val="0"/>
          <w:sz w:val="24"/>
          <w:szCs w:val="24"/>
        </w:rPr>
        <w:t> - Allow creating new directories from dialog.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promptToCreate</w:t>
      </w:r>
      <w:r w:rsidRPr="0052413D">
        <w:rPr>
          <w:rFonts w:ascii="宋体" w:eastAsia="宋体" w:hAnsi="宋体" w:cs="宋体"/>
          <w:kern w:val="0"/>
          <w:sz w:val="24"/>
          <w:szCs w:val="24"/>
        </w:rPr>
        <w:t> - Prompt for creation if the file path entered in the dialog does not exist. This does not actually create the file at the path but allows non-existent paths to be returned that should be created by the application. </w:t>
      </w:r>
      <w:r w:rsidRPr="0052413D">
        <w:rPr>
          <w:rFonts w:ascii="宋体" w:eastAsia="宋体" w:hAnsi="宋体" w:cs="宋体"/>
          <w:color w:val="FFFFFF"/>
          <w:kern w:val="0"/>
          <w:sz w:val="16"/>
          <w:szCs w:val="16"/>
          <w:shd w:val="clear" w:color="auto" w:fill="5E7478"/>
        </w:rPr>
        <w:t>Windows</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noResolveAliases</w:t>
      </w:r>
      <w:r w:rsidRPr="0052413D">
        <w:rPr>
          <w:rFonts w:ascii="宋体" w:eastAsia="宋体" w:hAnsi="宋体" w:cs="宋体"/>
          <w:kern w:val="0"/>
          <w:sz w:val="24"/>
          <w:szCs w:val="24"/>
        </w:rPr>
        <w:t> - Disable the automatic alias (symlink) path resolution. Selected aliases will now return the alias path instead of their target path.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treatPackageAsDirectory</w:t>
      </w:r>
      <w:r w:rsidRPr="0052413D">
        <w:rPr>
          <w:rFonts w:ascii="宋体" w:eastAsia="宋体" w:hAnsi="宋体" w:cs="宋体"/>
          <w:kern w:val="0"/>
          <w:sz w:val="24"/>
          <w:szCs w:val="24"/>
        </w:rPr>
        <w:t> - Treat packages, such as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folders, as a directory instead of a file.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Message to display above input boxes.</w:t>
      </w:r>
    </w:p>
    <w:p w:rsidR="0052413D" w:rsidRPr="0052413D" w:rsidRDefault="0052413D" w:rsidP="0052413D">
      <w:pPr>
        <w:widowControl/>
        <w:numPr>
          <w:ilvl w:val="0"/>
          <w:numId w:val="1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filePaths</w:t>
      </w:r>
      <w:r w:rsidRPr="0052413D">
        <w:rPr>
          <w:rFonts w:ascii="宋体" w:eastAsia="宋体" w:hAnsi="宋体" w:cs="宋体"/>
          <w:kern w:val="0"/>
          <w:sz w:val="24"/>
          <w:szCs w:val="24"/>
        </w:rPr>
        <w:t> String[] - An array of file paths chosen by the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an array of file paths chosen by the user, if the callback is provided it returns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allows the dialog to attach itself to a parent window, making it 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specifies an array of file types that can be displayed or selected when you want to limit the user to a specific type.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filters: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'Images'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'jpg'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'gif'</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'Movies'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'mkv'</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'avi'</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'mp4'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'Custom File 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'as'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'All Files'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extensions</w:t>
      </w:r>
      <w:r w:rsidRPr="0052413D">
        <w:rPr>
          <w:rFonts w:ascii="宋体" w:eastAsia="宋体" w:hAnsi="宋体" w:cs="宋体"/>
          <w:kern w:val="0"/>
          <w:sz w:val="24"/>
          <w:szCs w:val="24"/>
        </w:rPr>
        <w:t> array should contain extensions without wildcards or dots (e.g.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is good but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are bad). To show all files, use the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wildcard (no other wildcard is 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passed, the API call will be asynchronous and the result will be passed via </w:t>
      </w:r>
      <w:r w:rsidRPr="0052413D">
        <w:rPr>
          <w:rFonts w:ascii="Consolas" w:eastAsia="宋体" w:hAnsi="Consolas" w:cs="宋体"/>
          <w:color w:val="0B3D47"/>
          <w:kern w:val="0"/>
          <w:sz w:val="20"/>
          <w:szCs w:val="20"/>
          <w:shd w:val="clear" w:color="auto" w:fill="F1F3F4"/>
        </w:rPr>
        <w:t>callback(filenames)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Windows and Linux an open dialog can not be both a file selector and a directory selector, so if you set </w:t>
      </w:r>
      <w:r w:rsidRPr="0052413D">
        <w:rPr>
          <w:rFonts w:ascii="Consolas" w:eastAsia="宋体" w:hAnsi="Consolas" w:cs="宋体"/>
          <w:color w:val="0B3D47"/>
          <w:kern w:val="0"/>
          <w:sz w:val="20"/>
          <w:szCs w:val="20"/>
          <w:shd w:val="clear" w:color="auto" w:fill="F1F3F4"/>
        </w:rPr>
        <w:t>properties</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['openFile', 'openDirectory']</w:t>
      </w:r>
      <w:r w:rsidRPr="0052413D">
        <w:rPr>
          <w:rFonts w:ascii="宋体" w:eastAsia="宋体" w:hAnsi="宋体" w:cs="宋体"/>
          <w:kern w:val="0"/>
          <w:sz w:val="24"/>
          <w:szCs w:val="24"/>
        </w:rPr>
        <w:t> on these platforms, a directory selector will be shown.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dialog.showSaveDialog([browserWindow, ]options[, callback])</w:t>
      </w:r>
    </w:p>
    <w:p w:rsidR="0052413D" w:rsidRPr="0052413D" w:rsidRDefault="0052413D" w:rsidP="0052413D">
      <w:pPr>
        <w:widowControl/>
        <w:numPr>
          <w:ilvl w:val="0"/>
          <w:numId w:val="1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defaultPath</w:t>
      </w:r>
      <w:r w:rsidRPr="0052413D">
        <w:rPr>
          <w:rFonts w:ascii="宋体" w:eastAsia="宋体" w:hAnsi="宋体" w:cs="宋体"/>
          <w:kern w:val="0"/>
          <w:sz w:val="24"/>
          <w:szCs w:val="24"/>
        </w:rPr>
        <w:t> String (optional) - Absolute directory path, absolute file path, or file name to use by default.</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buttonLabel</w:t>
      </w:r>
      <w:r w:rsidRPr="0052413D">
        <w:rPr>
          <w:rFonts w:ascii="宋体" w:eastAsia="宋体" w:hAnsi="宋体" w:cs="宋体"/>
          <w:kern w:val="0"/>
          <w:sz w:val="24"/>
          <w:szCs w:val="24"/>
        </w:rPr>
        <w:t> String (optional) - Custom label for the confirmation button, when left empty the default label will be used.</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w:t>
      </w:r>
      <w:hyperlink r:id="rId171" w:history="1">
        <w:r w:rsidRPr="0052413D">
          <w:rPr>
            <w:rFonts w:ascii="宋体" w:eastAsia="宋体" w:hAnsi="宋体" w:cs="宋体"/>
            <w:color w:val="046DC8"/>
            <w:kern w:val="0"/>
            <w:sz w:val="24"/>
            <w:szCs w:val="24"/>
            <w:u w:val="single"/>
          </w:rPr>
          <w:t>FileFilter[]</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Message to display above text fields.</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nameFieldLabel</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Custom label for the text displayed in front of the filename text field.</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showsTagField</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Show the tags input box,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0"/>
          <w:numId w:val="1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filename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the path of the file chosen by the user, if a callback is provided it returns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allows the dialog to attach itself to a parent window, making it 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specifies an array of file types that can be displayed, see </w:t>
      </w:r>
      <w:r w:rsidRPr="0052413D">
        <w:rPr>
          <w:rFonts w:ascii="Consolas" w:eastAsia="宋体" w:hAnsi="Consolas" w:cs="宋体"/>
          <w:color w:val="0B3D47"/>
          <w:kern w:val="0"/>
          <w:sz w:val="20"/>
          <w:szCs w:val="20"/>
          <w:shd w:val="clear" w:color="auto" w:fill="F1F3F4"/>
        </w:rPr>
        <w:t>dialog.showOpenDialog</w:t>
      </w:r>
      <w:r w:rsidRPr="0052413D">
        <w:rPr>
          <w:rFonts w:ascii="宋体" w:eastAsia="宋体" w:hAnsi="宋体" w:cs="宋体"/>
          <w:kern w:val="0"/>
          <w:sz w:val="24"/>
          <w:szCs w:val="24"/>
        </w:rPr>
        <w:t> for an 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passed, the API call will be asynchronous and the result will be passed via </w:t>
      </w:r>
      <w:r w:rsidRPr="0052413D">
        <w:rPr>
          <w:rFonts w:ascii="Consolas" w:eastAsia="宋体" w:hAnsi="Consolas" w:cs="宋体"/>
          <w:color w:val="0B3D47"/>
          <w:kern w:val="0"/>
          <w:sz w:val="20"/>
          <w:szCs w:val="20"/>
          <w:shd w:val="clear" w:color="auto" w:fill="F1F3F4"/>
        </w:rPr>
        <w:t>callback(filename)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dialog.showMessageBox([browserWindow, ]options[, callback])</w:t>
      </w:r>
    </w:p>
    <w:p w:rsidR="0052413D" w:rsidRPr="0052413D" w:rsidRDefault="0052413D" w:rsidP="0052413D">
      <w:pPr>
        <w:widowControl/>
        <w:numPr>
          <w:ilvl w:val="0"/>
          <w:numId w:val="1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"info"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"question"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"warning"</w:t>
      </w:r>
      <w:r w:rsidRPr="0052413D">
        <w:rPr>
          <w:rFonts w:ascii="宋体" w:eastAsia="宋体" w:hAnsi="宋体" w:cs="宋体"/>
          <w:kern w:val="0"/>
          <w:sz w:val="24"/>
          <w:szCs w:val="24"/>
        </w:rPr>
        <w:t>. On Windows, </w:t>
      </w:r>
      <w:r w:rsidRPr="0052413D">
        <w:rPr>
          <w:rFonts w:ascii="Consolas" w:eastAsia="宋体" w:hAnsi="Consolas" w:cs="宋体"/>
          <w:color w:val="0B3D47"/>
          <w:kern w:val="0"/>
          <w:sz w:val="20"/>
          <w:szCs w:val="20"/>
          <w:shd w:val="clear" w:color="auto" w:fill="F1F3F4"/>
        </w:rPr>
        <w:t>"question"</w:t>
      </w:r>
      <w:r w:rsidRPr="0052413D">
        <w:rPr>
          <w:rFonts w:ascii="宋体" w:eastAsia="宋体" w:hAnsi="宋体" w:cs="宋体"/>
          <w:kern w:val="0"/>
          <w:sz w:val="24"/>
          <w:szCs w:val="24"/>
        </w:rPr>
        <w:t> displays the same icon as </w:t>
      </w:r>
      <w:r w:rsidRPr="0052413D">
        <w:rPr>
          <w:rFonts w:ascii="Consolas" w:eastAsia="宋体" w:hAnsi="Consolas" w:cs="宋体"/>
          <w:color w:val="0B3D47"/>
          <w:kern w:val="0"/>
          <w:sz w:val="20"/>
          <w:szCs w:val="20"/>
          <w:shd w:val="clear" w:color="auto" w:fill="F1F3F4"/>
        </w:rPr>
        <w:t>"info"</w:t>
      </w:r>
      <w:r w:rsidRPr="0052413D">
        <w:rPr>
          <w:rFonts w:ascii="宋体" w:eastAsia="宋体" w:hAnsi="宋体" w:cs="宋体"/>
          <w:kern w:val="0"/>
          <w:sz w:val="24"/>
          <w:szCs w:val="24"/>
        </w:rPr>
        <w:t>, unless you set an icon using the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option. On macOS, both </w:t>
      </w:r>
      <w:r w:rsidRPr="0052413D">
        <w:rPr>
          <w:rFonts w:ascii="Consolas" w:eastAsia="宋体" w:hAnsi="Consolas" w:cs="宋体"/>
          <w:color w:val="0B3D47"/>
          <w:kern w:val="0"/>
          <w:sz w:val="20"/>
          <w:szCs w:val="20"/>
          <w:shd w:val="clear" w:color="auto" w:fill="F1F3F4"/>
        </w:rPr>
        <w:t>"warning"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display the same warning icon.</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String[] (optional) - Array of texts for buttons. On Windows, an empty array will result in one button labeled “OK”.</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defaultId</w:t>
      </w:r>
      <w:r w:rsidRPr="0052413D">
        <w:rPr>
          <w:rFonts w:ascii="宋体" w:eastAsia="宋体" w:hAnsi="宋体" w:cs="宋体"/>
          <w:kern w:val="0"/>
          <w:sz w:val="24"/>
          <w:szCs w:val="24"/>
        </w:rPr>
        <w:t> Integer (optional) - Index of the button in the buttons array which will be selected by default when the message box opens.</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 - Title of the message box, some platforms will not show it.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 Content of the message box.</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w:t>
      </w:r>
      <w:r w:rsidRPr="0052413D">
        <w:rPr>
          <w:rFonts w:ascii="宋体" w:eastAsia="宋体" w:hAnsi="宋体" w:cs="宋体"/>
          <w:kern w:val="0"/>
          <w:sz w:val="24"/>
          <w:szCs w:val="24"/>
        </w:rPr>
        <w:t> String (optional) - Extra information of the message.</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checkboxLabel</w:t>
      </w:r>
      <w:r w:rsidRPr="0052413D">
        <w:rPr>
          <w:rFonts w:ascii="宋体" w:eastAsia="宋体" w:hAnsi="宋体" w:cs="宋体"/>
          <w:kern w:val="0"/>
          <w:sz w:val="24"/>
          <w:szCs w:val="24"/>
        </w:rPr>
        <w:t> String (optional) - If provided, the message box will include a checkbox with the given label. The checkbox state can be inspected only when using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checkboxChecked</w:t>
      </w:r>
      <w:r w:rsidRPr="0052413D">
        <w:rPr>
          <w:rFonts w:ascii="宋体" w:eastAsia="宋体" w:hAnsi="宋体" w:cs="宋体"/>
          <w:kern w:val="0"/>
          <w:sz w:val="24"/>
          <w:szCs w:val="24"/>
        </w:rPr>
        <w:t> Boolean (optional) - Initial checked state of the checkbox.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by default.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172"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cancelId</w:t>
      </w:r>
      <w:r w:rsidRPr="0052413D">
        <w:rPr>
          <w:rFonts w:ascii="宋体" w:eastAsia="宋体" w:hAnsi="宋体" w:cs="宋体"/>
          <w:kern w:val="0"/>
          <w:sz w:val="24"/>
          <w:szCs w:val="24"/>
        </w:rPr>
        <w:t> Integer (optional) - The index of the button to be used to cancel the dialog, via the </w:t>
      </w:r>
      <w:r w:rsidRPr="0052413D">
        <w:rPr>
          <w:rFonts w:ascii="Consolas" w:eastAsia="宋体" w:hAnsi="Consolas" w:cs="宋体"/>
          <w:color w:val="0B3D47"/>
          <w:kern w:val="0"/>
          <w:sz w:val="20"/>
          <w:szCs w:val="20"/>
          <w:shd w:val="clear" w:color="auto" w:fill="F1F3F4"/>
        </w:rPr>
        <w:t>Esc</w:t>
      </w:r>
      <w:r w:rsidRPr="0052413D">
        <w:rPr>
          <w:rFonts w:ascii="宋体" w:eastAsia="宋体" w:hAnsi="宋体" w:cs="宋体"/>
          <w:kern w:val="0"/>
          <w:sz w:val="24"/>
          <w:szCs w:val="24"/>
        </w:rPr>
        <w:t> key. By default this is assigned to the first button with “cancel” or “no” as the label. If no such labeled buttons exist and this option is not set,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will be used as the return value or callback response. This option is ignored on Windows.</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noLink</w:t>
      </w:r>
      <w:r w:rsidRPr="0052413D">
        <w:rPr>
          <w:rFonts w:ascii="宋体" w:eastAsia="宋体" w:hAnsi="宋体" w:cs="宋体"/>
          <w:kern w:val="0"/>
          <w:sz w:val="24"/>
          <w:szCs w:val="24"/>
        </w:rPr>
        <w:t> Boolean (optional) - On Windows Electron will try to figure out which one of the </w:t>
      </w: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xml:space="preserve"> are common buttons (like </w:t>
      </w:r>
      <w:r w:rsidRPr="0052413D">
        <w:rPr>
          <w:rFonts w:ascii="宋体" w:eastAsia="宋体" w:hAnsi="宋体" w:cs="宋体"/>
          <w:kern w:val="0"/>
          <w:sz w:val="24"/>
          <w:szCs w:val="24"/>
        </w:rPr>
        <w:lastRenderedPageBreak/>
        <w:t>“Cancel” or “Yes”), and show the others as command links in the dialog. This can make the dialog appear in the style of modern Windows apps. If you don’t like this behavior, you can set </w:t>
      </w:r>
      <w:r w:rsidRPr="0052413D">
        <w:rPr>
          <w:rFonts w:ascii="Consolas" w:eastAsia="宋体" w:hAnsi="Consolas" w:cs="宋体"/>
          <w:color w:val="0B3D47"/>
          <w:kern w:val="0"/>
          <w:sz w:val="20"/>
          <w:szCs w:val="20"/>
          <w:shd w:val="clear" w:color="auto" w:fill="F1F3F4"/>
        </w:rPr>
        <w:t>noLink</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normalizeAccessKeys</w:t>
      </w:r>
      <w:r w:rsidRPr="0052413D">
        <w:rPr>
          <w:rFonts w:ascii="宋体" w:eastAsia="宋体" w:hAnsi="宋体" w:cs="宋体"/>
          <w:kern w:val="0"/>
          <w:sz w:val="24"/>
          <w:szCs w:val="24"/>
        </w:rPr>
        <w:t> Boolean (optional) - Normalize the keyboard access keys across platforms.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Enabling this assumes </w:t>
      </w:r>
      <w:r w:rsidRPr="0052413D">
        <w:rPr>
          <w:rFonts w:ascii="Consolas" w:eastAsia="宋体" w:hAnsi="Consolas" w:cs="宋体"/>
          <w:color w:val="0B3D47"/>
          <w:kern w:val="0"/>
          <w:sz w:val="20"/>
          <w:szCs w:val="20"/>
          <w:shd w:val="clear" w:color="auto" w:fill="F1F3F4"/>
        </w:rPr>
        <w:t>&amp;</w:t>
      </w:r>
      <w:r w:rsidRPr="0052413D">
        <w:rPr>
          <w:rFonts w:ascii="宋体" w:eastAsia="宋体" w:hAnsi="宋体" w:cs="宋体"/>
          <w:kern w:val="0"/>
          <w:sz w:val="24"/>
          <w:szCs w:val="24"/>
        </w:rPr>
        <w:t> is used in the button labels for the placement of the keyboard shortcut access key and labels will be converted so they work correctly on each platform, </w:t>
      </w:r>
      <w:r w:rsidRPr="0052413D">
        <w:rPr>
          <w:rFonts w:ascii="Consolas" w:eastAsia="宋体" w:hAnsi="Consolas" w:cs="宋体"/>
          <w:color w:val="0B3D47"/>
          <w:kern w:val="0"/>
          <w:sz w:val="20"/>
          <w:szCs w:val="20"/>
          <w:shd w:val="clear" w:color="auto" w:fill="F1F3F4"/>
        </w:rPr>
        <w:t>&amp;</w:t>
      </w:r>
      <w:r w:rsidRPr="0052413D">
        <w:rPr>
          <w:rFonts w:ascii="宋体" w:eastAsia="宋体" w:hAnsi="宋体" w:cs="宋体"/>
          <w:kern w:val="0"/>
          <w:sz w:val="24"/>
          <w:szCs w:val="24"/>
        </w:rPr>
        <w:t> characters are removed on macOS, converted to </w:t>
      </w:r>
      <w:r w:rsidRPr="0052413D">
        <w:rPr>
          <w:rFonts w:ascii="Consolas" w:eastAsia="宋体" w:hAnsi="Consolas" w:cs="宋体"/>
          <w:color w:val="0B3D47"/>
          <w:kern w:val="0"/>
          <w:sz w:val="20"/>
          <w:szCs w:val="20"/>
          <w:shd w:val="clear" w:color="auto" w:fill="F1F3F4"/>
        </w:rPr>
        <w:t>_</w:t>
      </w:r>
      <w:r w:rsidRPr="0052413D">
        <w:rPr>
          <w:rFonts w:ascii="宋体" w:eastAsia="宋体" w:hAnsi="宋体" w:cs="宋体"/>
          <w:kern w:val="0"/>
          <w:sz w:val="24"/>
          <w:szCs w:val="24"/>
        </w:rPr>
        <w:t> on Linux, and left untouched on Windows. For example, a button label of </w:t>
      </w:r>
      <w:r w:rsidRPr="0052413D">
        <w:rPr>
          <w:rFonts w:ascii="Consolas" w:eastAsia="宋体" w:hAnsi="Consolas" w:cs="宋体"/>
          <w:color w:val="0B3D47"/>
          <w:kern w:val="0"/>
          <w:sz w:val="20"/>
          <w:szCs w:val="20"/>
          <w:shd w:val="clear" w:color="auto" w:fill="F1F3F4"/>
        </w:rPr>
        <w:t>Vie&amp;w</w:t>
      </w:r>
      <w:r w:rsidRPr="0052413D">
        <w:rPr>
          <w:rFonts w:ascii="宋体" w:eastAsia="宋体" w:hAnsi="宋体" w:cs="宋体"/>
          <w:kern w:val="0"/>
          <w:sz w:val="24"/>
          <w:szCs w:val="24"/>
        </w:rPr>
        <w:t> will be converted to </w:t>
      </w:r>
      <w:r w:rsidRPr="0052413D">
        <w:rPr>
          <w:rFonts w:ascii="Consolas" w:eastAsia="宋体" w:hAnsi="Consolas" w:cs="宋体"/>
          <w:color w:val="0B3D47"/>
          <w:kern w:val="0"/>
          <w:sz w:val="20"/>
          <w:szCs w:val="20"/>
          <w:shd w:val="clear" w:color="auto" w:fill="F1F3F4"/>
        </w:rPr>
        <w:t>Vie_w</w:t>
      </w:r>
      <w:r w:rsidRPr="0052413D">
        <w:rPr>
          <w:rFonts w:ascii="宋体" w:eastAsia="宋体" w:hAnsi="宋体" w:cs="宋体"/>
          <w:kern w:val="0"/>
          <w:sz w:val="24"/>
          <w:szCs w:val="24"/>
        </w:rPr>
        <w:t> on Linux and </w:t>
      </w:r>
      <w:r w:rsidRPr="0052413D">
        <w:rPr>
          <w:rFonts w:ascii="Consolas" w:eastAsia="宋体" w:hAnsi="Consolas" w:cs="宋体"/>
          <w:color w:val="0B3D47"/>
          <w:kern w:val="0"/>
          <w:sz w:val="20"/>
          <w:szCs w:val="20"/>
          <w:shd w:val="clear" w:color="auto" w:fill="F1F3F4"/>
        </w:rPr>
        <w:t>View</w:t>
      </w:r>
      <w:r w:rsidRPr="0052413D">
        <w:rPr>
          <w:rFonts w:ascii="宋体" w:eastAsia="宋体" w:hAnsi="宋体" w:cs="宋体"/>
          <w:kern w:val="0"/>
          <w:sz w:val="24"/>
          <w:szCs w:val="24"/>
        </w:rPr>
        <w:t> on macOS and can be selected via </w:t>
      </w:r>
      <w:r w:rsidRPr="0052413D">
        <w:rPr>
          <w:rFonts w:ascii="Consolas" w:eastAsia="宋体" w:hAnsi="Consolas" w:cs="宋体"/>
          <w:color w:val="0B3D47"/>
          <w:kern w:val="0"/>
          <w:sz w:val="20"/>
          <w:szCs w:val="20"/>
          <w:shd w:val="clear" w:color="auto" w:fill="F1F3F4"/>
        </w:rPr>
        <w:t>Alt-W</w:t>
      </w:r>
      <w:r w:rsidRPr="0052413D">
        <w:rPr>
          <w:rFonts w:ascii="宋体" w:eastAsia="宋体" w:hAnsi="宋体" w:cs="宋体"/>
          <w:kern w:val="0"/>
          <w:sz w:val="24"/>
          <w:szCs w:val="24"/>
        </w:rPr>
        <w:t>on Windows and Linux.</w:t>
      </w:r>
    </w:p>
    <w:p w:rsidR="0052413D" w:rsidRPr="0052413D" w:rsidRDefault="0052413D" w:rsidP="0052413D">
      <w:pPr>
        <w:widowControl/>
        <w:numPr>
          <w:ilvl w:val="0"/>
          <w:numId w:val="1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Number - The index of the button that was clicked</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checkboxChecked</w:t>
      </w:r>
      <w:r w:rsidRPr="0052413D">
        <w:rPr>
          <w:rFonts w:ascii="宋体" w:eastAsia="宋体" w:hAnsi="宋体" w:cs="宋体"/>
          <w:kern w:val="0"/>
          <w:sz w:val="24"/>
          <w:szCs w:val="24"/>
        </w:rPr>
        <w:t> Boolean - The checked state of the checkbox if </w:t>
      </w:r>
      <w:r w:rsidRPr="0052413D">
        <w:rPr>
          <w:rFonts w:ascii="Consolas" w:eastAsia="宋体" w:hAnsi="Consolas" w:cs="宋体"/>
          <w:color w:val="0B3D47"/>
          <w:kern w:val="0"/>
          <w:sz w:val="20"/>
          <w:szCs w:val="20"/>
          <w:shd w:val="clear" w:color="auto" w:fill="F1F3F4"/>
        </w:rPr>
        <w:t>checkboxLabel</w:t>
      </w:r>
      <w:r w:rsidRPr="0052413D">
        <w:rPr>
          <w:rFonts w:ascii="宋体" w:eastAsia="宋体" w:hAnsi="宋体" w:cs="宋体"/>
          <w:kern w:val="0"/>
          <w:sz w:val="24"/>
          <w:szCs w:val="24"/>
        </w:rPr>
        <w:t> was set. Otherwise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the index of the clicked button, if a callback is provided it returns undefined.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a message box, it will block the process until the message box is closed. It returns the index of the clicked button.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allows the dialog to attach itself to a parent window, making it 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passed, the dialog will not block the process. The API call will be asynchronous and the result will be passed via </w:t>
      </w:r>
      <w:r w:rsidRPr="0052413D">
        <w:rPr>
          <w:rFonts w:ascii="Consolas" w:eastAsia="宋体" w:hAnsi="Consolas" w:cs="宋体"/>
          <w:color w:val="0B3D47"/>
          <w:kern w:val="0"/>
          <w:sz w:val="20"/>
          <w:szCs w:val="20"/>
          <w:shd w:val="clear" w:color="auto" w:fill="F1F3F4"/>
        </w:rPr>
        <w:t>callback(response)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dialog.showErrorBox(title, content)</w:t>
      </w:r>
    </w:p>
    <w:p w:rsidR="0052413D" w:rsidRPr="0052413D" w:rsidRDefault="0052413D" w:rsidP="0052413D">
      <w:pPr>
        <w:widowControl/>
        <w:numPr>
          <w:ilvl w:val="0"/>
          <w:numId w:val="1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The title to display in the error box</w:t>
      </w:r>
    </w:p>
    <w:p w:rsidR="0052413D" w:rsidRPr="0052413D" w:rsidRDefault="0052413D" w:rsidP="0052413D">
      <w:pPr>
        <w:widowControl/>
        <w:numPr>
          <w:ilvl w:val="0"/>
          <w:numId w:val="1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w:t>
      </w:r>
      <w:r w:rsidRPr="0052413D">
        <w:rPr>
          <w:rFonts w:ascii="宋体" w:eastAsia="宋体" w:hAnsi="宋体" w:cs="宋体"/>
          <w:kern w:val="0"/>
          <w:sz w:val="24"/>
          <w:szCs w:val="24"/>
        </w:rPr>
        <w:t> String - The text content to display in the error box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Displays a modal dialog that shows an error message.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API can be called safely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emits, it is usually used to report errors in early stage of startup. If called before the app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event on Linux, the message will be emitted to stderr, and no GUI dialog will appear.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dialog.showCertificateTrustDialog([browserWindow, ]options,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certificate</w:t>
      </w:r>
      <w:r w:rsidRPr="0052413D">
        <w:rPr>
          <w:rFonts w:ascii="宋体" w:eastAsia="宋体" w:hAnsi="宋体" w:cs="宋体"/>
          <w:kern w:val="0"/>
          <w:sz w:val="24"/>
          <w:szCs w:val="24"/>
        </w:rPr>
        <w:t> </w:t>
      </w:r>
      <w:hyperlink r:id="rId173" w:history="1">
        <w:r w:rsidRPr="0052413D">
          <w:rPr>
            <w:rFonts w:ascii="宋体" w:eastAsia="宋体" w:hAnsi="宋体" w:cs="宋体"/>
            <w:color w:val="046DC8"/>
            <w:kern w:val="0"/>
            <w:sz w:val="24"/>
            <w:szCs w:val="24"/>
            <w:u w:val="single"/>
          </w:rPr>
          <w:t>Certificate</w:t>
        </w:r>
      </w:hyperlink>
      <w:r w:rsidRPr="0052413D">
        <w:rPr>
          <w:rFonts w:ascii="宋体" w:eastAsia="宋体" w:hAnsi="宋体" w:cs="宋体"/>
          <w:kern w:val="0"/>
          <w:sz w:val="24"/>
          <w:szCs w:val="24"/>
        </w:rPr>
        <w:t> - The certificate to trust/import.</w:t>
      </w:r>
    </w:p>
    <w:p w:rsidR="0052413D" w:rsidRPr="0052413D" w:rsidRDefault="0052413D" w:rsidP="0052413D">
      <w:pPr>
        <w:widowControl/>
        <w:numPr>
          <w:ilvl w:val="1"/>
          <w:numId w:val="1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 The message to display to the user.</w:t>
      </w:r>
    </w:p>
    <w:p w:rsidR="0052413D" w:rsidRPr="0052413D" w:rsidRDefault="0052413D" w:rsidP="0052413D">
      <w:pPr>
        <w:widowControl/>
        <w:numPr>
          <w:ilvl w:val="0"/>
          <w:numId w:val="1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this displays a modal dialog that shows a message and certificate information, and gives the user the option of trusting/importing the certificate. If you provide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the dialog will be attached to the parent window, making it modal.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the options are more limited, due to the Win32 APIs used:</w:t>
      </w:r>
    </w:p>
    <w:p w:rsidR="0052413D" w:rsidRPr="0052413D" w:rsidRDefault="0052413D" w:rsidP="0052413D">
      <w:pPr>
        <w:widowControl/>
        <w:numPr>
          <w:ilvl w:val="0"/>
          <w:numId w:val="19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argument is not used, as the OS provides its own confirmation dialog.</w:t>
      </w:r>
    </w:p>
    <w:p w:rsidR="0052413D" w:rsidRPr="0052413D" w:rsidRDefault="0052413D" w:rsidP="0052413D">
      <w:pPr>
        <w:widowControl/>
        <w:numPr>
          <w:ilvl w:val="0"/>
          <w:numId w:val="19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is ignored since it is not possible to make this confirmation dialog modal.</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Sheets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dialogs are presented as sheets attached to a window if you provide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reference in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parameter, or modals if no window is provided.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call </w:t>
      </w:r>
      <w:r w:rsidRPr="0052413D">
        <w:rPr>
          <w:rFonts w:ascii="Consolas" w:eastAsia="宋体" w:hAnsi="Consolas" w:cs="宋体"/>
          <w:color w:val="0B3D47"/>
          <w:kern w:val="0"/>
          <w:sz w:val="20"/>
          <w:szCs w:val="20"/>
          <w:shd w:val="clear" w:color="auto" w:fill="F1F3F4"/>
        </w:rPr>
        <w:t>BrowserWindow.getCurrentWindow().setSheetOffset(offset)</w:t>
      </w:r>
      <w:r w:rsidRPr="0052413D">
        <w:rPr>
          <w:rFonts w:ascii="宋体" w:eastAsia="宋体" w:hAnsi="宋体" w:cs="宋体"/>
          <w:kern w:val="0"/>
          <w:sz w:val="24"/>
          <w:szCs w:val="24"/>
        </w:rPr>
        <w:t> to change the offset from the window frame where sheets are attached.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DownloadItem</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Control file downloads from remote sources.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7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DownloadItem</w:t>
      </w:r>
      <w:r w:rsidRPr="0052413D">
        <w:rPr>
          <w:rFonts w:ascii="宋体" w:eastAsia="宋体" w:hAnsi="宋体" w:cs="宋体"/>
          <w:kern w:val="0"/>
          <w:sz w:val="24"/>
          <w:szCs w:val="24"/>
        </w:rPr>
        <w:t> is an </w:t>
      </w:r>
      <w:r w:rsidRPr="0052413D">
        <w:rPr>
          <w:rFonts w:ascii="Consolas" w:eastAsia="宋体" w:hAnsi="Consolas" w:cs="宋体"/>
          <w:color w:val="0B3D47"/>
          <w:kern w:val="0"/>
          <w:sz w:val="20"/>
          <w:szCs w:val="20"/>
          <w:shd w:val="clear" w:color="auto" w:fill="F1F3F4"/>
        </w:rPr>
        <w:t>EventEmitter</w:t>
      </w:r>
      <w:r w:rsidRPr="0052413D">
        <w:rPr>
          <w:rFonts w:ascii="宋体" w:eastAsia="宋体" w:hAnsi="宋体" w:cs="宋体"/>
          <w:kern w:val="0"/>
          <w:sz w:val="24"/>
          <w:szCs w:val="24"/>
        </w:rPr>
        <w:t> that represents a download item in Electron. It is used in </w:t>
      </w:r>
      <w:r w:rsidRPr="0052413D">
        <w:rPr>
          <w:rFonts w:ascii="Consolas" w:eastAsia="宋体" w:hAnsi="Consolas" w:cs="宋体"/>
          <w:color w:val="0B3D47"/>
          <w:kern w:val="0"/>
          <w:sz w:val="20"/>
          <w:szCs w:val="20"/>
          <w:shd w:val="clear" w:color="auto" w:fill="F1F3F4"/>
        </w:rPr>
        <w:t>will-download</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class, and allows users to control the download item.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win.webContents.session.on(</w:t>
      </w:r>
      <w:r w:rsidRPr="0052413D">
        <w:rPr>
          <w:rFonts w:ascii="Consolas" w:eastAsia="宋体" w:hAnsi="Consolas" w:cs="宋体"/>
          <w:color w:val="D01040"/>
          <w:kern w:val="0"/>
          <w:sz w:val="20"/>
          <w:szCs w:val="20"/>
          <w:bdr w:val="none" w:sz="0" w:space="0" w:color="auto" w:frame="1"/>
        </w:rPr>
        <w:t>'will-download'</w:t>
      </w:r>
      <w:r w:rsidRPr="0052413D">
        <w:rPr>
          <w:rFonts w:ascii="Consolas" w:eastAsia="宋体" w:hAnsi="Consolas" w:cs="宋体"/>
          <w:color w:val="0B3D47"/>
          <w:kern w:val="0"/>
          <w:sz w:val="20"/>
          <w:szCs w:val="20"/>
          <w:bdr w:val="none" w:sz="0" w:space="0" w:color="auto" w:frame="1"/>
        </w:rPr>
        <w:t>, (event, item, webContents)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Set the save path, making Electron not to prompt a save dialog.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item.setSavePath(</w:t>
      </w:r>
      <w:r w:rsidRPr="0052413D">
        <w:rPr>
          <w:rFonts w:ascii="Consolas" w:eastAsia="宋体" w:hAnsi="Consolas" w:cs="宋体"/>
          <w:color w:val="D01040"/>
          <w:kern w:val="0"/>
          <w:sz w:val="20"/>
          <w:szCs w:val="20"/>
          <w:bdr w:val="none" w:sz="0" w:space="0" w:color="auto" w:frame="1"/>
        </w:rPr>
        <w:t>'/tmp/save.pdf'</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item.on(</w:t>
      </w:r>
      <w:r w:rsidRPr="0052413D">
        <w:rPr>
          <w:rFonts w:ascii="Consolas" w:eastAsia="宋体" w:hAnsi="Consolas" w:cs="宋体"/>
          <w:color w:val="D01040"/>
          <w:kern w:val="0"/>
          <w:sz w:val="20"/>
          <w:szCs w:val="20"/>
          <w:bdr w:val="none" w:sz="0" w:space="0" w:color="auto" w:frame="1"/>
        </w:rPr>
        <w:t>'updated'</w:t>
      </w:r>
      <w:r w:rsidRPr="0052413D">
        <w:rPr>
          <w:rFonts w:ascii="Consolas" w:eastAsia="宋体" w:hAnsi="Consolas" w:cs="宋体"/>
          <w:color w:val="0B3D47"/>
          <w:kern w:val="0"/>
          <w:sz w:val="20"/>
          <w:szCs w:val="20"/>
          <w:bdr w:val="none" w:sz="0" w:space="0" w:color="auto" w:frame="1"/>
        </w:rPr>
        <w:t>, (event, state)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(state === </w:t>
      </w:r>
      <w:r w:rsidRPr="0052413D">
        <w:rPr>
          <w:rFonts w:ascii="Consolas" w:eastAsia="宋体" w:hAnsi="Consolas" w:cs="宋体"/>
          <w:color w:val="D01040"/>
          <w:kern w:val="0"/>
          <w:sz w:val="20"/>
          <w:szCs w:val="20"/>
          <w:bdr w:val="none" w:sz="0" w:space="0" w:color="auto" w:frame="1"/>
        </w:rPr>
        <w:t>'interrupted'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'Download is interrupted but can be resumed'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(state === </w:t>
      </w:r>
      <w:r w:rsidRPr="0052413D">
        <w:rPr>
          <w:rFonts w:ascii="Consolas" w:eastAsia="宋体" w:hAnsi="Consolas" w:cs="宋体"/>
          <w:color w:val="D01040"/>
          <w:kern w:val="0"/>
          <w:sz w:val="20"/>
          <w:szCs w:val="20"/>
          <w:bdr w:val="none" w:sz="0" w:space="0" w:color="auto" w:frame="1"/>
        </w:rPr>
        <w:t>'progressing'</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(item.isPaused())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'Download is paused'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console.log(`Received </w:t>
      </w:r>
      <w:r w:rsidRPr="0052413D">
        <w:rPr>
          <w:rFonts w:ascii="Consolas" w:eastAsia="宋体" w:hAnsi="Consolas" w:cs="宋体"/>
          <w:color w:val="007A7A"/>
          <w:kern w:val="0"/>
          <w:sz w:val="20"/>
          <w:szCs w:val="20"/>
          <w:bdr w:val="none" w:sz="0" w:space="0" w:color="auto" w:frame="1"/>
        </w:rPr>
        <w:t>bytes</w:t>
      </w:r>
      <w:r w:rsidRPr="0052413D">
        <w:rPr>
          <w:rFonts w:ascii="Consolas" w:eastAsia="宋体" w:hAnsi="Consolas" w:cs="宋体"/>
          <w:color w:val="0B3D47"/>
          <w:kern w:val="0"/>
          <w:sz w:val="20"/>
          <w:szCs w:val="20"/>
          <w:bdr w:val="none" w:sz="0" w:space="0" w:color="auto" w:frame="1"/>
        </w:rPr>
        <w:t>: ${item.getReceivedBytes()}`)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item.once(</w:t>
      </w:r>
      <w:r w:rsidRPr="0052413D">
        <w:rPr>
          <w:rFonts w:ascii="Consolas" w:eastAsia="宋体" w:hAnsi="Consolas" w:cs="宋体"/>
          <w:color w:val="D01040"/>
          <w:kern w:val="0"/>
          <w:sz w:val="20"/>
          <w:szCs w:val="20"/>
          <w:bdr w:val="none" w:sz="0" w:space="0" w:color="auto" w:frame="1"/>
        </w:rPr>
        <w:t>'done'</w:t>
      </w:r>
      <w:r w:rsidRPr="0052413D">
        <w:rPr>
          <w:rFonts w:ascii="Consolas" w:eastAsia="宋体" w:hAnsi="Consolas" w:cs="宋体"/>
          <w:color w:val="0B3D47"/>
          <w:kern w:val="0"/>
          <w:sz w:val="20"/>
          <w:szCs w:val="20"/>
          <w:bdr w:val="none" w:sz="0" w:space="0" w:color="auto" w:frame="1"/>
        </w:rPr>
        <w:t>, (event, state)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(state === </w:t>
      </w:r>
      <w:r w:rsidRPr="0052413D">
        <w:rPr>
          <w:rFonts w:ascii="Consolas" w:eastAsia="宋体" w:hAnsi="Consolas" w:cs="宋体"/>
          <w:color w:val="D01040"/>
          <w:kern w:val="0"/>
          <w:sz w:val="20"/>
          <w:szCs w:val="20"/>
          <w:bdr w:val="none" w:sz="0" w:space="0" w:color="auto" w:frame="1"/>
        </w:rPr>
        <w:t>'completed'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'Download successfully'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console.log(`Download </w:t>
      </w:r>
      <w:r w:rsidRPr="0052413D">
        <w:rPr>
          <w:rFonts w:ascii="Consolas" w:eastAsia="宋体" w:hAnsi="Consolas" w:cs="宋体"/>
          <w:color w:val="007A7A"/>
          <w:kern w:val="0"/>
          <w:sz w:val="20"/>
          <w:szCs w:val="20"/>
          <w:bdr w:val="none" w:sz="0" w:space="0" w:color="auto" w:frame="1"/>
        </w:rPr>
        <w:t>failed</w:t>
      </w:r>
      <w:r w:rsidRPr="0052413D">
        <w:rPr>
          <w:rFonts w:ascii="Consolas" w:eastAsia="宋体" w:hAnsi="Consolas" w:cs="宋体"/>
          <w:color w:val="0B3D47"/>
          <w:kern w:val="0"/>
          <w:sz w:val="20"/>
          <w:szCs w:val="20"/>
          <w:bdr w:val="none" w:sz="0" w:space="0" w:color="auto" w:frame="1"/>
        </w:rPr>
        <w:t>: ${state}`)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download has been updated and is not done.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can be one of following:</w:t>
      </w:r>
    </w:p>
    <w:p w:rsidR="0052413D" w:rsidRPr="0052413D" w:rsidRDefault="0052413D" w:rsidP="0052413D">
      <w:pPr>
        <w:widowControl/>
        <w:numPr>
          <w:ilvl w:val="0"/>
          <w:numId w:val="1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progressing</w:t>
      </w:r>
      <w:r w:rsidRPr="0052413D">
        <w:rPr>
          <w:rFonts w:ascii="宋体" w:eastAsia="宋体" w:hAnsi="宋体" w:cs="宋体"/>
          <w:kern w:val="0"/>
          <w:sz w:val="24"/>
          <w:szCs w:val="24"/>
        </w:rPr>
        <w:t> - The download is in-progress.</w:t>
      </w:r>
    </w:p>
    <w:p w:rsidR="0052413D" w:rsidRPr="0052413D" w:rsidRDefault="0052413D" w:rsidP="0052413D">
      <w:pPr>
        <w:widowControl/>
        <w:numPr>
          <w:ilvl w:val="0"/>
          <w:numId w:val="1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 The download has interrupted and can be resumed.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the download is in a terminal state. This includes a completed download, a cancelled download (via </w:t>
      </w:r>
      <w:r w:rsidRPr="0052413D">
        <w:rPr>
          <w:rFonts w:ascii="Consolas" w:eastAsia="宋体" w:hAnsi="Consolas" w:cs="宋体"/>
          <w:color w:val="0B3D47"/>
          <w:kern w:val="0"/>
          <w:sz w:val="20"/>
          <w:szCs w:val="20"/>
          <w:shd w:val="clear" w:color="auto" w:fill="F1F3F4"/>
        </w:rPr>
        <w:t>downloadItem.cancel()</w:t>
      </w:r>
      <w:r w:rsidRPr="0052413D">
        <w:rPr>
          <w:rFonts w:ascii="宋体" w:eastAsia="宋体" w:hAnsi="宋体" w:cs="宋体"/>
          <w:kern w:val="0"/>
          <w:sz w:val="24"/>
          <w:szCs w:val="24"/>
        </w:rPr>
        <w:t>), and interrupted download that can’t be resumed.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can be one of following:</w:t>
      </w:r>
    </w:p>
    <w:p w:rsidR="0052413D" w:rsidRPr="0052413D" w:rsidRDefault="0052413D" w:rsidP="0052413D">
      <w:pPr>
        <w:widowControl/>
        <w:numPr>
          <w:ilvl w:val="0"/>
          <w:numId w:val="1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completed</w:t>
      </w:r>
      <w:r w:rsidRPr="0052413D">
        <w:rPr>
          <w:rFonts w:ascii="宋体" w:eastAsia="宋体" w:hAnsi="宋体" w:cs="宋体"/>
          <w:kern w:val="0"/>
          <w:sz w:val="24"/>
          <w:szCs w:val="24"/>
        </w:rPr>
        <w:t> - The download completed successfully.</w:t>
      </w:r>
    </w:p>
    <w:p w:rsidR="0052413D" w:rsidRPr="0052413D" w:rsidRDefault="0052413D" w:rsidP="0052413D">
      <w:pPr>
        <w:widowControl/>
        <w:numPr>
          <w:ilvl w:val="0"/>
          <w:numId w:val="1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 The download has been cancelled.</w:t>
      </w:r>
    </w:p>
    <w:p w:rsidR="0052413D" w:rsidRPr="0052413D" w:rsidRDefault="0052413D" w:rsidP="0052413D">
      <w:pPr>
        <w:widowControl/>
        <w:numPr>
          <w:ilvl w:val="0"/>
          <w:numId w:val="1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 The download has interrupted and can not resume.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downloadItem</w:t>
      </w:r>
      <w:r w:rsidRPr="0052413D">
        <w:rPr>
          <w:rFonts w:ascii="宋体" w:eastAsia="宋体" w:hAnsi="宋体" w:cs="宋体"/>
          <w:kern w:val="0"/>
          <w:sz w:val="24"/>
          <w:szCs w:val="24"/>
        </w:rPr>
        <w:t> object has the following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downloadItem.setSavePath(path)</w:t>
      </w:r>
    </w:p>
    <w:p w:rsidR="0052413D" w:rsidRPr="0052413D" w:rsidRDefault="0052413D" w:rsidP="0052413D">
      <w:pPr>
        <w:widowControl/>
        <w:numPr>
          <w:ilvl w:val="0"/>
          <w:numId w:val="1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 Set the save file path of the download 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API is only available in session’s </w:t>
      </w:r>
      <w:r w:rsidRPr="0052413D">
        <w:rPr>
          <w:rFonts w:ascii="Consolas" w:eastAsia="宋体" w:hAnsi="Consolas" w:cs="宋体"/>
          <w:color w:val="0B3D47"/>
          <w:kern w:val="0"/>
          <w:sz w:val="20"/>
          <w:szCs w:val="20"/>
          <w:shd w:val="clear" w:color="auto" w:fill="F1F3F4"/>
        </w:rPr>
        <w:t>will-download</w:t>
      </w:r>
      <w:r w:rsidRPr="0052413D">
        <w:rPr>
          <w:rFonts w:ascii="宋体" w:eastAsia="宋体" w:hAnsi="宋体" w:cs="宋体"/>
          <w:kern w:val="0"/>
          <w:sz w:val="24"/>
          <w:szCs w:val="24"/>
        </w:rPr>
        <w:t> callback function. If user doesn’t set the save path via the API, Electron will use the original routine to determine the save path(Usually prompts a save dialog).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downloadItem.getSavePath()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save path of the download item. This will be either the path set via </w:t>
      </w:r>
      <w:r w:rsidRPr="0052413D">
        <w:rPr>
          <w:rFonts w:ascii="Consolas" w:eastAsia="宋体" w:hAnsi="Consolas" w:cs="宋体"/>
          <w:color w:val="0B3D47"/>
          <w:kern w:val="0"/>
          <w:sz w:val="20"/>
          <w:szCs w:val="20"/>
          <w:shd w:val="clear" w:color="auto" w:fill="F1F3F4"/>
        </w:rPr>
        <w:t>downloadItem.setSavePath(path)</w:t>
      </w:r>
      <w:r w:rsidRPr="0052413D">
        <w:rPr>
          <w:rFonts w:ascii="宋体" w:eastAsia="宋体" w:hAnsi="宋体" w:cs="宋体"/>
          <w:kern w:val="0"/>
          <w:sz w:val="24"/>
          <w:szCs w:val="24"/>
        </w:rPr>
        <w:t> or the path selected from the shown save dialog.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downloadItem.pause()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Pauses the download.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downloadItem.isPaused()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download is paused.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downloadItem.resume()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Resumes the download that has been paused.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To enable resumable downloads the server you are downloading from must support range requests and provide both </w:t>
      </w:r>
      <w:r w:rsidRPr="0052413D">
        <w:rPr>
          <w:rFonts w:ascii="Consolas" w:eastAsia="宋体" w:hAnsi="Consolas" w:cs="宋体"/>
          <w:color w:val="0B3D47"/>
          <w:kern w:val="0"/>
          <w:sz w:val="20"/>
          <w:szCs w:val="20"/>
          <w:shd w:val="clear" w:color="auto" w:fill="F1F3F4"/>
        </w:rPr>
        <w:t>Last-Modified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ETag</w:t>
      </w:r>
      <w:r w:rsidRPr="0052413D">
        <w:rPr>
          <w:rFonts w:ascii="宋体" w:eastAsia="宋体" w:hAnsi="宋体" w:cs="宋体"/>
          <w:kern w:val="0"/>
          <w:sz w:val="24"/>
          <w:szCs w:val="24"/>
        </w:rPr>
        <w:t> header values. Otherwise </w:t>
      </w:r>
      <w:r w:rsidRPr="0052413D">
        <w:rPr>
          <w:rFonts w:ascii="Consolas" w:eastAsia="宋体" w:hAnsi="Consolas" w:cs="宋体"/>
          <w:color w:val="0B3D47"/>
          <w:kern w:val="0"/>
          <w:sz w:val="20"/>
          <w:szCs w:val="20"/>
          <w:shd w:val="clear" w:color="auto" w:fill="F1F3F4"/>
        </w:rPr>
        <w:t>resume()</w:t>
      </w:r>
      <w:r w:rsidRPr="0052413D">
        <w:rPr>
          <w:rFonts w:ascii="宋体" w:eastAsia="宋体" w:hAnsi="宋体" w:cs="宋体"/>
          <w:kern w:val="0"/>
          <w:sz w:val="24"/>
          <w:szCs w:val="24"/>
        </w:rPr>
        <w:t> will dismiss previously received bytes and restart the download from the beginning.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downloadItem.canResume()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Resumes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download can resume.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downloadItem.cancel()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Cancels the download operation.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origin url where the item is downloaded from.</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downloadItem.getMimeType()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files mime type.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downloadItem.hasUserGesture()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download has user gesture.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downloadItem.getFilename()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file name of the download item.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file name is not always the same as the actual one saved in local disk. If user changes the file name in a prompted download saving dialog, the actual name of saved file will be different.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downloadItem.getTotalBytes()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total size in bytes of the download item.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the size is unknown, it returns 0.</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downloadItem.getReceivedBytes()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received bytes of the download item.</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downloadItem.getContentDisposition()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Content-Disposition field from the response header.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downloadItem.getState()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state. Can be </w:t>
      </w:r>
      <w:r w:rsidRPr="0052413D">
        <w:rPr>
          <w:rFonts w:ascii="Consolas" w:eastAsia="宋体" w:hAnsi="Consolas" w:cs="宋体"/>
          <w:color w:val="0B3D47"/>
          <w:kern w:val="0"/>
          <w:sz w:val="20"/>
          <w:szCs w:val="20"/>
          <w:shd w:val="clear" w:color="auto" w:fill="F1F3F4"/>
        </w:rPr>
        <w:t>progressing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completed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following methods are useful specifically to resume a </w:t>
      </w: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item when session is restarted.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downloadItem.getURLChain()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complete url chain of the item including any redirects.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downloadItem.getLastModifiedTime()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Last-Modified header value.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downloadItem.getETag()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ETag header value.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downloadItem.getStartTime()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Double</w:t>
      </w:r>
      <w:r w:rsidRPr="0052413D">
        <w:rPr>
          <w:rFonts w:ascii="宋体" w:eastAsia="宋体" w:hAnsi="宋体" w:cs="宋体"/>
          <w:kern w:val="0"/>
          <w:sz w:val="24"/>
          <w:szCs w:val="24"/>
        </w:rPr>
        <w:t> - Number of seconds since the UNIX epoch when the download was started.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Environment Variables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Control application configuration and behavior without changing code.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Certain Electron behaviors are controlled by environment variables because they are initialized earlier than the command line flags and the app’s code.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POSIX shell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export ELECTRON_ENABLE_LOGGING</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Windows console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07A7A"/>
          <w:kern w:val="0"/>
          <w:sz w:val="20"/>
          <w:szCs w:val="20"/>
          <w:bdr w:val="none" w:sz="0" w:space="0" w:color="auto" w:frame="1"/>
        </w:rPr>
        <w:t>set ELECTRON_ENABLE_LOGGING</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Production Variables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environment variables are intended primarily for use at runtime in packaged Electron applications.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GOOGLE_API_KEY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includes a hardcoded API key for making requests to Google’s geocoding webservice. Because this API key is included in every version of Electron, it often exceeds its usage quota. To work around this, you can supply your own Google API key in the environment. Place the following code in your main process file, before opening any browser windows that will make geocoding requests: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process.env.GOOGLE_API_KEY = </w:t>
      </w:r>
      <w:r w:rsidRPr="0052413D">
        <w:rPr>
          <w:rFonts w:ascii="Consolas" w:eastAsia="宋体" w:hAnsi="Consolas" w:cs="宋体"/>
          <w:color w:val="D01040"/>
          <w:kern w:val="0"/>
          <w:sz w:val="20"/>
          <w:szCs w:val="20"/>
          <w:bdr w:val="none" w:sz="0" w:space="0" w:color="auto" w:frame="1"/>
        </w:rPr>
        <w:t>'YOUR_KEY_HERE'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instructions on how to acquire a Google API key, visit </w:t>
      </w:r>
      <w:hyperlink r:id="rId175" w:history="1">
        <w:r w:rsidRPr="0052413D">
          <w:rPr>
            <w:rFonts w:ascii="宋体" w:eastAsia="宋体" w:hAnsi="宋体" w:cs="宋体"/>
            <w:color w:val="046DC8"/>
            <w:kern w:val="0"/>
            <w:sz w:val="24"/>
            <w:szCs w:val="24"/>
            <w:u w:val="single"/>
          </w:rPr>
          <w:t>this page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By default, a newly generated Google API key may not be allowed to make geocoding requests. To enable geocoding requests, visit </w:t>
      </w:r>
      <w:hyperlink r:id="rId176" w:history="1">
        <w:r w:rsidRPr="0052413D">
          <w:rPr>
            <w:rFonts w:ascii="宋体" w:eastAsia="宋体" w:hAnsi="宋体" w:cs="宋体"/>
            <w:color w:val="046DC8"/>
            <w:kern w:val="0"/>
            <w:sz w:val="24"/>
            <w:szCs w:val="24"/>
            <w:u w:val="single"/>
          </w:rPr>
          <w:t>this page</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ELECTRON_NO_ASAR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Disables ASAR support. This variable is only supported in forked child processes and spawned child processes that set </w:t>
      </w:r>
      <w:r w:rsidRPr="0052413D">
        <w:rPr>
          <w:rFonts w:ascii="Consolas" w:eastAsia="宋体" w:hAnsi="Consolas" w:cs="宋体"/>
          <w:color w:val="0B3D47"/>
          <w:kern w:val="0"/>
          <w:sz w:val="20"/>
          <w:szCs w:val="20"/>
          <w:shd w:val="clear" w:color="auto" w:fill="F1F3F4"/>
        </w:rPr>
        <w:t>ELECTRON_RUN_AS_NODE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ELECTRON_RUN_AS_NODE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Starts the process as a normal Node.js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ELECTRON_NO_ATTACH_CONSOLE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Don’t attach to the current console session.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ELECTRON_FORCE_WINDOW_MENU_BAR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Don’t use the global menu bar on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Development Variables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environment variables are intended primarily for development and debugging purposes.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ELECTRON_ENABLE_LOGGING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Chrome’s internal logging to the console.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ELECTRON_LOG_ASAR_READS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Electron reads from an ASAR file, log the read offset and file path to the system </w:t>
      </w:r>
      <w:r w:rsidRPr="0052413D">
        <w:rPr>
          <w:rFonts w:ascii="Consolas" w:eastAsia="宋体" w:hAnsi="Consolas" w:cs="宋体"/>
          <w:color w:val="0B3D47"/>
          <w:kern w:val="0"/>
          <w:sz w:val="20"/>
          <w:szCs w:val="20"/>
          <w:shd w:val="clear" w:color="auto" w:fill="F1F3F4"/>
        </w:rPr>
        <w:t>tmpdir</w:t>
      </w:r>
      <w:r w:rsidRPr="0052413D">
        <w:rPr>
          <w:rFonts w:ascii="宋体" w:eastAsia="宋体" w:hAnsi="宋体" w:cs="宋体"/>
          <w:kern w:val="0"/>
          <w:sz w:val="24"/>
          <w:szCs w:val="24"/>
        </w:rPr>
        <w:t>. The resulting file can be provided to the ASAR module to optimize file ordering.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ELECTRON_ENABLE_STACK_DUMPING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the stack trace to the console when Electron crashes.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environment variable will not work if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is started.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ELECTRON_DEFAULT_ERROR_MODE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the Windows’s crash dialog when Electron crashes.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environment variable will not work if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is started.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1"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t>File</w:t>
      </w:r>
      <w:r w:rsidRPr="0052413D">
        <w:rPr>
          <w:rFonts w:ascii="宋体" w:eastAsia="宋体" w:hAnsi="宋体" w:cs="宋体"/>
          <w:color w:val="183D44"/>
          <w:kern w:val="36"/>
          <w:sz w:val="66"/>
          <w:szCs w:val="66"/>
        </w:rPr>
        <w:t> Object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Use the HTML5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color w:val="5E7478"/>
          <w:kern w:val="0"/>
          <w:sz w:val="24"/>
          <w:szCs w:val="24"/>
        </w:rPr>
        <w:t> API to work natively with files on the filesystem.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DOM’s File interface provides abstraction around native files in order to let users work on native files directly with the HTML5 file API. Electron has added a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attribute to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interface which exposes the file’s real path on filesystem.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 of getting a real path from a dragged-onto-the-app file: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&lt;div</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"holder"</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Drag your file here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&lt;/div&gt;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'drop'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e.stopPropagation();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f of e.dataTransfer.files)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'File(s) you dragged here: '</w:t>
      </w:r>
      <w:r w:rsidRPr="0052413D">
        <w:rPr>
          <w:rFonts w:ascii="Consolas" w:eastAsia="宋体" w:hAnsi="Consolas" w:cs="宋体"/>
          <w:color w:val="0B3D47"/>
          <w:kern w:val="0"/>
          <w:sz w:val="20"/>
          <w:szCs w:val="20"/>
          <w:bdr w:val="none" w:sz="0" w:space="0" w:color="auto" w:frame="1"/>
        </w:rPr>
        <w:t>, f.path)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'dragover'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e.stopPropagation();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Frameless Window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Open a window without toolbars, borders, or other graphical “chrome”.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frameless window is a window that has no </w:t>
      </w:r>
      <w:hyperlink r:id="rId177" w:history="1">
        <w:r w:rsidRPr="0052413D">
          <w:rPr>
            <w:rFonts w:ascii="宋体" w:eastAsia="宋体" w:hAnsi="宋体" w:cs="宋体"/>
            <w:color w:val="046DC8"/>
            <w:kern w:val="0"/>
            <w:sz w:val="24"/>
            <w:szCs w:val="24"/>
            <w:u w:val="single"/>
          </w:rPr>
          <w:t>chrome</w:t>
        </w:r>
      </w:hyperlink>
      <w:r w:rsidRPr="0052413D">
        <w:rPr>
          <w:rFonts w:ascii="宋体" w:eastAsia="宋体" w:hAnsi="宋体" w:cs="宋体"/>
          <w:kern w:val="0"/>
          <w:sz w:val="24"/>
          <w:szCs w:val="24"/>
        </w:rPr>
        <w:t>, the parts of the window, like toolbars, that are not a part of the web page. These are options on the </w:t>
      </w:r>
      <w:hyperlink r:id="rId178"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class.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Create a frameless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To create a frameless window, you need to set </w:t>
      </w:r>
      <w:r w:rsidRPr="0052413D">
        <w:rPr>
          <w:rFonts w:ascii="Consolas" w:eastAsia="宋体" w:hAnsi="Consolas" w:cs="宋体"/>
          <w:color w:val="0B3D47"/>
          <w:kern w:val="0"/>
          <w:sz w:val="20"/>
          <w:szCs w:val="20"/>
          <w:shd w:val="clear" w:color="auto" w:fill="F1F3F4"/>
        </w:rPr>
        <w:t>frame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in </w:t>
      </w:r>
      <w:hyperlink r:id="rId179"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Alternatives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10.9 Mavericks and newer, there’s an alternative way to specify a chromeless window. Instead of setting </w:t>
      </w:r>
      <w:r w:rsidRPr="0052413D">
        <w:rPr>
          <w:rFonts w:ascii="Consolas" w:eastAsia="宋体" w:hAnsi="Consolas" w:cs="宋体"/>
          <w:color w:val="0B3D47"/>
          <w:kern w:val="0"/>
          <w:sz w:val="20"/>
          <w:szCs w:val="20"/>
          <w:shd w:val="clear" w:color="auto" w:fill="F1F3F4"/>
        </w:rPr>
        <w:t>frame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which disables both the titlebar and window controls, you may want to have the title bar hidden and your content extend to the full window size, yet still preserve the window controls (“traffic lights”) for standard window actions. You can do so by specifying the </w:t>
      </w:r>
      <w:r w:rsidRPr="0052413D">
        <w:rPr>
          <w:rFonts w:ascii="Consolas" w:eastAsia="宋体" w:hAnsi="Consolas" w:cs="宋体"/>
          <w:color w:val="0B3D47"/>
          <w:kern w:val="0"/>
          <w:sz w:val="20"/>
          <w:szCs w:val="20"/>
          <w:shd w:val="clear" w:color="auto" w:fill="F1F3F4"/>
        </w:rPr>
        <w:t>titleBarStyle</w:t>
      </w:r>
      <w:r w:rsidRPr="0052413D">
        <w:rPr>
          <w:rFonts w:ascii="宋体" w:eastAsia="宋体" w:hAnsi="宋体" w:cs="宋体"/>
          <w:kern w:val="0"/>
          <w:sz w:val="24"/>
          <w:szCs w:val="24"/>
        </w:rPr>
        <w:t> option: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hidden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Results in a hidden title bar and a full size content window, yet the title bar still has the standard window controls (“traffic lights”) in the top left.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hiddenInset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Results in a hidden title bar with an alternative look where the traffic light buttons are slightly more inset from the window edge.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customButtonsOnHover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Uses custom drawn close, miniaturize, and fullscreen buttons that display when hovering in the top left of the window. These custom buttons prevent issues with mouse events that occur with the standard window toolbar buttons. This option is only applicable for frameless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'customButtonsOnHover'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win.show()</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Transparent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setting the </w:t>
      </w:r>
      <w:r w:rsidRPr="0052413D">
        <w:rPr>
          <w:rFonts w:ascii="Consolas" w:eastAsia="宋体" w:hAnsi="Consolas" w:cs="宋体"/>
          <w:color w:val="0B3D47"/>
          <w:kern w:val="0"/>
          <w:sz w:val="20"/>
          <w:szCs w:val="20"/>
          <w:shd w:val="clear" w:color="auto" w:fill="F1F3F4"/>
        </w:rPr>
        <w:t>transparent</w:t>
      </w:r>
      <w:r w:rsidRPr="0052413D">
        <w:rPr>
          <w:rFonts w:ascii="宋体" w:eastAsia="宋体" w:hAnsi="宋体" w:cs="宋体"/>
          <w:kern w:val="0"/>
          <w:sz w:val="24"/>
          <w:szCs w:val="24"/>
        </w:rPr>
        <w:t> option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you can also make the frameless window transparent: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transparent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Limitations</w:t>
      </w:r>
    </w:p>
    <w:p w:rsidR="0052413D" w:rsidRPr="0052413D" w:rsidRDefault="0052413D" w:rsidP="0052413D">
      <w:pPr>
        <w:widowControl/>
        <w:numPr>
          <w:ilvl w:val="0"/>
          <w:numId w:val="19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You can not click through the transparent area. We are going to introduce an API to set window shape to solve this, see </w:t>
      </w:r>
      <w:hyperlink r:id="rId180" w:history="1">
        <w:r w:rsidRPr="0052413D">
          <w:rPr>
            <w:rFonts w:ascii="宋体" w:eastAsia="宋体" w:hAnsi="宋体" w:cs="宋体"/>
            <w:color w:val="046DC8"/>
            <w:kern w:val="0"/>
            <w:sz w:val="24"/>
            <w:szCs w:val="24"/>
            <w:u w:val="single"/>
          </w:rPr>
          <w:t>our issue</w:t>
        </w:r>
      </w:hyperlink>
      <w:r w:rsidRPr="0052413D">
        <w:rPr>
          <w:rFonts w:ascii="宋体" w:eastAsia="宋体" w:hAnsi="宋体" w:cs="宋体"/>
          <w:kern w:val="0"/>
          <w:sz w:val="24"/>
          <w:szCs w:val="24"/>
        </w:rPr>
        <w:t> for details.</w:t>
      </w:r>
    </w:p>
    <w:p w:rsidR="0052413D" w:rsidRPr="0052413D" w:rsidRDefault="0052413D" w:rsidP="0052413D">
      <w:pPr>
        <w:widowControl/>
        <w:numPr>
          <w:ilvl w:val="0"/>
          <w:numId w:val="19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Transparent windows are not resizable. Setting </w:t>
      </w:r>
      <w:r w:rsidRPr="0052413D">
        <w:rPr>
          <w:rFonts w:ascii="Consolas" w:eastAsia="宋体" w:hAnsi="Consolas" w:cs="宋体"/>
          <w:color w:val="0B3D47"/>
          <w:kern w:val="0"/>
          <w:sz w:val="20"/>
          <w:szCs w:val="20"/>
          <w:shd w:val="clear" w:color="auto" w:fill="F1F3F4"/>
        </w:rPr>
        <w:t>resizable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may make a transparent window stop working on some platforms.</w:t>
      </w:r>
    </w:p>
    <w:p w:rsidR="0052413D" w:rsidRPr="0052413D" w:rsidRDefault="0052413D" w:rsidP="0052413D">
      <w:pPr>
        <w:widowControl/>
        <w:numPr>
          <w:ilvl w:val="0"/>
          <w:numId w:val="19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blur</w:t>
      </w:r>
      <w:r w:rsidRPr="0052413D">
        <w:rPr>
          <w:rFonts w:ascii="宋体" w:eastAsia="宋体" w:hAnsi="宋体" w:cs="宋体"/>
          <w:kern w:val="0"/>
          <w:sz w:val="24"/>
          <w:szCs w:val="24"/>
        </w:rPr>
        <w:t> filter only applies to the web page, so there is no way to apply blur effect to the content below the window (i.e. other applications open on the user’s system).</w:t>
      </w:r>
    </w:p>
    <w:p w:rsidR="0052413D" w:rsidRPr="0052413D" w:rsidRDefault="0052413D" w:rsidP="0052413D">
      <w:pPr>
        <w:widowControl/>
        <w:numPr>
          <w:ilvl w:val="0"/>
          <w:numId w:val="19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operating systems, transparent windows will not work when DWM is disabled.</w:t>
      </w:r>
    </w:p>
    <w:p w:rsidR="0052413D" w:rsidRPr="0052413D" w:rsidRDefault="0052413D" w:rsidP="0052413D">
      <w:pPr>
        <w:widowControl/>
        <w:numPr>
          <w:ilvl w:val="0"/>
          <w:numId w:val="19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users have to put </w:t>
      </w:r>
      <w:r w:rsidRPr="0052413D">
        <w:rPr>
          <w:rFonts w:ascii="Consolas" w:eastAsia="宋体" w:hAnsi="Consolas" w:cs="宋体"/>
          <w:color w:val="0B3D47"/>
          <w:kern w:val="0"/>
          <w:sz w:val="20"/>
          <w:szCs w:val="20"/>
          <w:shd w:val="clear" w:color="auto" w:fill="F1F3F4"/>
        </w:rPr>
        <w:t>--enable-transparent-visuals --disable-gpu</w:t>
      </w:r>
      <w:r w:rsidRPr="0052413D">
        <w:rPr>
          <w:rFonts w:ascii="宋体" w:eastAsia="宋体" w:hAnsi="宋体" w:cs="宋体"/>
          <w:kern w:val="0"/>
          <w:sz w:val="24"/>
          <w:szCs w:val="24"/>
        </w:rPr>
        <w:t> in the command line to disable GPU and allow ARGB to make transparent window, this is caused by an upstream bug that </w:t>
      </w:r>
      <w:hyperlink r:id="rId181" w:history="1">
        <w:r w:rsidRPr="0052413D">
          <w:rPr>
            <w:rFonts w:ascii="宋体" w:eastAsia="宋体" w:hAnsi="宋体" w:cs="宋体"/>
            <w:color w:val="046DC8"/>
            <w:kern w:val="0"/>
            <w:sz w:val="24"/>
            <w:szCs w:val="24"/>
            <w:u w:val="single"/>
          </w:rPr>
          <w:t>alpha channel doesn’t work on some NVidia drivers</w:t>
        </w:r>
      </w:hyperlink>
      <w:r w:rsidRPr="0052413D">
        <w:rPr>
          <w:rFonts w:ascii="宋体" w:eastAsia="宋体" w:hAnsi="宋体" w:cs="宋体"/>
          <w:kern w:val="0"/>
          <w:sz w:val="24"/>
          <w:szCs w:val="24"/>
        </w:rPr>
        <w:t> on Linux.</w:t>
      </w:r>
    </w:p>
    <w:p w:rsidR="0052413D" w:rsidRPr="0052413D" w:rsidRDefault="0052413D" w:rsidP="0052413D">
      <w:pPr>
        <w:widowControl/>
        <w:numPr>
          <w:ilvl w:val="0"/>
          <w:numId w:val="19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Mac the native window shadow will not be shown on a transparent window.</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Click-through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create a click-through window, i.e. making the window ignore all mouse events, you can call the </w:t>
      </w:r>
      <w:hyperlink r:id="rId182" w:anchor="winsetignoremouseeventsignore" w:history="1">
        <w:r w:rsidRPr="0052413D">
          <w:rPr>
            <w:rFonts w:ascii="宋体" w:eastAsia="宋体" w:hAnsi="宋体" w:cs="宋体"/>
            <w:color w:val="046DC8"/>
            <w:kern w:val="0"/>
            <w:sz w:val="24"/>
            <w:szCs w:val="24"/>
            <w:u w:val="single"/>
          </w:rPr>
          <w:t>win.setIgnoreMouseEvents(ignore)</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win.setIgnoreMouseEvents(</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Draggable region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frameless window is non-draggable. Apps need to specify </w:t>
      </w:r>
      <w:r w:rsidRPr="0052413D">
        <w:rPr>
          <w:rFonts w:ascii="Consolas" w:eastAsia="宋体" w:hAnsi="Consolas" w:cs="宋体"/>
          <w:color w:val="0B3D47"/>
          <w:kern w:val="0"/>
          <w:sz w:val="20"/>
          <w:szCs w:val="20"/>
          <w:shd w:val="clear" w:color="auto" w:fill="F1F3F4"/>
        </w:rPr>
        <w:t>-webkit-app-region: drag</w:t>
      </w:r>
      <w:r w:rsidRPr="0052413D">
        <w:rPr>
          <w:rFonts w:ascii="宋体" w:eastAsia="宋体" w:hAnsi="宋体" w:cs="宋体"/>
          <w:kern w:val="0"/>
          <w:sz w:val="24"/>
          <w:szCs w:val="24"/>
        </w:rPr>
        <w:t> in CSS to tell Electron which regions are draggable (like the OS’s standard titlebar), and apps can also use </w:t>
      </w:r>
      <w:r w:rsidRPr="0052413D">
        <w:rPr>
          <w:rFonts w:ascii="Consolas" w:eastAsia="宋体" w:hAnsi="Consolas" w:cs="宋体"/>
          <w:color w:val="0B3D47"/>
          <w:kern w:val="0"/>
          <w:sz w:val="20"/>
          <w:szCs w:val="20"/>
          <w:shd w:val="clear" w:color="auto" w:fill="F1F3F4"/>
        </w:rPr>
        <w:t>-webkit-app-region: no-drag</w:t>
      </w:r>
      <w:r w:rsidRPr="0052413D">
        <w:rPr>
          <w:rFonts w:ascii="宋体" w:eastAsia="宋体" w:hAnsi="宋体" w:cs="宋体"/>
          <w:kern w:val="0"/>
          <w:sz w:val="24"/>
          <w:szCs w:val="24"/>
        </w:rPr>
        <w:t> to exclude the non-draggable area from the draggable region. Note that only rectangular shapes are currently 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w:t>
      </w:r>
      <w:r w:rsidRPr="0052413D">
        <w:rPr>
          <w:rFonts w:ascii="Consolas" w:eastAsia="宋体" w:hAnsi="Consolas" w:cs="宋体"/>
          <w:color w:val="0B3D47"/>
          <w:kern w:val="0"/>
          <w:sz w:val="20"/>
          <w:szCs w:val="20"/>
          <w:shd w:val="clear" w:color="auto" w:fill="F1F3F4"/>
        </w:rPr>
        <w:t>-webkit-app-region: drag</w:t>
      </w:r>
      <w:r w:rsidRPr="0052413D">
        <w:rPr>
          <w:rFonts w:ascii="宋体" w:eastAsia="宋体" w:hAnsi="宋体" w:cs="宋体"/>
          <w:kern w:val="0"/>
          <w:sz w:val="24"/>
          <w:szCs w:val="24"/>
        </w:rPr>
        <w:t> is known to have problems while the developer tools are open. See this </w:t>
      </w:r>
      <w:hyperlink r:id="rId183" w:history="1">
        <w:r w:rsidRPr="0052413D">
          <w:rPr>
            <w:rFonts w:ascii="宋体" w:eastAsia="宋体" w:hAnsi="宋体" w:cs="宋体"/>
            <w:color w:val="046DC8"/>
            <w:kern w:val="0"/>
            <w:sz w:val="24"/>
            <w:szCs w:val="24"/>
            <w:u w:val="single"/>
          </w:rPr>
          <w:t>GitHub issue</w:t>
        </w:r>
      </w:hyperlink>
      <w:r w:rsidRPr="0052413D">
        <w:rPr>
          <w:rFonts w:ascii="宋体" w:eastAsia="宋体" w:hAnsi="宋体" w:cs="宋体"/>
          <w:kern w:val="0"/>
          <w:sz w:val="24"/>
          <w:szCs w:val="24"/>
        </w:rPr>
        <w:t> for more information including a workaround.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make the whole window draggable, you can add </w:t>
      </w:r>
      <w:r w:rsidRPr="0052413D">
        <w:rPr>
          <w:rFonts w:ascii="Consolas" w:eastAsia="宋体" w:hAnsi="Consolas" w:cs="宋体"/>
          <w:color w:val="0B3D47"/>
          <w:kern w:val="0"/>
          <w:sz w:val="20"/>
          <w:szCs w:val="20"/>
          <w:shd w:val="clear" w:color="auto" w:fill="F1F3F4"/>
        </w:rPr>
        <w:t>-webkit-app-region: drag</w:t>
      </w:r>
      <w:r w:rsidRPr="0052413D">
        <w:rPr>
          <w:rFonts w:ascii="宋体" w:eastAsia="宋体" w:hAnsi="宋体" w:cs="宋体"/>
          <w:kern w:val="0"/>
          <w:sz w:val="24"/>
          <w:szCs w:val="24"/>
        </w:rPr>
        <w:t> as </w:t>
      </w:r>
      <w:r w:rsidRPr="0052413D">
        <w:rPr>
          <w:rFonts w:ascii="Consolas" w:eastAsia="宋体" w:hAnsi="Consolas" w:cs="宋体"/>
          <w:color w:val="0B3D47"/>
          <w:kern w:val="0"/>
          <w:sz w:val="20"/>
          <w:szCs w:val="20"/>
          <w:shd w:val="clear" w:color="auto" w:fill="F1F3F4"/>
        </w:rPr>
        <w:t>body</w:t>
      </w:r>
      <w:r w:rsidRPr="0052413D">
        <w:rPr>
          <w:rFonts w:ascii="宋体" w:eastAsia="宋体" w:hAnsi="宋体" w:cs="宋体"/>
          <w:kern w:val="0"/>
          <w:sz w:val="24"/>
          <w:szCs w:val="24"/>
        </w:rPr>
        <w:t>’s style: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style=</w:t>
      </w:r>
      <w:r w:rsidRPr="0052413D">
        <w:rPr>
          <w:rFonts w:ascii="Consolas" w:eastAsia="宋体" w:hAnsi="Consolas" w:cs="宋体"/>
          <w:color w:val="D01040"/>
          <w:kern w:val="0"/>
          <w:sz w:val="20"/>
          <w:szCs w:val="20"/>
          <w:bdr w:val="none" w:sz="0" w:space="0" w:color="auto" w:frame="1"/>
        </w:rPr>
        <w:t>"-webkit-app-region: drag"</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note that if you have made the whole window draggable, you must also mark buttons as non-draggable, otherwise it would be impossible for users to click on them: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button</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-webkit-app-region: no-drag;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you’re setting just a custom titlebar as draggable, you also need to make all buttons in titlebar non-draggable.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Text selection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a frameless window the dragging behaviour may conflict with selecting text. For example, when you drag the titlebar you may accidentally select the text on the titlebar. To prevent this, you need to disable text selection within a draggable area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445588"/>
          <w:kern w:val="0"/>
          <w:sz w:val="20"/>
          <w:szCs w:val="20"/>
          <w:bdr w:val="none" w:sz="0" w:space="0" w:color="auto" w:frame="1"/>
        </w:rPr>
        <w:t>.titlebar</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-webkit-user-select: </w:t>
      </w:r>
      <w:r w:rsidRPr="0052413D">
        <w:rPr>
          <w:rFonts w:ascii="Consolas" w:eastAsia="宋体" w:hAnsi="Consolas" w:cs="宋体"/>
          <w:color w:val="007A7A"/>
          <w:kern w:val="0"/>
          <w:sz w:val="20"/>
          <w:szCs w:val="20"/>
          <w:bdr w:val="none" w:sz="0" w:space="0" w:color="auto" w:frame="1"/>
        </w:rPr>
        <w:t>none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-webkit-app-region: drag;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Context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some platforms, the draggable area will be treated as a non-client frame, so when you right click on it a system menu will pop up. To make the context menu behave correctly on all platforms you should never use a custom context menu on draggable areas.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globalShortcut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Detect keyboard events when the application does not have keyboard 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8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module can register/unregister a global keyboard shortcut with the operating system so that you can customize the operations for various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shortcut is global; it will work even if the app does not have the keyboard focus. You should not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app module is emitted.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globalShortcut}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Register a 'CommandOrControl+X' shortcut listener.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ret = globalShortcut.register(</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'CommandOrControl+X is pressed'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(!ret)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'registration failed'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Check whether a shortcut is registered.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console.log(globalShortcut.isRegistered(</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'will-quit'</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Unregister a shortcut.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globalShortcut.unregister(</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Unregister all shortcuts.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globalShortcut.unregisterAll()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globalShortcut.register(accelerator, callback)</w:t>
      </w:r>
    </w:p>
    <w:p w:rsidR="0052413D" w:rsidRPr="0052413D" w:rsidRDefault="0052413D" w:rsidP="0052413D">
      <w:pPr>
        <w:widowControl/>
        <w:numPr>
          <w:ilvl w:val="0"/>
          <w:numId w:val="1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185" w:history="1">
        <w:r w:rsidRPr="0052413D">
          <w:rPr>
            <w:rFonts w:ascii="宋体" w:eastAsia="宋体" w:hAnsi="宋体" w:cs="宋体"/>
            <w:color w:val="046DC8"/>
            <w:kern w:val="0"/>
            <w:sz w:val="24"/>
            <w:szCs w:val="24"/>
            <w:u w:val="single"/>
          </w:rPr>
          <w:t>Accelerator</w:t>
        </w:r>
      </w:hyperlink>
    </w:p>
    <w:p w:rsidR="0052413D" w:rsidRPr="0052413D" w:rsidRDefault="0052413D" w:rsidP="0052413D">
      <w:pPr>
        <w:widowControl/>
        <w:numPr>
          <w:ilvl w:val="0"/>
          <w:numId w:val="1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global shortcut of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when the registered shortcut is pressed by the user.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the accelerator is already taken by other applications, this call will silently fail. This behavior is intended by operating systems, since they don’t want applications to fight for global shortcuts.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globalShortcut.isRegistered(accelerator)</w:t>
      </w:r>
    </w:p>
    <w:p w:rsidR="0052413D" w:rsidRPr="0052413D" w:rsidRDefault="0052413D" w:rsidP="0052413D">
      <w:pPr>
        <w:widowControl/>
        <w:numPr>
          <w:ilvl w:val="0"/>
          <w:numId w:val="1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186" w:history="1">
        <w:r w:rsidRPr="0052413D">
          <w:rPr>
            <w:rFonts w:ascii="宋体" w:eastAsia="宋体" w:hAnsi="宋体" w:cs="宋体"/>
            <w:color w:val="046DC8"/>
            <w:kern w:val="0"/>
            <w:sz w:val="24"/>
            <w:szCs w:val="24"/>
            <w:u w:val="single"/>
          </w:rPr>
          <w:t>Accelerator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this application has registered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the accelerator is already taken by other applications, this call will still return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This behavior is intended by operating systems, since they don’t want applications to fight for global shortcuts.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globalShortcut.unregister(accelerator)</w:t>
      </w:r>
    </w:p>
    <w:p w:rsidR="0052413D" w:rsidRPr="0052413D" w:rsidRDefault="0052413D" w:rsidP="0052413D">
      <w:pPr>
        <w:widowControl/>
        <w:numPr>
          <w:ilvl w:val="0"/>
          <w:numId w:val="1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187" w:history="1">
        <w:r w:rsidRPr="0052413D">
          <w:rPr>
            <w:rFonts w:ascii="宋体" w:eastAsia="宋体" w:hAnsi="宋体" w:cs="宋体"/>
            <w:color w:val="046DC8"/>
            <w:kern w:val="0"/>
            <w:sz w:val="24"/>
            <w:szCs w:val="24"/>
            <w:u w:val="single"/>
          </w:rPr>
          <w:t>Accelerator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Unregisters the global shortcut of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globalShortcut.unregisterAll()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Unregisters all of the global shortcuts.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4"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IncomingMessage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Handle responses to HTTP/HTTPS requests.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8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IncomingMessage</w:t>
      </w:r>
      <w:r w:rsidRPr="0052413D">
        <w:rPr>
          <w:rFonts w:ascii="宋体" w:eastAsia="宋体" w:hAnsi="宋体" w:cs="宋体"/>
          <w:kern w:val="0"/>
          <w:sz w:val="24"/>
          <w:szCs w:val="24"/>
        </w:rPr>
        <w:t> implements the </w:t>
      </w:r>
      <w:hyperlink r:id="rId189" w:anchor="stream_readable_streams" w:history="1">
        <w:r w:rsidRPr="0052413D">
          <w:rPr>
            <w:rFonts w:ascii="宋体" w:eastAsia="宋体" w:hAnsi="宋体" w:cs="宋体"/>
            <w:color w:val="046DC8"/>
            <w:kern w:val="0"/>
            <w:sz w:val="24"/>
            <w:szCs w:val="24"/>
            <w:u w:val="single"/>
          </w:rPr>
          <w:t>Readable Stream</w:t>
        </w:r>
      </w:hyperlink>
      <w:r w:rsidRPr="0052413D">
        <w:rPr>
          <w:rFonts w:ascii="宋体" w:eastAsia="宋体" w:hAnsi="宋体" w:cs="宋体"/>
          <w:kern w:val="0"/>
          <w:sz w:val="24"/>
          <w:szCs w:val="24"/>
        </w:rPr>
        <w:t> interface and is therefore an </w:t>
      </w:r>
      <w:hyperlink r:id="rId190"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‘data’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Buffer - A chunk of response body’s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event is the usual method of transferring response data into applicative code.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Indicates that response body has ended.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‘aborted’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request has been canceled during an ongoing HTTP transaction.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 - Typically holds an error string identifying failure root cause.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an error was encountered while streaming response data events. For instance, if the server closes the underlying while the response is still streaming,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event will be emitted on the response object and a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will subsequently follow on the request object.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An </w:t>
      </w:r>
      <w:r w:rsidRPr="0052413D">
        <w:rPr>
          <w:rFonts w:ascii="Consolas" w:eastAsia="宋体" w:hAnsi="Consolas" w:cs="宋体"/>
          <w:color w:val="0B3D47"/>
          <w:kern w:val="0"/>
          <w:sz w:val="20"/>
          <w:szCs w:val="20"/>
          <w:shd w:val="clear" w:color="auto" w:fill="F1F3F4"/>
        </w:rPr>
        <w:t>IncomingMessage</w:t>
      </w:r>
      <w:r w:rsidRPr="0052413D">
        <w:rPr>
          <w:rFonts w:ascii="宋体" w:eastAsia="宋体" w:hAnsi="宋体" w:cs="宋体"/>
          <w:kern w:val="0"/>
          <w:sz w:val="24"/>
          <w:szCs w:val="24"/>
        </w:rPr>
        <w:t> instance has the following readable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response.statusCode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indicating the HTTP response status code.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response.statusMessage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HTTP status message.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response.headers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representing the response HTTP headers. The </w:t>
      </w: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 is formatted as follows:</w:t>
      </w:r>
    </w:p>
    <w:p w:rsidR="0052413D" w:rsidRPr="0052413D" w:rsidRDefault="0052413D" w:rsidP="0052413D">
      <w:pPr>
        <w:widowControl/>
        <w:numPr>
          <w:ilvl w:val="0"/>
          <w:numId w:val="20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All header names are lowercased.</w:t>
      </w:r>
    </w:p>
    <w:p w:rsidR="0052413D" w:rsidRPr="0052413D" w:rsidRDefault="0052413D" w:rsidP="0052413D">
      <w:pPr>
        <w:widowControl/>
        <w:numPr>
          <w:ilvl w:val="0"/>
          <w:numId w:val="20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Each header name produces an array-valued property on the headers object.</w:t>
      </w:r>
    </w:p>
    <w:p w:rsidR="0052413D" w:rsidRPr="0052413D" w:rsidRDefault="0052413D" w:rsidP="0052413D">
      <w:pPr>
        <w:widowControl/>
        <w:numPr>
          <w:ilvl w:val="0"/>
          <w:numId w:val="20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Each header value is pushed into the array associated with its header name.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response.httpVersion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indicating the HTTP protocol version number. Typical values are ‘1.0’ or ‘1.1’. Additionally </w:t>
      </w:r>
      <w:r w:rsidRPr="0052413D">
        <w:rPr>
          <w:rFonts w:ascii="Consolas" w:eastAsia="宋体" w:hAnsi="Consolas" w:cs="宋体"/>
          <w:color w:val="0B3D47"/>
          <w:kern w:val="0"/>
          <w:sz w:val="20"/>
          <w:szCs w:val="20"/>
          <w:shd w:val="clear" w:color="auto" w:fill="F1F3F4"/>
        </w:rPr>
        <w:t>httpVersionMajor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httpVersionMinor</w:t>
      </w:r>
      <w:r w:rsidRPr="0052413D">
        <w:rPr>
          <w:rFonts w:ascii="宋体" w:eastAsia="宋体" w:hAnsi="宋体" w:cs="宋体"/>
          <w:kern w:val="0"/>
          <w:sz w:val="24"/>
          <w:szCs w:val="24"/>
        </w:rPr>
        <w:t> are two Integer-valued readable properties that return respectively the HTTP major and minor version numbers.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response.httpVersionMajor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indicating the HTTP protocol major version number.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response.httpVersionMinor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indicating the HTTP protocol minor version number.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ipcMain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Communicate asynchronously from the main process to renderer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9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 is an instance of the </w:t>
      </w:r>
      <w:hyperlink r:id="rId192"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 class. When used in the main process, it handles asynchronous and synchronous messages sent from a renderer process (web page). Messages sent from a renderer will be emitted to this module.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Sending Messages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is also possible to send messages from the main process to the renderer process, see </w:t>
      </w:r>
      <w:hyperlink r:id="rId193" w:anchor="webcontentssendchannel-arg1-arg2-" w:history="1">
        <w:r w:rsidRPr="0052413D">
          <w:rPr>
            <w:rFonts w:ascii="宋体" w:eastAsia="宋体" w:hAnsi="宋体" w:cs="宋体"/>
            <w:color w:val="046DC8"/>
            <w:kern w:val="0"/>
            <w:sz w:val="24"/>
            <w:szCs w:val="24"/>
            <w:u w:val="single"/>
          </w:rPr>
          <w:t>webContents.send</w:t>
        </w:r>
      </w:hyperlink>
      <w:r w:rsidRPr="0052413D">
        <w:rPr>
          <w:rFonts w:ascii="宋体" w:eastAsia="宋体" w:hAnsi="宋体" w:cs="宋体"/>
          <w:kern w:val="0"/>
          <w:sz w:val="24"/>
          <w:szCs w:val="24"/>
        </w:rPr>
        <w:t> for more information.</w:t>
      </w:r>
    </w:p>
    <w:p w:rsidR="0052413D" w:rsidRPr="0052413D" w:rsidRDefault="0052413D" w:rsidP="0052413D">
      <w:pPr>
        <w:widowControl/>
        <w:numPr>
          <w:ilvl w:val="0"/>
          <w:numId w:val="20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sending a message, the event name is the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numPr>
          <w:ilvl w:val="0"/>
          <w:numId w:val="20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To reply to a synchronous message, you need to set </w:t>
      </w:r>
      <w:r w:rsidRPr="0052413D">
        <w:rPr>
          <w:rFonts w:ascii="Consolas" w:eastAsia="宋体" w:hAnsi="Consolas" w:cs="宋体"/>
          <w:color w:val="0B3D47"/>
          <w:kern w:val="0"/>
          <w:sz w:val="20"/>
          <w:szCs w:val="20"/>
          <w:shd w:val="clear" w:color="auto" w:fill="F1F3F4"/>
        </w:rPr>
        <w:t>event.returnValue</w:t>
      </w:r>
      <w:r w:rsidRPr="0052413D">
        <w:rPr>
          <w:rFonts w:ascii="宋体" w:eastAsia="宋体" w:hAnsi="宋体" w:cs="宋体"/>
          <w:kern w:val="0"/>
          <w:sz w:val="24"/>
          <w:szCs w:val="24"/>
        </w:rPr>
        <w:t>.</w:t>
      </w:r>
    </w:p>
    <w:p w:rsidR="0052413D" w:rsidRPr="0052413D" w:rsidRDefault="0052413D" w:rsidP="0052413D">
      <w:pPr>
        <w:widowControl/>
        <w:numPr>
          <w:ilvl w:val="0"/>
          <w:numId w:val="20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To send an asynchronous message back to the sender, you can use </w:t>
      </w:r>
      <w:r w:rsidRPr="0052413D">
        <w:rPr>
          <w:rFonts w:ascii="Consolas" w:eastAsia="宋体" w:hAnsi="Consolas" w:cs="宋体"/>
          <w:color w:val="0B3D47"/>
          <w:kern w:val="0"/>
          <w:sz w:val="20"/>
          <w:szCs w:val="20"/>
          <w:shd w:val="clear" w:color="auto" w:fill="F1F3F4"/>
        </w:rPr>
        <w:t>event.sender.send(...)</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sending and handling messages between the render and main processes: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{ipcMain}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'asynchronous-message'</w:t>
      </w:r>
      <w:r w:rsidRPr="0052413D">
        <w:rPr>
          <w:rFonts w:ascii="Consolas" w:eastAsia="宋体" w:hAnsi="Consolas" w:cs="宋体"/>
          <w:color w:val="0B3D47"/>
          <w:kern w:val="0"/>
          <w:sz w:val="20"/>
          <w:szCs w:val="20"/>
          <w:bdr w:val="none" w:sz="0" w:space="0" w:color="auto" w:frame="1"/>
        </w:rPr>
        <w:t>, (event, arg)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console.log(arg)  </w:t>
      </w:r>
      <w:r w:rsidRPr="0052413D">
        <w:rPr>
          <w:rFonts w:ascii="Consolas" w:eastAsia="宋体" w:hAnsi="Consolas" w:cs="宋体"/>
          <w:i/>
          <w:iCs/>
          <w:color w:val="717160"/>
          <w:kern w:val="0"/>
          <w:sz w:val="20"/>
          <w:szCs w:val="20"/>
          <w:bdr w:val="none" w:sz="0" w:space="0" w:color="auto" w:frame="1"/>
        </w:rPr>
        <w:t>// prints "ping"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event.sender.send(</w:t>
      </w:r>
      <w:r w:rsidRPr="0052413D">
        <w:rPr>
          <w:rFonts w:ascii="Consolas" w:eastAsia="宋体" w:hAnsi="Consolas" w:cs="宋体"/>
          <w:color w:val="D01040"/>
          <w:kern w:val="0"/>
          <w:sz w:val="20"/>
          <w:szCs w:val="20"/>
          <w:bdr w:val="none" w:sz="0" w:space="0" w:color="auto" w:frame="1"/>
        </w:rPr>
        <w:t>'asynchronous-reply'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'pong'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'synchronous-message'</w:t>
      </w:r>
      <w:r w:rsidRPr="0052413D">
        <w:rPr>
          <w:rFonts w:ascii="Consolas" w:eastAsia="宋体" w:hAnsi="Consolas" w:cs="宋体"/>
          <w:color w:val="0B3D47"/>
          <w:kern w:val="0"/>
          <w:sz w:val="20"/>
          <w:szCs w:val="20"/>
          <w:bdr w:val="none" w:sz="0" w:space="0" w:color="auto" w:frame="1"/>
        </w:rPr>
        <w:t>, (event, arg)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console.log(arg)  </w:t>
      </w:r>
      <w:r w:rsidRPr="0052413D">
        <w:rPr>
          <w:rFonts w:ascii="Consolas" w:eastAsia="宋体" w:hAnsi="Consolas" w:cs="宋体"/>
          <w:i/>
          <w:iCs/>
          <w:color w:val="717160"/>
          <w:kern w:val="0"/>
          <w:sz w:val="20"/>
          <w:szCs w:val="20"/>
          <w:bdr w:val="none" w:sz="0" w:space="0" w:color="auto" w:frame="1"/>
        </w:rPr>
        <w:t>// prints "ping"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event.returnValue = </w:t>
      </w:r>
      <w:r w:rsidRPr="0052413D">
        <w:rPr>
          <w:rFonts w:ascii="Consolas" w:eastAsia="宋体" w:hAnsi="Consolas" w:cs="宋体"/>
          <w:color w:val="D01040"/>
          <w:kern w:val="0"/>
          <w:sz w:val="20"/>
          <w:szCs w:val="20"/>
          <w:bdr w:val="none" w:sz="0" w:space="0" w:color="auto" w:frame="1"/>
        </w:rPr>
        <w:t>'pong'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renderer process (web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console.log(ipcRenderer.sendSync(</w:t>
      </w:r>
      <w:r w:rsidRPr="0052413D">
        <w:rPr>
          <w:rFonts w:ascii="Consolas" w:eastAsia="宋体" w:hAnsi="Consolas" w:cs="宋体"/>
          <w:color w:val="D01040"/>
          <w:kern w:val="0"/>
          <w:sz w:val="20"/>
          <w:szCs w:val="20"/>
          <w:bdr w:val="none" w:sz="0" w:space="0" w:color="auto" w:frame="1"/>
        </w:rPr>
        <w:t>'synchronous-message'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prints "pong"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ipcRenderer.on(</w:t>
      </w:r>
      <w:r w:rsidRPr="0052413D">
        <w:rPr>
          <w:rFonts w:ascii="Consolas" w:eastAsia="宋体" w:hAnsi="Consolas" w:cs="宋体"/>
          <w:color w:val="D01040"/>
          <w:kern w:val="0"/>
          <w:sz w:val="20"/>
          <w:szCs w:val="20"/>
          <w:bdr w:val="none" w:sz="0" w:space="0" w:color="auto" w:frame="1"/>
        </w:rPr>
        <w:t>'asynchronous-reply'</w:t>
      </w:r>
      <w:r w:rsidRPr="0052413D">
        <w:rPr>
          <w:rFonts w:ascii="Consolas" w:eastAsia="宋体" w:hAnsi="Consolas" w:cs="宋体"/>
          <w:color w:val="0B3D47"/>
          <w:kern w:val="0"/>
          <w:sz w:val="20"/>
          <w:szCs w:val="20"/>
          <w:bdr w:val="none" w:sz="0" w:space="0" w:color="auto" w:frame="1"/>
        </w:rPr>
        <w:t>, (event, arg)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console.log(arg) </w:t>
      </w:r>
      <w:r w:rsidRPr="0052413D">
        <w:rPr>
          <w:rFonts w:ascii="Consolas" w:eastAsia="宋体" w:hAnsi="Consolas" w:cs="宋体"/>
          <w:i/>
          <w:iCs/>
          <w:color w:val="717160"/>
          <w:kern w:val="0"/>
          <w:sz w:val="20"/>
          <w:szCs w:val="20"/>
          <w:bdr w:val="none" w:sz="0" w:space="0" w:color="auto" w:frame="1"/>
        </w:rPr>
        <w:t>// prints "pong"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ipcRenderer.send(</w:t>
      </w:r>
      <w:r w:rsidRPr="0052413D">
        <w:rPr>
          <w:rFonts w:ascii="Consolas" w:eastAsia="宋体" w:hAnsi="Consolas" w:cs="宋体"/>
          <w:color w:val="D01040"/>
          <w:kern w:val="0"/>
          <w:sz w:val="20"/>
          <w:szCs w:val="20"/>
          <w:bdr w:val="none" w:sz="0" w:space="0" w:color="auto" w:frame="1"/>
        </w:rPr>
        <w:t>'asynchronous-message'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 has the following method to listen for events: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ipcMain.on(channel, listener)</w:t>
      </w:r>
    </w:p>
    <w:p w:rsidR="0052413D" w:rsidRPr="0052413D" w:rsidRDefault="0052413D" w:rsidP="0052413D">
      <w:pPr>
        <w:widowControl/>
        <w:numPr>
          <w:ilvl w:val="0"/>
          <w:numId w:val="2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Listens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when a new message arrives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would be called with </w:t>
      </w:r>
      <w:r w:rsidRPr="0052413D">
        <w:rPr>
          <w:rFonts w:ascii="Consolas" w:eastAsia="宋体" w:hAnsi="Consolas" w:cs="宋体"/>
          <w:color w:val="0B3D47"/>
          <w:kern w:val="0"/>
          <w:sz w:val="20"/>
          <w:szCs w:val="20"/>
          <w:shd w:val="clear" w:color="auto" w:fill="F1F3F4"/>
        </w:rPr>
        <w:t>listener(event, args...)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ipcMain.once(channel, listener)</w:t>
      </w:r>
    </w:p>
    <w:p w:rsidR="0052413D" w:rsidRPr="0052413D" w:rsidRDefault="0052413D" w:rsidP="0052413D">
      <w:pPr>
        <w:widowControl/>
        <w:numPr>
          <w:ilvl w:val="0"/>
          <w:numId w:val="2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 one time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 for the event. This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is invoked only the next time a message is sent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after which it is removed.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ipcMain.removeListener(channel, listener)</w:t>
      </w:r>
    </w:p>
    <w:p w:rsidR="0052413D" w:rsidRPr="0052413D" w:rsidRDefault="0052413D" w:rsidP="0052413D">
      <w:pPr>
        <w:widowControl/>
        <w:numPr>
          <w:ilvl w:val="0"/>
          <w:numId w:val="2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specified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from the listener array for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ipcMain.removeAllListeners([channel])</w:t>
      </w:r>
    </w:p>
    <w:p w:rsidR="0052413D" w:rsidRPr="0052413D" w:rsidRDefault="0052413D" w:rsidP="0052413D">
      <w:pPr>
        <w:widowControl/>
        <w:numPr>
          <w:ilvl w:val="0"/>
          <w:numId w:val="2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listeners of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passed to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event.returnValue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 this to the value to be returned in a synchronous message.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event.sender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that sent the message, you can call </w:t>
      </w:r>
      <w:r w:rsidRPr="0052413D">
        <w:rPr>
          <w:rFonts w:ascii="Consolas" w:eastAsia="宋体" w:hAnsi="Consolas" w:cs="宋体"/>
          <w:color w:val="0B3D47"/>
          <w:kern w:val="0"/>
          <w:sz w:val="20"/>
          <w:szCs w:val="20"/>
          <w:shd w:val="clear" w:color="auto" w:fill="F1F3F4"/>
        </w:rPr>
        <w:t>event.sender.send</w:t>
      </w:r>
      <w:r w:rsidRPr="0052413D">
        <w:rPr>
          <w:rFonts w:ascii="宋体" w:eastAsia="宋体" w:hAnsi="宋体" w:cs="宋体"/>
          <w:kern w:val="0"/>
          <w:sz w:val="24"/>
          <w:szCs w:val="24"/>
        </w:rPr>
        <w:t> to reply to the asynchronous message, see </w:t>
      </w:r>
      <w:hyperlink r:id="rId194" w:anchor="webcontentssendchannel-arg1-arg2-" w:history="1">
        <w:r w:rsidRPr="0052413D">
          <w:rPr>
            <w:rFonts w:ascii="宋体" w:eastAsia="宋体" w:hAnsi="宋体" w:cs="宋体"/>
            <w:color w:val="046DC8"/>
            <w:kern w:val="0"/>
            <w:sz w:val="24"/>
            <w:szCs w:val="24"/>
            <w:u w:val="single"/>
          </w:rPr>
          <w:t>webContents.send</w:t>
        </w:r>
      </w:hyperlink>
      <w:r w:rsidRPr="0052413D">
        <w:rPr>
          <w:rFonts w:ascii="宋体" w:eastAsia="宋体" w:hAnsi="宋体" w:cs="宋体"/>
          <w:kern w:val="0"/>
          <w:sz w:val="24"/>
          <w:szCs w:val="24"/>
        </w:rPr>
        <w:t> for more information.</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ipcRenderer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lastRenderedPageBreak/>
        <w:t>Communicate asynchronously from a renderer process to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95"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 is an instance of the </w:t>
      </w:r>
      <w:hyperlink r:id="rId196"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 class. It provides a few methods so you can send synchronous and asynchronous messages from the render process (web page) to the main process. You can also receive replies from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197" w:history="1">
        <w:r w:rsidRPr="0052413D">
          <w:rPr>
            <w:rFonts w:ascii="宋体" w:eastAsia="宋体" w:hAnsi="宋体" w:cs="宋体"/>
            <w:color w:val="046DC8"/>
            <w:kern w:val="0"/>
            <w:sz w:val="24"/>
            <w:szCs w:val="24"/>
            <w:u w:val="single"/>
          </w:rPr>
          <w:t>ipcMain</w:t>
        </w:r>
      </w:hyperlink>
      <w:r w:rsidRPr="0052413D">
        <w:rPr>
          <w:rFonts w:ascii="宋体" w:eastAsia="宋体" w:hAnsi="宋体" w:cs="宋体"/>
          <w:kern w:val="0"/>
          <w:sz w:val="24"/>
          <w:szCs w:val="24"/>
        </w:rPr>
        <w:t> for code examples.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 has the following method to listen for events and send messages: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ipcRenderer.on(channel, listener)</w:t>
      </w:r>
    </w:p>
    <w:p w:rsidR="0052413D" w:rsidRPr="0052413D" w:rsidRDefault="0052413D" w:rsidP="0052413D">
      <w:pPr>
        <w:widowControl/>
        <w:numPr>
          <w:ilvl w:val="0"/>
          <w:numId w:val="2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Listens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when a new message arrives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would be called with </w:t>
      </w:r>
      <w:r w:rsidRPr="0052413D">
        <w:rPr>
          <w:rFonts w:ascii="Consolas" w:eastAsia="宋体" w:hAnsi="Consolas" w:cs="宋体"/>
          <w:color w:val="0B3D47"/>
          <w:kern w:val="0"/>
          <w:sz w:val="20"/>
          <w:szCs w:val="20"/>
          <w:shd w:val="clear" w:color="auto" w:fill="F1F3F4"/>
        </w:rPr>
        <w:t>listener(event, args...)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ipcRenderer.once(channel, listener)</w:t>
      </w:r>
    </w:p>
    <w:p w:rsidR="0052413D" w:rsidRPr="0052413D" w:rsidRDefault="0052413D" w:rsidP="0052413D">
      <w:pPr>
        <w:widowControl/>
        <w:numPr>
          <w:ilvl w:val="0"/>
          <w:numId w:val="2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 one time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 for the event. This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is invoked only the next time a message is sent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after which it is removed.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ipcRenderer.removeListener(channel, listener)</w:t>
      </w:r>
    </w:p>
    <w:p w:rsidR="0052413D" w:rsidRPr="0052413D" w:rsidRDefault="0052413D" w:rsidP="0052413D">
      <w:pPr>
        <w:widowControl/>
        <w:numPr>
          <w:ilvl w:val="0"/>
          <w:numId w:val="2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specified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from the listener array for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ipcRenderer.removeAllListeners([channel])</w:t>
      </w:r>
    </w:p>
    <w:p w:rsidR="0052413D" w:rsidRPr="0052413D" w:rsidRDefault="0052413D" w:rsidP="0052413D">
      <w:pPr>
        <w:widowControl/>
        <w:numPr>
          <w:ilvl w:val="0"/>
          <w:numId w:val="2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all listeners, or those of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ipcRenderer.send(channel[, arg1][, arg2][, ...])</w:t>
      </w:r>
    </w:p>
    <w:p w:rsidR="0052413D" w:rsidRPr="0052413D" w:rsidRDefault="0052413D" w:rsidP="0052413D">
      <w:pPr>
        <w:widowControl/>
        <w:numPr>
          <w:ilvl w:val="0"/>
          <w:numId w:val="2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 message to the main process asynchronously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you can also send arbitrary arguments. Arguments will be serialized in JSON internally and hence no functions or prototype chain will be included.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handles it by listening for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ipcRenderer.sendSync(channel[, arg1][, arg2][, ...])</w:t>
      </w:r>
    </w:p>
    <w:p w:rsidR="0052413D" w:rsidRPr="0052413D" w:rsidRDefault="0052413D" w:rsidP="0052413D">
      <w:pPr>
        <w:widowControl/>
        <w:numPr>
          <w:ilvl w:val="0"/>
          <w:numId w:val="2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value sent back by the </w:t>
      </w:r>
      <w:hyperlink r:id="rId198" w:history="1">
        <w:r w:rsidRPr="0052413D">
          <w:rPr>
            <w:rFonts w:ascii="Consolas" w:eastAsia="宋体" w:hAnsi="Consolas" w:cs="宋体"/>
            <w:color w:val="0B3D47"/>
            <w:kern w:val="0"/>
            <w:sz w:val="20"/>
            <w:szCs w:val="20"/>
            <w:shd w:val="clear" w:color="auto" w:fill="F1F3F4"/>
          </w:rPr>
          <w:t>ipcMain</w:t>
        </w:r>
      </w:hyperlink>
      <w:r w:rsidRPr="0052413D">
        <w:rPr>
          <w:rFonts w:ascii="宋体" w:eastAsia="宋体" w:hAnsi="宋体" w:cs="宋体"/>
          <w:kern w:val="0"/>
          <w:sz w:val="24"/>
          <w:szCs w:val="24"/>
        </w:rPr>
        <w:t> handler.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 message to the main process synchronously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you can also send arbitrary arguments. Arguments will be serialized in JSON internally and hence no functions or prototype chain will be included.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handles it by listening for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 and replies by setting </w:t>
      </w:r>
      <w:r w:rsidRPr="0052413D">
        <w:rPr>
          <w:rFonts w:ascii="Consolas" w:eastAsia="宋体" w:hAnsi="Consolas" w:cs="宋体"/>
          <w:color w:val="0B3D47"/>
          <w:kern w:val="0"/>
          <w:sz w:val="20"/>
          <w:szCs w:val="20"/>
          <w:shd w:val="clear" w:color="auto" w:fill="F1F3F4"/>
        </w:rPr>
        <w:t>event.returnValue</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Sending a synchronous message will block the whole renderer process, unless you know what you are doing you should never use it.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ipcRenderer.sendToHost(channel[, arg1][, arg2][, ...])</w:t>
      </w:r>
    </w:p>
    <w:p w:rsidR="0052413D" w:rsidRPr="0052413D" w:rsidRDefault="0052413D" w:rsidP="0052413D">
      <w:pPr>
        <w:widowControl/>
        <w:numPr>
          <w:ilvl w:val="0"/>
          <w:numId w:val="2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Like </w:t>
      </w:r>
      <w:r w:rsidRPr="0052413D">
        <w:rPr>
          <w:rFonts w:ascii="Consolas" w:eastAsia="宋体" w:hAnsi="Consolas" w:cs="宋体"/>
          <w:color w:val="0B3D47"/>
          <w:kern w:val="0"/>
          <w:sz w:val="20"/>
          <w:szCs w:val="20"/>
          <w:shd w:val="clear" w:color="auto" w:fill="F1F3F4"/>
        </w:rPr>
        <w:t>ipcRenderer.send</w:t>
      </w:r>
      <w:r w:rsidRPr="0052413D">
        <w:rPr>
          <w:rFonts w:ascii="宋体" w:eastAsia="宋体" w:hAnsi="宋体" w:cs="宋体"/>
          <w:kern w:val="0"/>
          <w:sz w:val="24"/>
          <w:szCs w:val="24"/>
        </w:rPr>
        <w:t> but the event will be sent to the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element in the host page instead of the main process.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Locales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Locale values returned by </w:t>
      </w:r>
      <w:r w:rsidRPr="0052413D">
        <w:rPr>
          <w:rFonts w:ascii="Consolas" w:eastAsia="宋体" w:hAnsi="Consolas" w:cs="宋体"/>
          <w:color w:val="0B3D47"/>
          <w:kern w:val="0"/>
          <w:sz w:val="20"/>
          <w:szCs w:val="20"/>
          <w:shd w:val="clear" w:color="auto" w:fill="F1F3F4"/>
        </w:rPr>
        <w:t>app.getLocale()</w:t>
      </w:r>
      <w:r w:rsidRPr="0052413D">
        <w:rPr>
          <w:rFonts w:ascii="宋体" w:eastAsia="宋体" w:hAnsi="宋体" w:cs="宋体"/>
          <w:color w:val="5E7478"/>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uses Chromium’s </w:t>
      </w:r>
      <w:r w:rsidRPr="0052413D">
        <w:rPr>
          <w:rFonts w:ascii="Consolas" w:eastAsia="宋体" w:hAnsi="Consolas" w:cs="宋体"/>
          <w:color w:val="0B3D47"/>
          <w:kern w:val="0"/>
          <w:sz w:val="20"/>
          <w:szCs w:val="20"/>
          <w:shd w:val="clear" w:color="auto" w:fill="F1F3F4"/>
        </w:rPr>
        <w:t>l10n_util</w:t>
      </w:r>
      <w:r w:rsidRPr="0052413D">
        <w:rPr>
          <w:rFonts w:ascii="宋体" w:eastAsia="宋体" w:hAnsi="宋体" w:cs="宋体"/>
          <w:kern w:val="0"/>
          <w:sz w:val="24"/>
          <w:szCs w:val="24"/>
        </w:rPr>
        <w:t> library to fetch the locale. Possible values are listed below:</w:t>
      </w:r>
    </w:p>
    <w:tbl>
      <w:tblPr>
        <w:tblW w:w="12000" w:type="dxa"/>
        <w:tblCellMar>
          <w:top w:w="15" w:type="dxa"/>
          <w:left w:w="15" w:type="dxa"/>
          <w:bottom w:w="15" w:type="dxa"/>
          <w:right w:w="15" w:type="dxa"/>
        </w:tblCellMar>
        <w:tblLook w:val="04A0" w:firstRow="1" w:lastRow="0" w:firstColumn="1" w:lastColumn="0" w:noHBand="0" w:noVBand="1"/>
      </w:tblPr>
      <w:tblGrid>
        <w:gridCol w:w="4838"/>
        <w:gridCol w:w="7162"/>
      </w:tblGrid>
      <w:tr w:rsidR="0052413D" w:rsidRPr="0052413D" w:rsidTr="0052413D">
        <w:trPr>
          <w:tblHeader/>
        </w:trPr>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lastRenderedPageBreak/>
              <w:t>Language Code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Language Name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af</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Afrikaans</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Amharic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Arabic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az</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Azerbaijani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Belarusian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bg</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Bulgarian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Bihari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Bengali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Breton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Bosnian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Catalan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Corsican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Czech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Welsh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Danish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de-AT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 (Austria)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de-CH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 (Switzerland)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de-DE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 (Germany)</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Greek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en-AU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(Australia)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en-CA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(Canada)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en-GB</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(UK)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en-NZ</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(New Zealand)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en-US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(US)</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en-ZA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(South Africa)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eo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Esperanto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Spanish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es-419</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Spanish (Latin America)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Estonian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Basque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Persian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Finnish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Filipino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Faroese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fr-CA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 (Canada)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fr-CH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 (Switzerland)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fr-FR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 (France)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Frisian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Irish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gd</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Scots Gaelic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Galician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Guarani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Gujarati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Hausa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Hawaiian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Hebrew</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Hindi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Croatian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Hungarian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Armenian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Interlingua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id</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Indonesian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Icelandic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Italian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it-CH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Italian (Switzerland)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it-IT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Italian (Italy)</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Japanese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Javanese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Georgian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Kazakh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Cambodian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Kannada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Korean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Kurdish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Kyrgyz</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Latin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Lingala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Laothian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Lithuanian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lv</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Latvian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Macedonian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Malayalam</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Mongolian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Moldavian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Marathi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Malay</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Maltese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nb</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Norwegian (Bokmal)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ne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Nepali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Dutch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Norwegian (Nynorsk)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Norwegian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oc</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Occitan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Oromo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Oriya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Punjabi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Polish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Pashto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Portuguese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pt-BR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Portuguese (Brazil)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pt-PT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Portuguese (Portugal)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qu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Quechua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Romansh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Romanian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Russian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sd</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Sindhi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Serbo-Croatian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Sinhalese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Slovak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Slovenian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Shona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Somali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sq</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Albanian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Serbian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Sesotho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su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Sundanese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sv</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Swedish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Swahili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Tamil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Telugu</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tg</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Tajik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Thai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Tigrinya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Turkmen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Tonga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Turkish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Tatar</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Twi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ug</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Uighur</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Ukrainian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Urdu</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uz</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Uzbek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vi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Vietnamese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xh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Xhosa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Yiddish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Yoruba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Chinese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zh-CN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Chinese (Simplified)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zh-TW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Chinese (Traditional)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Zulu</w:t>
            </w:r>
          </w:p>
        </w:tc>
      </w:tr>
    </w:tbl>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8"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MenuItem</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Add items to native application menus and context menus.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9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200" w:history="1">
        <w:r w:rsidRPr="0052413D">
          <w:rPr>
            <w:rFonts w:ascii="Consolas" w:eastAsia="宋体" w:hAnsi="Consolas" w:cs="宋体"/>
            <w:color w:val="0B3D47"/>
            <w:kern w:val="0"/>
            <w:sz w:val="20"/>
            <w:szCs w:val="20"/>
            <w:shd w:val="clear" w:color="auto" w:fill="F1F3F4"/>
          </w:rPr>
          <w:t>Menu</w:t>
        </w:r>
      </w:hyperlink>
      <w:r w:rsidRPr="0052413D">
        <w:rPr>
          <w:rFonts w:ascii="宋体" w:eastAsia="宋体" w:hAnsi="宋体" w:cs="宋体"/>
          <w:kern w:val="0"/>
          <w:sz w:val="24"/>
          <w:szCs w:val="24"/>
        </w:rPr>
        <w:t> for examples.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MenuItem(options)</w:t>
      </w:r>
    </w:p>
    <w:p w:rsidR="0052413D" w:rsidRPr="0052413D" w:rsidRDefault="0052413D" w:rsidP="0052413D">
      <w:pPr>
        <w:widowControl/>
        <w:numPr>
          <w:ilvl w:val="0"/>
          <w:numId w:val="2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(optional) - Will be called with </w:t>
      </w:r>
      <w:r w:rsidRPr="0052413D">
        <w:rPr>
          <w:rFonts w:ascii="Consolas" w:eastAsia="宋体" w:hAnsi="Consolas" w:cs="宋体"/>
          <w:color w:val="0B3D47"/>
          <w:kern w:val="0"/>
          <w:sz w:val="20"/>
          <w:szCs w:val="20"/>
          <w:shd w:val="clear" w:color="auto" w:fill="F1F3F4"/>
        </w:rPr>
        <w:t>click(menuItem, browserWindow, event)</w:t>
      </w:r>
      <w:r w:rsidRPr="0052413D">
        <w:rPr>
          <w:rFonts w:ascii="宋体" w:eastAsia="宋体" w:hAnsi="宋体" w:cs="宋体"/>
          <w:kern w:val="0"/>
          <w:sz w:val="24"/>
          <w:szCs w:val="24"/>
        </w:rPr>
        <w:t> when the menu item is clicked.</w:t>
      </w:r>
    </w:p>
    <w:p w:rsidR="0052413D" w:rsidRPr="0052413D" w:rsidRDefault="0052413D" w:rsidP="0052413D">
      <w:pPr>
        <w:widowControl/>
        <w:numPr>
          <w:ilvl w:val="2"/>
          <w:numId w:val="21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MenuItem</w:t>
      </w:r>
    </w:p>
    <w:p w:rsidR="0052413D" w:rsidRPr="0052413D" w:rsidRDefault="0052413D" w:rsidP="0052413D">
      <w:pPr>
        <w:widowControl/>
        <w:numPr>
          <w:ilvl w:val="2"/>
          <w:numId w:val="21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w:t>
      </w:r>
    </w:p>
    <w:p w:rsidR="0052413D" w:rsidRPr="0052413D" w:rsidRDefault="0052413D" w:rsidP="0052413D">
      <w:pPr>
        <w:widowControl/>
        <w:numPr>
          <w:ilvl w:val="2"/>
          <w:numId w:val="21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String (optional) - Define the action of the menu item, when specified the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property will be ignored. See </w:t>
      </w:r>
      <w:hyperlink r:id="rId201" w:anchor="roles" w:history="1">
        <w:r w:rsidRPr="0052413D">
          <w:rPr>
            <w:rFonts w:ascii="宋体" w:eastAsia="宋体" w:hAnsi="宋体" w:cs="宋体"/>
            <w:color w:val="046DC8"/>
            <w:kern w:val="0"/>
            <w:sz w:val="24"/>
            <w:szCs w:val="24"/>
            <w:u w:val="single"/>
          </w:rPr>
          <w:t>roles</w:t>
        </w:r>
      </w:hyperlink>
      <w:r w:rsidRPr="0052413D">
        <w:rPr>
          <w:rFonts w:ascii="宋体" w:eastAsia="宋体" w:hAnsi="宋体" w:cs="宋体"/>
          <w:kern w:val="0"/>
          <w:sz w:val="24"/>
          <w:szCs w:val="24"/>
        </w:rPr>
        <w: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Can be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separator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checkbox</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radio</w:t>
      </w:r>
      <w:r w:rsidRPr="0052413D">
        <w:rPr>
          <w:rFonts w:ascii="宋体" w:eastAsia="宋体" w:hAnsi="宋体" w:cs="宋体"/>
          <w:kern w:val="0"/>
          <w:sz w:val="24"/>
          <w:szCs w:val="24"/>
        </w:rPr>
        <w: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sublabel</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202" w:history="1">
        <w:r w:rsidRPr="0052413D">
          <w:rPr>
            <w:rFonts w:ascii="宋体" w:eastAsia="宋体" w:hAnsi="宋体" w:cs="宋体"/>
            <w:color w:val="046DC8"/>
            <w:kern w:val="0"/>
            <w:sz w:val="24"/>
            <w:szCs w:val="24"/>
            <w:u w:val="single"/>
          </w:rPr>
          <w:t>Accelerator</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203"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Boolean (optional) - If false, the menu item will be greyed out and unclickable.</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Boolean (optional) - If false, the menu item will be entirely hidden.</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checked</w:t>
      </w:r>
      <w:r w:rsidRPr="0052413D">
        <w:rPr>
          <w:rFonts w:ascii="宋体" w:eastAsia="宋体" w:hAnsi="宋体" w:cs="宋体"/>
          <w:kern w:val="0"/>
          <w:sz w:val="24"/>
          <w:szCs w:val="24"/>
        </w:rPr>
        <w:t> Boolean (optional) - Should only be specified for </w:t>
      </w:r>
      <w:r w:rsidRPr="0052413D">
        <w:rPr>
          <w:rFonts w:ascii="Consolas" w:eastAsia="宋体" w:hAnsi="Consolas" w:cs="宋体"/>
          <w:color w:val="0B3D47"/>
          <w:kern w:val="0"/>
          <w:sz w:val="20"/>
          <w:szCs w:val="20"/>
          <w:shd w:val="clear" w:color="auto" w:fill="F1F3F4"/>
        </w:rPr>
        <w:t>checkbox</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radio</w:t>
      </w:r>
      <w:r w:rsidRPr="0052413D">
        <w:rPr>
          <w:rFonts w:ascii="宋体" w:eastAsia="宋体" w:hAnsi="宋体" w:cs="宋体"/>
          <w:kern w:val="0"/>
          <w:sz w:val="24"/>
          <w:szCs w:val="24"/>
        </w:rPr>
        <w:t> type menu items.</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(MenuItemConstructorOptions[] | Menu) (optional) - Should be specified for </w:t>
      </w: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type menu items. If </w:t>
      </w: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is specified, the </w:t>
      </w:r>
      <w:r w:rsidRPr="0052413D">
        <w:rPr>
          <w:rFonts w:ascii="Consolas" w:eastAsia="宋体" w:hAnsi="Consolas" w:cs="宋体"/>
          <w:color w:val="0B3D47"/>
          <w:kern w:val="0"/>
          <w:sz w:val="20"/>
          <w:szCs w:val="20"/>
          <w:shd w:val="clear" w:color="auto" w:fill="F1F3F4"/>
        </w:rPr>
        <w:t>type: 'submenu'</w:t>
      </w:r>
      <w:r w:rsidRPr="0052413D">
        <w:rPr>
          <w:rFonts w:ascii="宋体" w:eastAsia="宋体" w:hAnsi="宋体" w:cs="宋体"/>
          <w:kern w:val="0"/>
          <w:sz w:val="24"/>
          <w:szCs w:val="24"/>
        </w:rPr>
        <w:t> can be omitted. If the value is not a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then it will be automatically converted to one using </w:t>
      </w:r>
      <w:r w:rsidRPr="0052413D">
        <w:rPr>
          <w:rFonts w:ascii="Consolas" w:eastAsia="宋体" w:hAnsi="Consolas" w:cs="宋体"/>
          <w:color w:val="0B3D47"/>
          <w:kern w:val="0"/>
          <w:sz w:val="20"/>
          <w:szCs w:val="20"/>
          <w:shd w:val="clear" w:color="auto" w:fill="F1F3F4"/>
        </w:rPr>
        <w:t>Menu.buildFromTemplate</w:t>
      </w:r>
      <w:r w:rsidRPr="0052413D">
        <w:rPr>
          <w:rFonts w:ascii="宋体" w:eastAsia="宋体" w:hAnsi="宋体" w:cs="宋体"/>
          <w:kern w:val="0"/>
          <w:sz w:val="24"/>
          <w:szCs w:val="24"/>
        </w:rPr>
        <w: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 (optional) - Unique within a single menu. If defined then it can be used as a reference to this item by the position attribute.</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String (optional) - This field allows fine-grained definition of the specific location within a given 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Roles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Roles allow menu items to have predefined behaviors.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best to specify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for any menu item that matches a standard role, rather than trying to manually implement the behavior in a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The built-in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behavior will give the best native experience.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values are optional when using a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and will default to appropriate values for each platform.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property can have following values:</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undo</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redo</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cut</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copy</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paste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pasteandmatchstyle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selectall</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delete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minimize</w:t>
      </w:r>
      <w:r w:rsidRPr="0052413D">
        <w:rPr>
          <w:rFonts w:ascii="宋体" w:eastAsia="宋体" w:hAnsi="宋体" w:cs="宋体"/>
          <w:kern w:val="0"/>
          <w:sz w:val="24"/>
          <w:szCs w:val="24"/>
        </w:rPr>
        <w:t> - Minimize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 Close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quit</w:t>
      </w:r>
      <w:r w:rsidRPr="0052413D">
        <w:rPr>
          <w:rFonts w:ascii="宋体" w:eastAsia="宋体" w:hAnsi="宋体" w:cs="宋体"/>
          <w:kern w:val="0"/>
          <w:sz w:val="24"/>
          <w:szCs w:val="24"/>
        </w:rPr>
        <w:t>- Quit the application</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reload</w:t>
      </w:r>
      <w:r w:rsidRPr="0052413D">
        <w:rPr>
          <w:rFonts w:ascii="宋体" w:eastAsia="宋体" w:hAnsi="宋体" w:cs="宋体"/>
          <w:kern w:val="0"/>
          <w:sz w:val="24"/>
          <w:szCs w:val="24"/>
        </w:rPr>
        <w:t> - Reload the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forcereload</w:t>
      </w:r>
      <w:r w:rsidRPr="0052413D">
        <w:rPr>
          <w:rFonts w:ascii="宋体" w:eastAsia="宋体" w:hAnsi="宋体" w:cs="宋体"/>
          <w:kern w:val="0"/>
          <w:sz w:val="24"/>
          <w:szCs w:val="24"/>
        </w:rPr>
        <w:t> - Reload the current window ignoring the cache.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toggledevtools</w:t>
      </w:r>
      <w:r w:rsidRPr="0052413D">
        <w:rPr>
          <w:rFonts w:ascii="宋体" w:eastAsia="宋体" w:hAnsi="宋体" w:cs="宋体"/>
          <w:kern w:val="0"/>
          <w:sz w:val="24"/>
          <w:szCs w:val="24"/>
        </w:rPr>
        <w:t> - Toggle developer tools in the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togglefullscreen</w:t>
      </w:r>
      <w:r w:rsidRPr="0052413D">
        <w:rPr>
          <w:rFonts w:ascii="宋体" w:eastAsia="宋体" w:hAnsi="宋体" w:cs="宋体"/>
          <w:kern w:val="0"/>
          <w:sz w:val="24"/>
          <w:szCs w:val="24"/>
        </w:rPr>
        <w:t>- Toggle full screen mode on the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resetzoom</w:t>
      </w:r>
      <w:r w:rsidRPr="0052413D">
        <w:rPr>
          <w:rFonts w:ascii="宋体" w:eastAsia="宋体" w:hAnsi="宋体" w:cs="宋体"/>
          <w:kern w:val="0"/>
          <w:sz w:val="24"/>
          <w:szCs w:val="24"/>
        </w:rPr>
        <w:t> - Reset the focused page’s zoom level to the original size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zoomin</w:t>
      </w:r>
      <w:r w:rsidRPr="0052413D">
        <w:rPr>
          <w:rFonts w:ascii="宋体" w:eastAsia="宋体" w:hAnsi="宋体" w:cs="宋体"/>
          <w:kern w:val="0"/>
          <w:sz w:val="24"/>
          <w:szCs w:val="24"/>
        </w:rPr>
        <w:t> - Zoom in the focused page by 10%</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zoomout</w:t>
      </w:r>
      <w:r w:rsidRPr="0052413D">
        <w:rPr>
          <w:rFonts w:ascii="宋体" w:eastAsia="宋体" w:hAnsi="宋体" w:cs="宋体"/>
          <w:kern w:val="0"/>
          <w:sz w:val="24"/>
          <w:szCs w:val="24"/>
        </w:rPr>
        <w:t> - Zoom out the focused page by 10%</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editMenu</w:t>
      </w:r>
      <w:r w:rsidRPr="0052413D">
        <w:rPr>
          <w:rFonts w:ascii="宋体" w:eastAsia="宋体" w:hAnsi="宋体" w:cs="宋体"/>
          <w:kern w:val="0"/>
          <w:sz w:val="24"/>
          <w:szCs w:val="24"/>
        </w:rPr>
        <w:t> - Whole default “Edit” menu (Undo, Copy, etc.)</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windowMenu</w:t>
      </w:r>
      <w:r w:rsidRPr="0052413D">
        <w:rPr>
          <w:rFonts w:ascii="宋体" w:eastAsia="宋体" w:hAnsi="宋体" w:cs="宋体"/>
          <w:kern w:val="0"/>
          <w:sz w:val="24"/>
          <w:szCs w:val="24"/>
        </w:rPr>
        <w:t> - Whole default “Window” menu (Minimize, Close,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additional roles are available on macOS:</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about</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orderFrontStandardAboutPanel</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hide</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hide</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hideothers</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hideOtherApplications</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unhide</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unhideAllApplications</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startspeaking</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startSpeaking</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stopspeaking</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stopSpeaking</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front</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arrangeInFront</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performZoom</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 The submenu is a “Window” menu</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help</w:t>
      </w:r>
      <w:r w:rsidRPr="0052413D">
        <w:rPr>
          <w:rFonts w:ascii="宋体" w:eastAsia="宋体" w:hAnsi="宋体" w:cs="宋体"/>
          <w:kern w:val="0"/>
          <w:sz w:val="24"/>
          <w:szCs w:val="24"/>
        </w:rPr>
        <w:t> - The submenu is a “Help” menu</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services</w:t>
      </w:r>
      <w:r w:rsidRPr="0052413D">
        <w:rPr>
          <w:rFonts w:ascii="宋体" w:eastAsia="宋体" w:hAnsi="宋体" w:cs="宋体"/>
          <w:kern w:val="0"/>
          <w:sz w:val="24"/>
          <w:szCs w:val="24"/>
        </w:rPr>
        <w:t> - The submenu is a “Services”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When specifying a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on macOS, </w:t>
      </w: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are the only options that will affect the menu item. All other options will be ignored.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menuItem.enabled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indicating whether the item is enabled, this property can be dynamically changed.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menuItem.visible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indicating whether the item is visible, this property can be dynamically changed.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menuItem.checked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indicating whether the item is checked, this property can be dynamically changed.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checkbox</w:t>
      </w:r>
      <w:r w:rsidRPr="0052413D">
        <w:rPr>
          <w:rFonts w:ascii="宋体" w:eastAsia="宋体" w:hAnsi="宋体" w:cs="宋体"/>
          <w:kern w:val="0"/>
          <w:sz w:val="24"/>
          <w:szCs w:val="24"/>
        </w:rPr>
        <w:t> menu item will toggle the </w:t>
      </w:r>
      <w:r w:rsidRPr="0052413D">
        <w:rPr>
          <w:rFonts w:ascii="Consolas" w:eastAsia="宋体" w:hAnsi="Consolas" w:cs="宋体"/>
          <w:color w:val="0B3D47"/>
          <w:kern w:val="0"/>
          <w:sz w:val="20"/>
          <w:szCs w:val="20"/>
          <w:shd w:val="clear" w:color="auto" w:fill="F1F3F4"/>
        </w:rPr>
        <w:t>checked</w:t>
      </w:r>
      <w:r w:rsidRPr="0052413D">
        <w:rPr>
          <w:rFonts w:ascii="宋体" w:eastAsia="宋体" w:hAnsi="宋体" w:cs="宋体"/>
          <w:kern w:val="0"/>
          <w:sz w:val="24"/>
          <w:szCs w:val="24"/>
        </w:rPr>
        <w:t> property on and off when selected.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radio</w:t>
      </w:r>
      <w:r w:rsidRPr="0052413D">
        <w:rPr>
          <w:rFonts w:ascii="宋体" w:eastAsia="宋体" w:hAnsi="宋体" w:cs="宋体"/>
          <w:kern w:val="0"/>
          <w:sz w:val="24"/>
          <w:szCs w:val="24"/>
        </w:rPr>
        <w:t> menu item will turn on its </w:t>
      </w:r>
      <w:r w:rsidRPr="0052413D">
        <w:rPr>
          <w:rFonts w:ascii="Consolas" w:eastAsia="宋体" w:hAnsi="Consolas" w:cs="宋体"/>
          <w:color w:val="0B3D47"/>
          <w:kern w:val="0"/>
          <w:sz w:val="20"/>
          <w:szCs w:val="20"/>
          <w:shd w:val="clear" w:color="auto" w:fill="F1F3F4"/>
        </w:rPr>
        <w:t>checked</w:t>
      </w:r>
      <w:r w:rsidRPr="0052413D">
        <w:rPr>
          <w:rFonts w:ascii="宋体" w:eastAsia="宋体" w:hAnsi="宋体" w:cs="宋体"/>
          <w:kern w:val="0"/>
          <w:sz w:val="24"/>
          <w:szCs w:val="24"/>
        </w:rPr>
        <w:t> property when clicked, and will turn off that property for all adjacent items in the same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add a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for additional behavior.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menu items visible label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menuItem.click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Function</w:t>
      </w:r>
      <w:r w:rsidRPr="0052413D">
        <w:rPr>
          <w:rFonts w:ascii="宋体" w:eastAsia="宋体" w:hAnsi="宋体" w:cs="宋体"/>
          <w:kern w:val="0"/>
          <w:sz w:val="24"/>
          <w:szCs w:val="24"/>
        </w:rPr>
        <w:t> that is fired when the MenuItem receives a click event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Menu</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native application menus and context menus.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0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Creates a new 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Static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class has the following 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Menu.setApplicationMenu(menu)</w:t>
      </w:r>
    </w:p>
    <w:p w:rsidR="0052413D" w:rsidRPr="0052413D" w:rsidRDefault="0052413D" w:rsidP="0052413D">
      <w:pPr>
        <w:widowControl/>
        <w:numPr>
          <w:ilvl w:val="0"/>
          <w:numId w:val="2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as the application menu on macOS. On Windows and Linux, 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will be set as each window’s top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will remove the menu bar on Windows and Linux but has no effect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has to be called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Menu.getApplicationMenu()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 The application menu, if set, or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if not set.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returned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instance doesn’t support dynamic addition or removal of menu items. </w:t>
      </w:r>
      <w:hyperlink r:id="rId205" w:anchor="instance-properties" w:history="1">
        <w:r w:rsidRPr="0052413D">
          <w:rPr>
            <w:rFonts w:ascii="宋体" w:eastAsia="宋体" w:hAnsi="宋体" w:cs="宋体"/>
            <w:color w:val="046DC8"/>
            <w:kern w:val="0"/>
            <w:sz w:val="24"/>
            <w:szCs w:val="24"/>
            <w:u w:val="single"/>
          </w:rPr>
          <w:t>Instance properties</w:t>
        </w:r>
      </w:hyperlink>
      <w:r w:rsidRPr="0052413D">
        <w:rPr>
          <w:rFonts w:ascii="宋体" w:eastAsia="宋体" w:hAnsi="宋体" w:cs="宋体"/>
          <w:kern w:val="0"/>
          <w:sz w:val="24"/>
          <w:szCs w:val="24"/>
        </w:rPr>
        <w:t> can still be dynamically modified.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Menu.sendActionToFirstResponder(action)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2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the </w:t>
      </w: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to the first responder of application. This is used for emulating default macOS menu behaviors. Usually you would just use the </w:t>
      </w:r>
      <w:hyperlink r:id="rId206" w:anchor="roles" w:history="1">
        <w:r w:rsidRPr="0052413D">
          <w:rPr>
            <w:rFonts w:ascii="Consolas" w:eastAsia="宋体" w:hAnsi="Consolas" w:cs="宋体"/>
            <w:color w:val="0B3D47"/>
            <w:kern w:val="0"/>
            <w:sz w:val="20"/>
            <w:szCs w:val="20"/>
            <w:shd w:val="clear" w:color="auto" w:fill="F1F3F4"/>
          </w:rPr>
          <w:t>role</w:t>
        </w:r>
      </w:hyperlink>
      <w:r w:rsidRPr="0052413D">
        <w:rPr>
          <w:rFonts w:ascii="宋体" w:eastAsia="宋体" w:hAnsi="宋体" w:cs="宋体"/>
          <w:kern w:val="0"/>
          <w:sz w:val="24"/>
          <w:szCs w:val="24"/>
        </w:rPr>
        <w:t> property of a </w:t>
      </w:r>
      <w:hyperlink r:id="rId207" w:history="1">
        <w:r w:rsidRPr="0052413D">
          <w:rPr>
            <w:rFonts w:ascii="Consolas" w:eastAsia="宋体" w:hAnsi="Consolas" w:cs="宋体"/>
            <w:color w:val="0B3D47"/>
            <w:kern w:val="0"/>
            <w:sz w:val="20"/>
            <w:szCs w:val="20"/>
            <w:shd w:val="clear" w:color="auto" w:fill="F1F3F4"/>
          </w:rPr>
          <w:t>MenuItem</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208" w:anchor="//apple_ref/doc/uid/10000060i-CH3-SW7" w:history="1">
        <w:r w:rsidRPr="0052413D">
          <w:rPr>
            <w:rFonts w:ascii="宋体" w:eastAsia="宋体" w:hAnsi="宋体" w:cs="宋体"/>
            <w:color w:val="046DC8"/>
            <w:kern w:val="0"/>
            <w:sz w:val="24"/>
            <w:szCs w:val="24"/>
            <w:u w:val="single"/>
          </w:rPr>
          <w:t>macOS Cocoa Event Handling Guide</w:t>
        </w:r>
      </w:hyperlink>
      <w:r w:rsidRPr="0052413D">
        <w:rPr>
          <w:rFonts w:ascii="宋体" w:eastAsia="宋体" w:hAnsi="宋体" w:cs="宋体"/>
          <w:kern w:val="0"/>
          <w:sz w:val="24"/>
          <w:szCs w:val="24"/>
        </w:rPr>
        <w:t> for more information on macOS’ native actions.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Menu.buildFromTemplate(template)</w:t>
      </w:r>
    </w:p>
    <w:p w:rsidR="0052413D" w:rsidRPr="0052413D" w:rsidRDefault="0052413D" w:rsidP="0052413D">
      <w:pPr>
        <w:widowControl/>
        <w:numPr>
          <w:ilvl w:val="0"/>
          <w:numId w:val="2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MenuItemConstructorOptions[]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Generally, the </w:t>
      </w: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is just an array of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for constructing a </w:t>
      </w:r>
      <w:hyperlink r:id="rId209" w:history="1">
        <w:r w:rsidRPr="0052413D">
          <w:rPr>
            <w:rFonts w:ascii="宋体" w:eastAsia="宋体" w:hAnsi="宋体" w:cs="宋体"/>
            <w:color w:val="046DC8"/>
            <w:kern w:val="0"/>
            <w:sz w:val="24"/>
            <w:szCs w:val="24"/>
            <w:u w:val="single"/>
          </w:rPr>
          <w:t>MenuItem</w:t>
        </w:r>
      </w:hyperlink>
      <w:r w:rsidRPr="0052413D">
        <w:rPr>
          <w:rFonts w:ascii="宋体" w:eastAsia="宋体" w:hAnsi="宋体" w:cs="宋体"/>
          <w:kern w:val="0"/>
          <w:sz w:val="24"/>
          <w:szCs w:val="24"/>
        </w:rPr>
        <w:t>. The usage can be referenced above.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attach other fields to the element of the </w:t>
      </w: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and they will become properties of the constructed menu items.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object has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menu.popup([browserWindow, options])</w:t>
      </w:r>
    </w:p>
    <w:p w:rsidR="0052413D" w:rsidRPr="0052413D" w:rsidRDefault="0052413D" w:rsidP="0052413D">
      <w:pPr>
        <w:widowControl/>
        <w:numPr>
          <w:ilvl w:val="0"/>
          <w:numId w:val="2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 - Default is the focused window.</w:t>
      </w:r>
    </w:p>
    <w:p w:rsidR="0052413D" w:rsidRPr="0052413D" w:rsidRDefault="0052413D" w:rsidP="0052413D">
      <w:pPr>
        <w:widowControl/>
        <w:numPr>
          <w:ilvl w:val="0"/>
          <w:numId w:val="2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Number (optional) - Default is the current mouse cursor position. Must be declared if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is declared.</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y</w:t>
      </w:r>
      <w:r w:rsidRPr="0052413D">
        <w:rPr>
          <w:rFonts w:ascii="宋体" w:eastAsia="宋体" w:hAnsi="宋体" w:cs="宋体"/>
          <w:kern w:val="0"/>
          <w:sz w:val="24"/>
          <w:szCs w:val="24"/>
        </w:rPr>
        <w:t> Number (optional) - Default is the current mouse cursor position. Must be declared if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is declared.</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async</w:t>
      </w:r>
      <w:r w:rsidRPr="0052413D">
        <w:rPr>
          <w:rFonts w:ascii="宋体" w:eastAsia="宋体" w:hAnsi="宋体" w:cs="宋体"/>
          <w:kern w:val="0"/>
          <w:sz w:val="24"/>
          <w:szCs w:val="24"/>
        </w:rPr>
        <w:t> Boolean (optional) -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have this method return immediately called,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return after the menu has been selected or closed.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positioningItem</w:t>
      </w:r>
      <w:r w:rsidRPr="0052413D">
        <w:rPr>
          <w:rFonts w:ascii="宋体" w:eastAsia="宋体" w:hAnsi="宋体" w:cs="宋体"/>
          <w:kern w:val="0"/>
          <w:sz w:val="24"/>
          <w:szCs w:val="24"/>
        </w:rPr>
        <w:t> Number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The index of the menu item to be positioned under the mouse cursor at the specified coordinates. Default is -1.</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Pops up this menu as a context menu in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menu.closePopup([browserWindow])</w:t>
      </w:r>
    </w:p>
    <w:p w:rsidR="0052413D" w:rsidRPr="0052413D" w:rsidRDefault="0052413D" w:rsidP="0052413D">
      <w:pPr>
        <w:widowControl/>
        <w:numPr>
          <w:ilvl w:val="0"/>
          <w:numId w:val="2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 - Default is the focused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Closes the context menu in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menu.append(menuItem)</w:t>
      </w:r>
    </w:p>
    <w:p w:rsidR="0052413D" w:rsidRPr="0052413D" w:rsidRDefault="0052413D" w:rsidP="0052413D">
      <w:pPr>
        <w:widowControl/>
        <w:numPr>
          <w:ilvl w:val="0"/>
          <w:numId w:val="2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MenuItem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Appends the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to the menu.</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menu.insert(pos, menuItem)</w:t>
      </w:r>
    </w:p>
    <w:p w:rsidR="0052413D" w:rsidRPr="0052413D" w:rsidRDefault="0052413D" w:rsidP="0052413D">
      <w:pPr>
        <w:widowControl/>
        <w:numPr>
          <w:ilvl w:val="0"/>
          <w:numId w:val="2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w:t>
      </w:r>
      <w:r w:rsidRPr="0052413D">
        <w:rPr>
          <w:rFonts w:ascii="宋体" w:eastAsia="宋体" w:hAnsi="宋体" w:cs="宋体"/>
          <w:kern w:val="0"/>
          <w:sz w:val="24"/>
          <w:szCs w:val="24"/>
        </w:rPr>
        <w:t> Integer</w:t>
      </w:r>
    </w:p>
    <w:p w:rsidR="0052413D" w:rsidRPr="0052413D" w:rsidRDefault="0052413D" w:rsidP="0052413D">
      <w:pPr>
        <w:widowControl/>
        <w:numPr>
          <w:ilvl w:val="0"/>
          <w:numId w:val="2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MenuItem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the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to the </w:t>
      </w:r>
      <w:r w:rsidRPr="0052413D">
        <w:rPr>
          <w:rFonts w:ascii="Consolas" w:eastAsia="宋体" w:hAnsi="Consolas" w:cs="宋体"/>
          <w:color w:val="0B3D47"/>
          <w:kern w:val="0"/>
          <w:sz w:val="20"/>
          <w:szCs w:val="20"/>
          <w:shd w:val="clear" w:color="auto" w:fill="F1F3F4"/>
        </w:rPr>
        <w:t>pos</w:t>
      </w:r>
      <w:r w:rsidRPr="0052413D">
        <w:rPr>
          <w:rFonts w:ascii="宋体" w:eastAsia="宋体" w:hAnsi="宋体" w:cs="宋体"/>
          <w:kern w:val="0"/>
          <w:sz w:val="24"/>
          <w:szCs w:val="24"/>
        </w:rPr>
        <w:t> position of the 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objects also have the following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array containing the menu’s items.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Each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consists of multiple </w:t>
      </w:r>
      <w:hyperlink r:id="rId210" w:history="1">
        <w:r w:rsidRPr="0052413D">
          <w:rPr>
            <w:rFonts w:ascii="Consolas" w:eastAsia="宋体" w:hAnsi="Consolas" w:cs="宋体"/>
            <w:color w:val="0B3D47"/>
            <w:kern w:val="0"/>
            <w:sz w:val="20"/>
            <w:szCs w:val="20"/>
            <w:shd w:val="clear" w:color="auto" w:fill="F1F3F4"/>
          </w:rPr>
          <w:t>MenuItem</w:t>
        </w:r>
      </w:hyperlink>
      <w:r w:rsidRPr="0052413D">
        <w:rPr>
          <w:rFonts w:ascii="宋体" w:eastAsia="宋体" w:hAnsi="宋体" w:cs="宋体"/>
          <w:kern w:val="0"/>
          <w:sz w:val="24"/>
          <w:szCs w:val="24"/>
        </w:rPr>
        <w:t>s and each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can have a submenu.</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class is only available in the main process, but you can also use it in the render process via the </w:t>
      </w:r>
      <w:hyperlink r:id="rId211" w:history="1">
        <w:r w:rsidRPr="0052413D">
          <w:rPr>
            <w:rFonts w:ascii="Consolas" w:eastAsia="宋体" w:hAnsi="Consolas" w:cs="宋体"/>
            <w:color w:val="0B3D47"/>
            <w:kern w:val="0"/>
            <w:sz w:val="20"/>
            <w:szCs w:val="20"/>
            <w:shd w:val="clear" w:color="auto" w:fill="F1F3F4"/>
          </w:rPr>
          <w:t>remote</w:t>
        </w:r>
      </w:hyperlink>
      <w:r w:rsidRPr="0052413D">
        <w:rPr>
          <w:rFonts w:ascii="宋体" w:eastAsia="宋体" w:hAnsi="宋体" w:cs="宋体"/>
          <w:kern w:val="0"/>
          <w:sz w:val="24"/>
          <w:szCs w:val="24"/>
        </w:rPr>
        <w:t>module.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creating the application menu in the main process with the simple template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{app, Menu}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template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'Edit'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'undo'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'redo'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'copy'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'paste'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'pasteandmatchstyle'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'selectall'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'reload'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'forcereload'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'toggledevtools'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'resetzoom'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'zoomin'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'zoomout'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'togglefullscreen'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'minimize'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'help'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'Learn More'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click ()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).shell.openExternal(</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(process.platform ===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template.unshift({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app.getName(),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'about'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'services'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'hideothers'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'unhide'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'quit'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Edit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template[</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].submenu.push(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'Speech'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'startspeaking'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'stopspeaking'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Window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template[</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].submenu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'minimize'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'zoom'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'front'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 Menu.buildFromTemplate(template)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Menu.setApplicationMenu(menu)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Render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Below is an example of creating a menu dynamically in a web page (render process) by using the </w:t>
      </w:r>
      <w:hyperlink r:id="rId212" w:history="1">
        <w:r w:rsidRPr="0052413D">
          <w:rPr>
            <w:rFonts w:ascii="Consolas" w:eastAsia="宋体" w:hAnsi="Consolas" w:cs="宋体"/>
            <w:color w:val="0B3D47"/>
            <w:kern w:val="0"/>
            <w:sz w:val="20"/>
            <w:szCs w:val="20"/>
            <w:shd w:val="clear" w:color="auto" w:fill="F1F3F4"/>
          </w:rPr>
          <w:t>remote</w:t>
        </w:r>
      </w:hyperlink>
      <w:r w:rsidRPr="0052413D">
        <w:rPr>
          <w:rFonts w:ascii="宋体" w:eastAsia="宋体" w:hAnsi="宋体" w:cs="宋体"/>
          <w:kern w:val="0"/>
          <w:sz w:val="24"/>
          <w:szCs w:val="24"/>
        </w:rPr>
        <w:t>module, and showing it when the user right clicks the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&lt;!-- index.html --&gt;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{remote}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MenuItem} = 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'MenuItem1'</w:t>
      </w:r>
      <w:r w:rsidRPr="0052413D">
        <w:rPr>
          <w:rFonts w:ascii="Consolas" w:eastAsia="宋体" w:hAnsi="Consolas" w:cs="宋体"/>
          <w:color w:val="0B3D47"/>
          <w:kern w:val="0"/>
          <w:sz w:val="20"/>
          <w:szCs w:val="20"/>
          <w:bdr w:val="none" w:sz="0" w:space="0" w:color="auto" w:frame="1"/>
        </w:rPr>
        <w:t>, click() { console.log(</w:t>
      </w:r>
      <w:r w:rsidRPr="0052413D">
        <w:rPr>
          <w:rFonts w:ascii="Consolas" w:eastAsia="宋体" w:hAnsi="Consolas" w:cs="宋体"/>
          <w:color w:val="D01040"/>
          <w:kern w:val="0"/>
          <w:sz w:val="20"/>
          <w:szCs w:val="20"/>
          <w:bdr w:val="none" w:sz="0" w:space="0" w:color="auto" w:frame="1"/>
        </w:rPr>
        <w:t>'item 1 clicked'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'MenuItem2'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'checkbox'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checked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'contextmenu'</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menu.popup(remote.getCurrentWindow())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Notes on macOS Application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macOS has a completely different style of application menu from Windows and Linux. Here are some notes on making your app’s menu more native-like.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Standard Menus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there are many system-defined standard menus, like the </w:t>
      </w:r>
      <w:r w:rsidRPr="0052413D">
        <w:rPr>
          <w:rFonts w:ascii="Consolas" w:eastAsia="宋体" w:hAnsi="Consolas" w:cs="宋体"/>
          <w:color w:val="0B3D47"/>
          <w:kern w:val="0"/>
          <w:sz w:val="20"/>
          <w:szCs w:val="20"/>
          <w:shd w:val="clear" w:color="auto" w:fill="F1F3F4"/>
        </w:rPr>
        <w:t>Services</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Windows</w:t>
      </w:r>
      <w:r w:rsidRPr="0052413D">
        <w:rPr>
          <w:rFonts w:ascii="宋体" w:eastAsia="宋体" w:hAnsi="宋体" w:cs="宋体"/>
          <w:kern w:val="0"/>
          <w:sz w:val="24"/>
          <w:szCs w:val="24"/>
        </w:rPr>
        <w:t> menus. To make your menu a standard menu, you should set your menu’s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to one of the following and Electron will recognize them and make them become standard menus:</w:t>
      </w:r>
    </w:p>
    <w:p w:rsidR="0052413D" w:rsidRPr="0052413D" w:rsidRDefault="0052413D" w:rsidP="0052413D">
      <w:pPr>
        <w:widowControl/>
        <w:numPr>
          <w:ilvl w:val="0"/>
          <w:numId w:val="2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window</w:t>
      </w:r>
    </w:p>
    <w:p w:rsidR="0052413D" w:rsidRPr="0052413D" w:rsidRDefault="0052413D" w:rsidP="0052413D">
      <w:pPr>
        <w:widowControl/>
        <w:numPr>
          <w:ilvl w:val="0"/>
          <w:numId w:val="2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help</w:t>
      </w:r>
    </w:p>
    <w:p w:rsidR="0052413D" w:rsidRPr="0052413D" w:rsidRDefault="0052413D" w:rsidP="0052413D">
      <w:pPr>
        <w:widowControl/>
        <w:numPr>
          <w:ilvl w:val="0"/>
          <w:numId w:val="2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services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Standard Menu Item Actions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macOS has provided standard actions for some menu items, like </w:t>
      </w:r>
      <w:r w:rsidRPr="0052413D">
        <w:rPr>
          <w:rFonts w:ascii="Consolas" w:eastAsia="宋体" w:hAnsi="Consolas" w:cs="宋体"/>
          <w:color w:val="0B3D47"/>
          <w:kern w:val="0"/>
          <w:sz w:val="20"/>
          <w:szCs w:val="20"/>
          <w:shd w:val="clear" w:color="auto" w:fill="F1F3F4"/>
        </w:rPr>
        <w:t>About xxx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Hide xxx</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Hide Others</w:t>
      </w:r>
      <w:r w:rsidRPr="0052413D">
        <w:rPr>
          <w:rFonts w:ascii="宋体" w:eastAsia="宋体" w:hAnsi="宋体" w:cs="宋体"/>
          <w:kern w:val="0"/>
          <w:sz w:val="24"/>
          <w:szCs w:val="24"/>
        </w:rPr>
        <w:t>. To set the action of a menu item to a standard action, you should set the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attribute of the menu item.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Main Menu’s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 label of the application menu’s first item is always your app’s name, no matter what label you set. To change it, modify your app bundle’s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file. See </w:t>
      </w:r>
      <w:hyperlink r:id="rId213" w:history="1">
        <w:r w:rsidRPr="0052413D">
          <w:rPr>
            <w:rFonts w:ascii="宋体" w:eastAsia="宋体" w:hAnsi="宋体" w:cs="宋体"/>
            <w:color w:val="046DC8"/>
            <w:kern w:val="0"/>
            <w:sz w:val="24"/>
            <w:szCs w:val="24"/>
            <w:u w:val="single"/>
          </w:rPr>
          <w:t>About Information Property List Files</w:t>
        </w:r>
      </w:hyperlink>
      <w:r w:rsidRPr="0052413D">
        <w:rPr>
          <w:rFonts w:ascii="宋体" w:eastAsia="宋体" w:hAnsi="宋体" w:cs="宋体"/>
          <w:kern w:val="0"/>
          <w:sz w:val="24"/>
          <w:szCs w:val="24"/>
        </w:rPr>
        <w:t> for more information.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Menu for Specific Browser Window (</w:t>
      </w:r>
      <w:r w:rsidRPr="0052413D">
        <w:rPr>
          <w:rFonts w:ascii="宋体" w:eastAsia="宋体" w:hAnsi="宋体" w:cs="宋体"/>
          <w:color w:val="FFFFFF"/>
          <w:kern w:val="0"/>
          <w:sz w:val="30"/>
          <w:szCs w:val="30"/>
          <w:shd w:val="clear" w:color="auto" w:fill="5E7478"/>
        </w:rPr>
        <w:t>Linux</w:t>
      </w:r>
      <w:r w:rsidRPr="0052413D">
        <w:rPr>
          <w:rFonts w:ascii="宋体" w:eastAsia="宋体" w:hAnsi="宋体" w:cs="宋体"/>
          <w:color w:val="183D44"/>
          <w:kern w:val="0"/>
          <w:sz w:val="45"/>
          <w:szCs w:val="45"/>
        </w:rPr>
        <w:t> </w:t>
      </w:r>
      <w:r w:rsidRPr="0052413D">
        <w:rPr>
          <w:rFonts w:ascii="宋体" w:eastAsia="宋体" w:hAnsi="宋体" w:cs="宋体"/>
          <w:color w:val="FFFFFF"/>
          <w:kern w:val="0"/>
          <w:sz w:val="30"/>
          <w:szCs w:val="30"/>
          <w:shd w:val="clear" w:color="auto" w:fill="5E7478"/>
        </w:rPr>
        <w:t>Windows</w:t>
      </w:r>
      <w:r w:rsidRPr="0052413D">
        <w:rPr>
          <w:rFonts w:ascii="宋体" w:eastAsia="宋体" w:hAnsi="宋体" w:cs="宋体"/>
          <w:color w:val="183D44"/>
          <w:kern w:val="0"/>
          <w:sz w:val="45"/>
          <w:szCs w:val="45"/>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hyperlink r:id="rId214" w:anchor="winsetmenumenu-linux-windows" w:history="1">
        <w:r w:rsidRPr="0052413D">
          <w:rPr>
            <w:rFonts w:ascii="Consolas" w:eastAsia="宋体" w:hAnsi="Consolas" w:cs="宋体"/>
            <w:color w:val="0B3D47"/>
            <w:kern w:val="0"/>
            <w:sz w:val="20"/>
            <w:szCs w:val="20"/>
            <w:shd w:val="clear" w:color="auto" w:fill="F1F3F4"/>
          </w:rPr>
          <w:t>setMenu</w:t>
        </w:r>
        <w:r w:rsidRPr="0052413D">
          <w:rPr>
            <w:rFonts w:ascii="宋体" w:eastAsia="宋体" w:hAnsi="宋体" w:cs="宋体"/>
            <w:color w:val="046DC8"/>
            <w:kern w:val="0"/>
            <w:sz w:val="24"/>
            <w:szCs w:val="24"/>
            <w:u w:val="single"/>
          </w:rPr>
          <w:t> method</w:t>
        </w:r>
      </w:hyperlink>
      <w:r w:rsidRPr="0052413D">
        <w:rPr>
          <w:rFonts w:ascii="宋体" w:eastAsia="宋体" w:hAnsi="宋体" w:cs="宋体"/>
          <w:kern w:val="0"/>
          <w:sz w:val="24"/>
          <w:szCs w:val="24"/>
        </w:rPr>
        <w:t> of browser windows can set the menu of certain browser windows.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Menu Item 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make use of </w:t>
      </w: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to control how the item will be placed when building a menu with </w:t>
      </w:r>
      <w:r w:rsidRPr="0052413D">
        <w:rPr>
          <w:rFonts w:ascii="Consolas" w:eastAsia="宋体" w:hAnsi="Consolas" w:cs="宋体"/>
          <w:color w:val="0B3D47"/>
          <w:kern w:val="0"/>
          <w:sz w:val="20"/>
          <w:szCs w:val="20"/>
          <w:shd w:val="clear" w:color="auto" w:fill="F1F3F4"/>
        </w:rPr>
        <w:t>Menu.buildFromTemplate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attribute of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has the form </w:t>
      </w:r>
      <w:r w:rsidRPr="0052413D">
        <w:rPr>
          <w:rFonts w:ascii="Consolas" w:eastAsia="宋体" w:hAnsi="Consolas" w:cs="宋体"/>
          <w:color w:val="0B3D47"/>
          <w:kern w:val="0"/>
          <w:sz w:val="20"/>
          <w:szCs w:val="20"/>
          <w:shd w:val="clear" w:color="auto" w:fill="F1F3F4"/>
        </w:rPr>
        <w:t>[placement]=[id]</w:t>
      </w:r>
      <w:r w:rsidRPr="0052413D">
        <w:rPr>
          <w:rFonts w:ascii="宋体" w:eastAsia="宋体" w:hAnsi="宋体" w:cs="宋体"/>
          <w:kern w:val="0"/>
          <w:sz w:val="24"/>
          <w:szCs w:val="24"/>
        </w:rPr>
        <w:t>, where </w:t>
      </w:r>
      <w:r w:rsidRPr="0052413D">
        <w:rPr>
          <w:rFonts w:ascii="Consolas" w:eastAsia="宋体" w:hAnsi="Consolas" w:cs="宋体"/>
          <w:color w:val="0B3D47"/>
          <w:kern w:val="0"/>
          <w:sz w:val="20"/>
          <w:szCs w:val="20"/>
          <w:shd w:val="clear" w:color="auto" w:fill="F1F3F4"/>
        </w:rPr>
        <w:t>placement</w:t>
      </w:r>
      <w:r w:rsidRPr="0052413D">
        <w:rPr>
          <w:rFonts w:ascii="宋体" w:eastAsia="宋体" w:hAnsi="宋体" w:cs="宋体"/>
          <w:kern w:val="0"/>
          <w:sz w:val="24"/>
          <w:szCs w:val="24"/>
        </w:rPr>
        <w:t> is one of </w:t>
      </w:r>
      <w:r w:rsidRPr="0052413D">
        <w:rPr>
          <w:rFonts w:ascii="Consolas" w:eastAsia="宋体" w:hAnsi="Consolas" w:cs="宋体"/>
          <w:color w:val="0B3D47"/>
          <w:kern w:val="0"/>
          <w:sz w:val="20"/>
          <w:szCs w:val="20"/>
          <w:shd w:val="clear" w:color="auto" w:fill="F1F3F4"/>
        </w:rPr>
        <w:t>before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after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endof</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is the unique ID of an existing item in the menu:</w:t>
      </w:r>
    </w:p>
    <w:p w:rsidR="0052413D" w:rsidRPr="0052413D" w:rsidRDefault="0052413D" w:rsidP="0052413D">
      <w:pPr>
        <w:widowControl/>
        <w:numPr>
          <w:ilvl w:val="0"/>
          <w:numId w:val="2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before</w:t>
      </w:r>
      <w:r w:rsidRPr="0052413D">
        <w:rPr>
          <w:rFonts w:ascii="宋体" w:eastAsia="宋体" w:hAnsi="宋体" w:cs="宋体"/>
          <w:kern w:val="0"/>
          <w:sz w:val="24"/>
          <w:szCs w:val="24"/>
        </w:rPr>
        <w:t> - Inserts this item before the id referenced item. If the referenced item doesn’t exist the item will be inserted at the end of the menu.</w:t>
      </w:r>
    </w:p>
    <w:p w:rsidR="0052413D" w:rsidRPr="0052413D" w:rsidRDefault="0052413D" w:rsidP="0052413D">
      <w:pPr>
        <w:widowControl/>
        <w:numPr>
          <w:ilvl w:val="0"/>
          <w:numId w:val="2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after</w:t>
      </w:r>
      <w:r w:rsidRPr="0052413D">
        <w:rPr>
          <w:rFonts w:ascii="宋体" w:eastAsia="宋体" w:hAnsi="宋体" w:cs="宋体"/>
          <w:kern w:val="0"/>
          <w:sz w:val="24"/>
          <w:szCs w:val="24"/>
        </w:rPr>
        <w:t> - Inserts this item after id referenced item. If the referenced item doesn’t exist the item will be inserted at the end of the menu.</w:t>
      </w:r>
    </w:p>
    <w:p w:rsidR="0052413D" w:rsidRPr="0052413D" w:rsidRDefault="0052413D" w:rsidP="0052413D">
      <w:pPr>
        <w:widowControl/>
        <w:numPr>
          <w:ilvl w:val="0"/>
          <w:numId w:val="2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endof</w:t>
      </w:r>
      <w:r w:rsidRPr="0052413D">
        <w:rPr>
          <w:rFonts w:ascii="宋体" w:eastAsia="宋体" w:hAnsi="宋体" w:cs="宋体"/>
          <w:kern w:val="0"/>
          <w:sz w:val="24"/>
          <w:szCs w:val="24"/>
        </w:rPr>
        <w:t xml:space="preserve"> - Inserts this item at the end of the logical group containing the id referenced item (groups are created by separator </w:t>
      </w:r>
      <w:r w:rsidRPr="0052413D">
        <w:rPr>
          <w:rFonts w:ascii="宋体" w:eastAsia="宋体" w:hAnsi="宋体" w:cs="宋体"/>
          <w:kern w:val="0"/>
          <w:sz w:val="24"/>
          <w:szCs w:val="24"/>
        </w:rPr>
        <w:lastRenderedPageBreak/>
        <w:t>items). If the referenced item doesn’t exist, a new separator group is created with the given id and this item is inserted after that separator.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an item is positioned, all un-positioned items are inserted after it until a new item is positioned. So if you want to position a group of menu items in the same location you only need to specify a position for the first item.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Examples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'5'</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'before=4'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'endof=letters'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'endof=letters'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'endof=letters'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nativeImage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tray, dock, and application icons using PNG or JPG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15"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16"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for the APIs that take images, you can pass either file paths or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instances. An empty image will be used when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is passed.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when creating a tray or setting a window’s icon, you can pass an image file path as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'/Users/somebody/images/icon.png'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'/Users/somebody/images/window.png'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console.log(appIcon, win)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Or read the image from the clipboard which returns 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image = clipboard.readImage()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console.log(appIcon)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Supported Formats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Currently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JPEG</w:t>
      </w:r>
      <w:r w:rsidRPr="0052413D">
        <w:rPr>
          <w:rFonts w:ascii="宋体" w:eastAsia="宋体" w:hAnsi="宋体" w:cs="宋体"/>
          <w:kern w:val="0"/>
          <w:sz w:val="24"/>
          <w:szCs w:val="24"/>
        </w:rPr>
        <w:t> image formats are supported.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is recommended because of its support for transparency and lossless compression.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can also load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 icons from file paths. For best visual quality it is recommended to include at least the following sizes in the: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Small icon</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16x16 (100%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20x20 (125%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24x24 (150%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32x32 (200%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Large icon</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32x32 (100%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40x40 (125%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48x48 (150%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64x64 (200%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256x256</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Check the </w:t>
      </w:r>
      <w:r w:rsidRPr="0052413D">
        <w:rPr>
          <w:rFonts w:ascii="宋体" w:eastAsia="宋体" w:hAnsi="宋体" w:cs="宋体"/>
          <w:i/>
          <w:iCs/>
          <w:kern w:val="0"/>
          <w:sz w:val="24"/>
          <w:szCs w:val="24"/>
        </w:rPr>
        <w:t>Size requirements</w:t>
      </w:r>
      <w:r w:rsidRPr="0052413D">
        <w:rPr>
          <w:rFonts w:ascii="宋体" w:eastAsia="宋体" w:hAnsi="宋体" w:cs="宋体"/>
          <w:kern w:val="0"/>
          <w:sz w:val="24"/>
          <w:szCs w:val="24"/>
        </w:rPr>
        <w:t> section in </w:t>
      </w:r>
      <w:hyperlink r:id="rId217" w:history="1">
        <w:r w:rsidRPr="0052413D">
          <w:rPr>
            <w:rFonts w:ascii="宋体" w:eastAsia="宋体" w:hAnsi="宋体" w:cs="宋体"/>
            <w:color w:val="046DC8"/>
            <w:kern w:val="0"/>
            <w:sz w:val="24"/>
            <w:szCs w:val="24"/>
            <w:u w:val="single"/>
          </w:rPr>
          <w:t>this article</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High Resolution 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platforms that have high-DPI support such as Apple Retina displays, you can append </w:t>
      </w:r>
      <w:r w:rsidRPr="0052413D">
        <w:rPr>
          <w:rFonts w:ascii="Consolas" w:eastAsia="宋体" w:hAnsi="Consolas" w:cs="宋体"/>
          <w:color w:val="0B3D47"/>
          <w:kern w:val="0"/>
          <w:sz w:val="20"/>
          <w:szCs w:val="20"/>
          <w:shd w:val="clear" w:color="auto" w:fill="F1F3F4"/>
        </w:rPr>
        <w:t>@2x</w:t>
      </w:r>
      <w:r w:rsidRPr="0052413D">
        <w:rPr>
          <w:rFonts w:ascii="宋体" w:eastAsia="宋体" w:hAnsi="宋体" w:cs="宋体"/>
          <w:kern w:val="0"/>
          <w:sz w:val="24"/>
          <w:szCs w:val="24"/>
        </w:rPr>
        <w:t> after image’s base filename to mark it as a high resolution 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if </w:t>
      </w:r>
      <w:r w:rsidRPr="0052413D">
        <w:rPr>
          <w:rFonts w:ascii="Consolas" w:eastAsia="宋体" w:hAnsi="Consolas" w:cs="宋体"/>
          <w:color w:val="0B3D47"/>
          <w:kern w:val="0"/>
          <w:sz w:val="20"/>
          <w:szCs w:val="20"/>
          <w:shd w:val="clear" w:color="auto" w:fill="F1F3F4"/>
        </w:rPr>
        <w:t>icon.png</w:t>
      </w:r>
      <w:r w:rsidRPr="0052413D">
        <w:rPr>
          <w:rFonts w:ascii="宋体" w:eastAsia="宋体" w:hAnsi="宋体" w:cs="宋体"/>
          <w:kern w:val="0"/>
          <w:sz w:val="24"/>
          <w:szCs w:val="24"/>
        </w:rPr>
        <w:t> is a normal image that has standard resolution, then </w:t>
      </w:r>
      <w:r w:rsidRPr="0052413D">
        <w:rPr>
          <w:rFonts w:ascii="Consolas" w:eastAsia="宋体" w:hAnsi="Consolas" w:cs="宋体"/>
          <w:color w:val="0B3D47"/>
          <w:kern w:val="0"/>
          <w:sz w:val="20"/>
          <w:szCs w:val="20"/>
          <w:shd w:val="clear" w:color="auto" w:fill="F1F3F4"/>
        </w:rPr>
        <w:t>icon@2x.png</w:t>
      </w:r>
      <w:r w:rsidRPr="0052413D">
        <w:rPr>
          <w:rFonts w:ascii="宋体" w:eastAsia="宋体" w:hAnsi="宋体" w:cs="宋体"/>
          <w:kern w:val="0"/>
          <w:sz w:val="24"/>
          <w:szCs w:val="24"/>
        </w:rPr>
        <w:t> will be treated as a high resolution image that has double DPI density.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want to support displays with different DPI densities at the same time, you can put images with different sizes in the same folder and use the filename without DPI suffixes.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images/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icon.png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icon@2x.png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icon@3x.png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'/Users/somebody/images/icon.png'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console.log(appIcon)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Following suffixes for DPI are also supported:</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@1.25x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@1.33x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@1.4x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@1.5x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@1.8x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@2.5x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@4x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@5x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Template Image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Template images consist of black and clear colors (and an alpha channel). Template images are not intended to be used as standalone images and are usually mixed with other content to create the desired final appearance.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most common case is to use template images for a menu bar icon so it can adapt to both light and dark menu bars.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Template image is only supported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mark an image as a template image, its filename should end with the word </w:t>
      </w: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For example:</w:t>
      </w:r>
    </w:p>
    <w:p w:rsidR="0052413D" w:rsidRPr="0052413D" w:rsidRDefault="0052413D" w:rsidP="0052413D">
      <w:pPr>
        <w:widowControl/>
        <w:numPr>
          <w:ilvl w:val="0"/>
          <w:numId w:val="2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xxxTemplate.png</w:t>
      </w:r>
    </w:p>
    <w:p w:rsidR="0052413D" w:rsidRPr="0052413D" w:rsidRDefault="0052413D" w:rsidP="0052413D">
      <w:pPr>
        <w:widowControl/>
        <w:numPr>
          <w:ilvl w:val="0"/>
          <w:numId w:val="2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xxxTemplate@2x.png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module has the following methods, all of which return an instance of the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class: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nativeImage.createEmpty()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an empty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nativeImage.createFromPath(path)</w:t>
      </w:r>
    </w:p>
    <w:p w:rsidR="0052413D" w:rsidRPr="0052413D" w:rsidRDefault="0052413D" w:rsidP="0052413D">
      <w:pPr>
        <w:widowControl/>
        <w:numPr>
          <w:ilvl w:val="0"/>
          <w:numId w:val="2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from a file located at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This method returns an empty image if the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does not exist, cannot be read, or is not a valid 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nativeImage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).nativeImage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image = nativeImage.createFromPath(</w:t>
      </w:r>
      <w:r w:rsidRPr="0052413D">
        <w:rPr>
          <w:rFonts w:ascii="Consolas" w:eastAsia="宋体" w:hAnsi="Consolas" w:cs="宋体"/>
          <w:color w:val="D01040"/>
          <w:kern w:val="0"/>
          <w:sz w:val="20"/>
          <w:szCs w:val="20"/>
          <w:bdr w:val="none" w:sz="0" w:space="0" w:color="auto" w:frame="1"/>
        </w:rPr>
        <w:t>'/Users/somebody/images/icon.png'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console.log(image)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nativeImage.createFromBuffer(buffer[, options])</w:t>
      </w:r>
    </w:p>
    <w:p w:rsidR="0052413D" w:rsidRPr="0052413D" w:rsidRDefault="0052413D" w:rsidP="0052413D">
      <w:pPr>
        <w:widowControl/>
        <w:numPr>
          <w:ilvl w:val="0"/>
          <w:numId w:val="2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w:t>
      </w:r>
      <w:hyperlink r:id="rId218" w:anchor="buffer_class_buffer" w:history="1">
        <w:r w:rsidRPr="0052413D">
          <w:rPr>
            <w:rFonts w:ascii="宋体" w:eastAsia="宋体" w:hAnsi="宋体" w:cs="宋体"/>
            <w:color w:val="046DC8"/>
            <w:kern w:val="0"/>
            <w:sz w:val="24"/>
            <w:szCs w:val="24"/>
            <w:u w:val="single"/>
          </w:rPr>
          <w:t>Buffer</w:t>
        </w:r>
      </w:hyperlink>
    </w:p>
    <w:p w:rsidR="0052413D" w:rsidRPr="0052413D" w:rsidRDefault="0052413D" w:rsidP="0052413D">
      <w:pPr>
        <w:widowControl/>
        <w:numPr>
          <w:ilvl w:val="0"/>
          <w:numId w:val="2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Required for bitmap buffers.</w:t>
      </w:r>
    </w:p>
    <w:p w:rsidR="0052413D" w:rsidRPr="0052413D" w:rsidRDefault="0052413D" w:rsidP="0052413D">
      <w:pPr>
        <w:widowControl/>
        <w:numPr>
          <w:ilvl w:val="1"/>
          <w:numId w:val="23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Required for bitmap buffers.</w:t>
      </w:r>
    </w:p>
    <w:p w:rsidR="0052413D" w:rsidRPr="0052413D" w:rsidRDefault="0052413D" w:rsidP="0052413D">
      <w:pPr>
        <w:widowControl/>
        <w:numPr>
          <w:ilvl w:val="1"/>
          <w:numId w:val="23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from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nativeImage.createFromDataURL(dataURL)</w:t>
      </w:r>
    </w:p>
    <w:p w:rsidR="0052413D" w:rsidRPr="0052413D" w:rsidRDefault="0052413D" w:rsidP="0052413D">
      <w:pPr>
        <w:widowControl/>
        <w:numPr>
          <w:ilvl w:val="0"/>
          <w:numId w:val="2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from </w:t>
      </w:r>
      <w:r w:rsidRPr="0052413D">
        <w:rPr>
          <w:rFonts w:ascii="Consolas" w:eastAsia="宋体" w:hAnsi="Consolas" w:cs="宋体"/>
          <w:color w:val="0B3D47"/>
          <w:kern w:val="0"/>
          <w:sz w:val="20"/>
          <w:szCs w:val="20"/>
          <w:shd w:val="clear" w:color="auto" w:fill="F1F3F4"/>
        </w:rPr>
        <w:t>dataURL</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NativeImage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Natively wrap images such as tray, dock, and application icons.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19"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20"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the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class: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image.toPNG([options])</w:t>
      </w:r>
    </w:p>
    <w:p w:rsidR="0052413D" w:rsidRPr="0052413D" w:rsidRDefault="0052413D" w:rsidP="0052413D">
      <w:pPr>
        <w:widowControl/>
        <w:numPr>
          <w:ilvl w:val="0"/>
          <w:numId w:val="2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1"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the image’s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encoded data.</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image.toJPEG(quality)</w:t>
      </w:r>
    </w:p>
    <w:p w:rsidR="0052413D" w:rsidRPr="0052413D" w:rsidRDefault="0052413D" w:rsidP="0052413D">
      <w:pPr>
        <w:widowControl/>
        <w:numPr>
          <w:ilvl w:val="0"/>
          <w:numId w:val="2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quality</w:t>
      </w:r>
      <w:r w:rsidRPr="0052413D">
        <w:rPr>
          <w:rFonts w:ascii="宋体" w:eastAsia="宋体" w:hAnsi="宋体" w:cs="宋体"/>
          <w:kern w:val="0"/>
          <w:sz w:val="24"/>
          <w:szCs w:val="24"/>
        </w:rPr>
        <w:t> Integer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 Between 0 - 100.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2"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the image’s </w:t>
      </w:r>
      <w:r w:rsidRPr="0052413D">
        <w:rPr>
          <w:rFonts w:ascii="Consolas" w:eastAsia="宋体" w:hAnsi="Consolas" w:cs="宋体"/>
          <w:color w:val="0B3D47"/>
          <w:kern w:val="0"/>
          <w:sz w:val="20"/>
          <w:szCs w:val="20"/>
          <w:shd w:val="clear" w:color="auto" w:fill="F1F3F4"/>
        </w:rPr>
        <w:t>JPEG</w:t>
      </w:r>
      <w:r w:rsidRPr="0052413D">
        <w:rPr>
          <w:rFonts w:ascii="宋体" w:eastAsia="宋体" w:hAnsi="宋体" w:cs="宋体"/>
          <w:kern w:val="0"/>
          <w:sz w:val="24"/>
          <w:szCs w:val="24"/>
        </w:rPr>
        <w:t> encoded data.</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image.toBitmap([options])</w:t>
      </w:r>
    </w:p>
    <w:p w:rsidR="0052413D" w:rsidRPr="0052413D" w:rsidRDefault="0052413D" w:rsidP="0052413D">
      <w:pPr>
        <w:widowControl/>
        <w:numPr>
          <w:ilvl w:val="0"/>
          <w:numId w:val="2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3"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a copy of the image’s raw bitmap pixel data.</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image.toDataURL([options])</w:t>
      </w:r>
    </w:p>
    <w:p w:rsidR="0052413D" w:rsidRPr="0052413D" w:rsidRDefault="0052413D" w:rsidP="0052413D">
      <w:pPr>
        <w:widowControl/>
        <w:numPr>
          <w:ilvl w:val="0"/>
          <w:numId w:val="2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data URL of the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image.getBitmap([options])</w:t>
      </w:r>
    </w:p>
    <w:p w:rsidR="0052413D" w:rsidRPr="0052413D" w:rsidRDefault="0052413D" w:rsidP="0052413D">
      <w:pPr>
        <w:widowControl/>
        <w:numPr>
          <w:ilvl w:val="0"/>
          <w:numId w:val="2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4"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the image’s raw bitmap pixel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difference between </w:t>
      </w:r>
      <w:r w:rsidRPr="0052413D">
        <w:rPr>
          <w:rFonts w:ascii="Consolas" w:eastAsia="宋体" w:hAnsi="Consolas" w:cs="宋体"/>
          <w:color w:val="0B3D47"/>
          <w:kern w:val="0"/>
          <w:sz w:val="20"/>
          <w:szCs w:val="20"/>
          <w:shd w:val="clear" w:color="auto" w:fill="F1F3F4"/>
        </w:rPr>
        <w:t>getBitmap()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toBitmap()</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getBitmap()</w:t>
      </w:r>
      <w:r w:rsidRPr="0052413D">
        <w:rPr>
          <w:rFonts w:ascii="宋体" w:eastAsia="宋体" w:hAnsi="宋体" w:cs="宋体"/>
          <w:kern w:val="0"/>
          <w:sz w:val="24"/>
          <w:szCs w:val="24"/>
        </w:rPr>
        <w:t> does not copy the bitmap data, so you have to use the returned Buffer immediately in current event loop tick, otherwise the data might be changed or destroyed.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image.getNativeHandle()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5"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stores C pointer to underlying native handle of the image. On macOS, a pointer to </w:t>
      </w:r>
      <w:r w:rsidRPr="0052413D">
        <w:rPr>
          <w:rFonts w:ascii="Consolas" w:eastAsia="宋体" w:hAnsi="Consolas" w:cs="宋体"/>
          <w:color w:val="0B3D47"/>
          <w:kern w:val="0"/>
          <w:sz w:val="20"/>
          <w:szCs w:val="20"/>
          <w:shd w:val="clear" w:color="auto" w:fill="F1F3F4"/>
        </w:rPr>
        <w:t>NSImage</w:t>
      </w:r>
      <w:r w:rsidRPr="0052413D">
        <w:rPr>
          <w:rFonts w:ascii="宋体" w:eastAsia="宋体" w:hAnsi="宋体" w:cs="宋体"/>
          <w:kern w:val="0"/>
          <w:sz w:val="24"/>
          <w:szCs w:val="24"/>
        </w:rPr>
        <w:t> instance would be returned.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Notice that the returned pointer is a weak pointer to the underlying native image instead of a copy, so you </w:t>
      </w:r>
      <w:r w:rsidRPr="0052413D">
        <w:rPr>
          <w:rFonts w:ascii="宋体" w:eastAsia="宋体" w:hAnsi="宋体" w:cs="宋体"/>
          <w:i/>
          <w:iCs/>
          <w:kern w:val="0"/>
          <w:sz w:val="24"/>
          <w:szCs w:val="24"/>
        </w:rPr>
        <w:t>must</w:t>
      </w:r>
      <w:r w:rsidRPr="0052413D">
        <w:rPr>
          <w:rFonts w:ascii="宋体" w:eastAsia="宋体" w:hAnsi="宋体" w:cs="宋体"/>
          <w:kern w:val="0"/>
          <w:sz w:val="24"/>
          <w:szCs w:val="24"/>
        </w:rPr>
        <w:t>ensure that the associated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is kept around.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image.isEmpty()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image is empty.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26" w:history="1">
        <w:r w:rsidRPr="0052413D">
          <w:rPr>
            <w:rFonts w:ascii="Consolas" w:eastAsia="宋体" w:hAnsi="Consolas" w:cs="宋体"/>
            <w:color w:val="0B3D47"/>
            <w:kern w:val="0"/>
            <w:sz w:val="20"/>
            <w:szCs w:val="20"/>
            <w:shd w:val="clear" w:color="auto" w:fill="F1F3F4"/>
          </w:rPr>
          <w:t>Size</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image.setTemplateImage(option)</w:t>
      </w:r>
    </w:p>
    <w:p w:rsidR="0052413D" w:rsidRPr="0052413D" w:rsidRDefault="0052413D" w:rsidP="0052413D">
      <w:pPr>
        <w:widowControl/>
        <w:numPr>
          <w:ilvl w:val="0"/>
          <w:numId w:val="2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Marks the image as a template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image.isTemplateImage()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image is a template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image.crop(rect)</w:t>
      </w:r>
    </w:p>
    <w:p w:rsidR="0052413D" w:rsidRPr="0052413D" w:rsidRDefault="0052413D" w:rsidP="0052413D">
      <w:pPr>
        <w:widowControl/>
        <w:numPr>
          <w:ilvl w:val="0"/>
          <w:numId w:val="2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227"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area of the image to crop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 The cropped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image.resize(options)</w:t>
      </w:r>
    </w:p>
    <w:p w:rsidR="0052413D" w:rsidRPr="0052413D" w:rsidRDefault="0052413D" w:rsidP="0052413D">
      <w:pPr>
        <w:widowControl/>
        <w:numPr>
          <w:ilvl w:val="0"/>
          <w:numId w:val="2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Defaults to the image’s width.</w:t>
      </w:r>
    </w:p>
    <w:p w:rsidR="0052413D" w:rsidRPr="0052413D" w:rsidRDefault="0052413D" w:rsidP="0052413D">
      <w:pPr>
        <w:widowControl/>
        <w:numPr>
          <w:ilvl w:val="1"/>
          <w:numId w:val="2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Defaults to the image’s height</w:t>
      </w:r>
    </w:p>
    <w:p w:rsidR="0052413D" w:rsidRPr="0052413D" w:rsidRDefault="0052413D" w:rsidP="0052413D">
      <w:pPr>
        <w:widowControl/>
        <w:numPr>
          <w:ilvl w:val="1"/>
          <w:numId w:val="2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quality</w:t>
      </w:r>
      <w:r w:rsidRPr="0052413D">
        <w:rPr>
          <w:rFonts w:ascii="宋体" w:eastAsia="宋体" w:hAnsi="宋体" w:cs="宋体"/>
          <w:kern w:val="0"/>
          <w:sz w:val="24"/>
          <w:szCs w:val="24"/>
        </w:rPr>
        <w:t> String (optional) - The desired quality of the resize image. Possible values are </w:t>
      </w:r>
      <w:r w:rsidRPr="0052413D">
        <w:rPr>
          <w:rFonts w:ascii="Consolas" w:eastAsia="宋体" w:hAnsi="Consolas" w:cs="宋体"/>
          <w:color w:val="0B3D47"/>
          <w:kern w:val="0"/>
          <w:sz w:val="20"/>
          <w:szCs w:val="20"/>
          <w:shd w:val="clear" w:color="auto" w:fill="F1F3F4"/>
        </w:rPr>
        <w:t>good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better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best</w:t>
      </w:r>
      <w:r w:rsidRPr="0052413D">
        <w:rPr>
          <w:rFonts w:ascii="宋体" w:eastAsia="宋体" w:hAnsi="宋体" w:cs="宋体"/>
          <w:kern w:val="0"/>
          <w:sz w:val="24"/>
          <w:szCs w:val="24"/>
        </w:rPr>
        <w:t>. The default is </w:t>
      </w:r>
      <w:r w:rsidRPr="0052413D">
        <w:rPr>
          <w:rFonts w:ascii="Consolas" w:eastAsia="宋体" w:hAnsi="Consolas" w:cs="宋体"/>
          <w:color w:val="0B3D47"/>
          <w:kern w:val="0"/>
          <w:sz w:val="20"/>
          <w:szCs w:val="20"/>
          <w:shd w:val="clear" w:color="auto" w:fill="F1F3F4"/>
        </w:rPr>
        <w:t>best</w:t>
      </w:r>
      <w:r w:rsidRPr="0052413D">
        <w:rPr>
          <w:rFonts w:ascii="宋体" w:eastAsia="宋体" w:hAnsi="宋体" w:cs="宋体"/>
          <w:kern w:val="0"/>
          <w:sz w:val="24"/>
          <w:szCs w:val="24"/>
        </w:rPr>
        <w:t>. These values express a desired quality/speed tradeoff. They are translated into an algorithm-specific method that depends on the capabilities (CPU, GPU) of the underlying platform. It is possible for all three methods to be mapped to the same algorithm on a given platform.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 The resized 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only the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or the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are specified then the current aspect ratio will be preserved in the resized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image.getAspectRatio()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Float</w:t>
      </w:r>
      <w:r w:rsidRPr="0052413D">
        <w:rPr>
          <w:rFonts w:ascii="宋体" w:eastAsia="宋体" w:hAnsi="宋体" w:cs="宋体"/>
          <w:kern w:val="0"/>
          <w:sz w:val="24"/>
          <w:szCs w:val="24"/>
        </w:rPr>
        <w:t> - The image’s aspect ratio.</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image.addRepresentation(options)</w:t>
      </w:r>
    </w:p>
    <w:p w:rsidR="0052413D" w:rsidRPr="0052413D" w:rsidRDefault="0052413D" w:rsidP="0052413D">
      <w:pPr>
        <w:widowControl/>
        <w:numPr>
          <w:ilvl w:val="0"/>
          <w:numId w:val="2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 The scale factor to add the image representation for.</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Defaults to 0. Required if a bitmap buffer is specified as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Defaults to 0. Required if a bitmap buffer is specified as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 (optional) - The buffer containing the raw image data.</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dataURL</w:t>
      </w:r>
      <w:r w:rsidRPr="0052413D">
        <w:rPr>
          <w:rFonts w:ascii="宋体" w:eastAsia="宋体" w:hAnsi="宋体" w:cs="宋体"/>
          <w:kern w:val="0"/>
          <w:sz w:val="24"/>
          <w:szCs w:val="24"/>
        </w:rPr>
        <w:t> String (optional) - The data URL containing either a base 64 encoded PNG or JPEG image.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Add an image representation for a specific scale factor. This can be used to explicitly add different scale factor representations to an image. This can be called on empty images.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net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Issue HTTP/HTTPS requests using Chromium’s native networking library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2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is a client-side API for issuing HTTP(S) requests. It is similar to the </w:t>
      </w:r>
      <w:hyperlink r:id="rId229" w:history="1">
        <w:r w:rsidRPr="0052413D">
          <w:rPr>
            <w:rFonts w:ascii="宋体" w:eastAsia="宋体" w:hAnsi="宋体" w:cs="宋体"/>
            <w:color w:val="046DC8"/>
            <w:kern w:val="0"/>
            <w:sz w:val="24"/>
            <w:szCs w:val="24"/>
            <w:u w:val="single"/>
          </w:rPr>
          <w:t>HTTP</w:t>
        </w:r>
      </w:hyperlink>
      <w:r w:rsidRPr="0052413D">
        <w:rPr>
          <w:rFonts w:ascii="宋体" w:eastAsia="宋体" w:hAnsi="宋体" w:cs="宋体"/>
          <w:kern w:val="0"/>
          <w:sz w:val="24"/>
          <w:szCs w:val="24"/>
        </w:rPr>
        <w:t> and </w:t>
      </w:r>
      <w:hyperlink r:id="rId230" w:history="1">
        <w:r w:rsidRPr="0052413D">
          <w:rPr>
            <w:rFonts w:ascii="宋体" w:eastAsia="宋体" w:hAnsi="宋体" w:cs="宋体"/>
            <w:color w:val="046DC8"/>
            <w:kern w:val="0"/>
            <w:sz w:val="24"/>
            <w:szCs w:val="24"/>
            <w:u w:val="single"/>
          </w:rPr>
          <w:t>HTTPS</w:t>
        </w:r>
      </w:hyperlink>
      <w:r w:rsidRPr="0052413D">
        <w:rPr>
          <w:rFonts w:ascii="宋体" w:eastAsia="宋体" w:hAnsi="宋体" w:cs="宋体"/>
          <w:kern w:val="0"/>
          <w:sz w:val="24"/>
          <w:szCs w:val="24"/>
        </w:rPr>
        <w:t> modules of Node.js but uses Chromium’s native networking library instead of the Node.js implementation, offering better support for web proxies.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is a non-exhaustive list of why you may consider using 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instead of the native Node.js modules: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Automatic management of system proxy configuration, support of the wpad protocol and proxy pac configuration files.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Automatic tunneling of HTTPS requests.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Support for authenticating proxies using basic, digest, NTLM, Kerberos or negotiate authentication schemes.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Support for traffic monitoring proxies: Fiddler-like proxies used for access control and monitoring.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API has been specifically designed to mimic, as closely as possible, the familiar Node.js API. The API components including classes, methods, properties and event names are similar to those commonly used in Node.js.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instance, the following example quickly shows how 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API might be used: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{net}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request = net.request(</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request.on(</w:t>
      </w:r>
      <w:r w:rsidRPr="0052413D">
        <w:rPr>
          <w:rFonts w:ascii="Consolas" w:eastAsia="宋体" w:hAnsi="Consolas" w:cs="宋体"/>
          <w:color w:val="D01040"/>
          <w:kern w:val="0"/>
          <w:sz w:val="20"/>
          <w:szCs w:val="20"/>
          <w:bdr w:val="none" w:sz="0" w:space="0" w:color="auto" w:frame="1"/>
        </w:rPr>
        <w:t>'response'</w:t>
      </w:r>
      <w:r w:rsidRPr="0052413D">
        <w:rPr>
          <w:rFonts w:ascii="Consolas" w:eastAsia="宋体" w:hAnsi="Consolas" w:cs="宋体"/>
          <w:color w:val="0B3D47"/>
          <w:kern w:val="0"/>
          <w:sz w:val="20"/>
          <w:szCs w:val="20"/>
          <w:bdr w:val="none" w:sz="0" w:space="0" w:color="auto" w:frame="1"/>
        </w:rPr>
        <w:t>, (response)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007A7A"/>
          <w:kern w:val="0"/>
          <w:sz w:val="20"/>
          <w:szCs w:val="20"/>
          <w:bdr w:val="none" w:sz="0" w:space="0" w:color="auto" w:frame="1"/>
        </w:rPr>
        <w:t>STATUS</w:t>
      </w:r>
      <w:r w:rsidRPr="0052413D">
        <w:rPr>
          <w:rFonts w:ascii="Consolas" w:eastAsia="宋体" w:hAnsi="Consolas" w:cs="宋体"/>
          <w:color w:val="0B3D47"/>
          <w:kern w:val="0"/>
          <w:sz w:val="20"/>
          <w:szCs w:val="20"/>
          <w:bdr w:val="none" w:sz="0" w:space="0" w:color="auto" w:frame="1"/>
        </w:rPr>
        <w:t>: ${response.statusCode}`)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007A7A"/>
          <w:kern w:val="0"/>
          <w:sz w:val="20"/>
          <w:szCs w:val="20"/>
          <w:bdr w:val="none" w:sz="0" w:space="0" w:color="auto" w:frame="1"/>
        </w:rPr>
        <w:t>HEADERS</w:t>
      </w:r>
      <w:r w:rsidRPr="0052413D">
        <w:rPr>
          <w:rFonts w:ascii="Consolas" w:eastAsia="宋体" w:hAnsi="Consolas" w:cs="宋体"/>
          <w:color w:val="0B3D47"/>
          <w:kern w:val="0"/>
          <w:sz w:val="20"/>
          <w:szCs w:val="20"/>
          <w:bdr w:val="none" w:sz="0" w:space="0" w:color="auto" w:frame="1"/>
        </w:rPr>
        <w:t>: ${JSON.stringify(response.headers)}`)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response.on(</w:t>
      </w:r>
      <w:r w:rsidRPr="0052413D">
        <w:rPr>
          <w:rFonts w:ascii="Consolas" w:eastAsia="宋体" w:hAnsi="Consolas" w:cs="宋体"/>
          <w:color w:val="D01040"/>
          <w:kern w:val="0"/>
          <w:sz w:val="20"/>
          <w:szCs w:val="20"/>
          <w:bdr w:val="none" w:sz="0" w:space="0" w:color="auto" w:frame="1"/>
        </w:rPr>
        <w:t>'data'</w:t>
      </w:r>
      <w:r w:rsidRPr="0052413D">
        <w:rPr>
          <w:rFonts w:ascii="Consolas" w:eastAsia="宋体" w:hAnsi="Consolas" w:cs="宋体"/>
          <w:color w:val="0B3D47"/>
          <w:kern w:val="0"/>
          <w:sz w:val="20"/>
          <w:szCs w:val="20"/>
          <w:bdr w:val="none" w:sz="0" w:space="0" w:color="auto" w:frame="1"/>
        </w:rPr>
        <w:t>, (chunk)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007A7A"/>
          <w:kern w:val="0"/>
          <w:sz w:val="20"/>
          <w:szCs w:val="20"/>
          <w:bdr w:val="none" w:sz="0" w:space="0" w:color="auto" w:frame="1"/>
        </w:rPr>
        <w:t>BODY</w:t>
      </w:r>
      <w:r w:rsidRPr="0052413D">
        <w:rPr>
          <w:rFonts w:ascii="Consolas" w:eastAsia="宋体" w:hAnsi="Consolas" w:cs="宋体"/>
          <w:color w:val="0B3D47"/>
          <w:kern w:val="0"/>
          <w:sz w:val="20"/>
          <w:szCs w:val="20"/>
          <w:bdr w:val="none" w:sz="0" w:space="0" w:color="auto" w:frame="1"/>
        </w:rPr>
        <w:t>: ${chunk}`)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response.on(</w:t>
      </w:r>
      <w:r w:rsidRPr="0052413D">
        <w:rPr>
          <w:rFonts w:ascii="Consolas" w:eastAsia="宋体" w:hAnsi="Consolas" w:cs="宋体"/>
          <w:color w:val="D01040"/>
          <w:kern w:val="0"/>
          <w:sz w:val="20"/>
          <w:szCs w:val="20"/>
          <w:bdr w:val="none" w:sz="0" w:space="0" w:color="auto" w:frame="1"/>
        </w:rPr>
        <w:t>'end'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'No more data in response.'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request.end()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By the way, it is almost identical to how you would normally use the </w:t>
      </w:r>
      <w:hyperlink r:id="rId231" w:history="1">
        <w:r w:rsidRPr="0052413D">
          <w:rPr>
            <w:rFonts w:ascii="宋体" w:eastAsia="宋体" w:hAnsi="宋体" w:cs="宋体"/>
            <w:color w:val="046DC8"/>
            <w:kern w:val="0"/>
            <w:sz w:val="24"/>
            <w:szCs w:val="24"/>
            <w:u w:val="single"/>
          </w:rPr>
          <w:t>HTTP</w:t>
        </w:r>
      </w:hyperlink>
      <w:r w:rsidRPr="0052413D">
        <w:rPr>
          <w:rFonts w:ascii="宋体" w:eastAsia="宋体" w:hAnsi="宋体" w:cs="宋体"/>
          <w:kern w:val="0"/>
          <w:sz w:val="24"/>
          <w:szCs w:val="24"/>
        </w:rPr>
        <w:t>/</w:t>
      </w:r>
      <w:hyperlink r:id="rId232" w:history="1">
        <w:r w:rsidRPr="0052413D">
          <w:rPr>
            <w:rFonts w:ascii="宋体" w:eastAsia="宋体" w:hAnsi="宋体" w:cs="宋体"/>
            <w:color w:val="046DC8"/>
            <w:kern w:val="0"/>
            <w:sz w:val="24"/>
            <w:szCs w:val="24"/>
            <w:u w:val="single"/>
          </w:rPr>
          <w:t>HTTPS</w:t>
        </w:r>
      </w:hyperlink>
      <w:r w:rsidRPr="0052413D">
        <w:rPr>
          <w:rFonts w:ascii="宋体" w:eastAsia="宋体" w:hAnsi="宋体" w:cs="宋体"/>
          <w:kern w:val="0"/>
          <w:sz w:val="24"/>
          <w:szCs w:val="24"/>
        </w:rPr>
        <w:t> modules of Node.js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API can be used only after the application emits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Trying to use the module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will throw an error.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net.request(options)</w:t>
      </w:r>
    </w:p>
    <w:p w:rsidR="0052413D" w:rsidRPr="0052413D" w:rsidRDefault="0052413D" w:rsidP="0052413D">
      <w:pPr>
        <w:widowControl/>
        <w:numPr>
          <w:ilvl w:val="0"/>
          <w:numId w:val="2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String) - The </w:t>
      </w:r>
      <w:r w:rsidRPr="0052413D">
        <w:rPr>
          <w:rFonts w:ascii="Consolas" w:eastAsia="宋体" w:hAnsi="Consolas" w:cs="宋体"/>
          <w:color w:val="0B3D47"/>
          <w:kern w:val="0"/>
          <w:sz w:val="20"/>
          <w:szCs w:val="20"/>
          <w:shd w:val="clear" w:color="auto" w:fill="F1F3F4"/>
        </w:rPr>
        <w:t>ClientRequest</w:t>
      </w:r>
      <w:r w:rsidRPr="0052413D">
        <w:rPr>
          <w:rFonts w:ascii="宋体" w:eastAsia="宋体" w:hAnsi="宋体" w:cs="宋体"/>
          <w:kern w:val="0"/>
          <w:sz w:val="24"/>
          <w:szCs w:val="24"/>
        </w:rPr>
        <w:t> constructor options.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33" w:history="1">
        <w:r w:rsidRPr="0052413D">
          <w:rPr>
            <w:rFonts w:ascii="Consolas" w:eastAsia="宋体" w:hAnsi="Consolas" w:cs="宋体"/>
            <w:color w:val="0B3D47"/>
            <w:kern w:val="0"/>
            <w:sz w:val="20"/>
            <w:szCs w:val="20"/>
            <w:shd w:val="clear" w:color="auto" w:fill="F1F3F4"/>
          </w:rPr>
          <w:t>ClientRequest</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w:t>
      </w:r>
      <w:hyperlink r:id="rId234" w:history="1">
        <w:r w:rsidRPr="0052413D">
          <w:rPr>
            <w:rFonts w:ascii="Consolas" w:eastAsia="宋体" w:hAnsi="Consolas" w:cs="宋体"/>
            <w:color w:val="0B3D47"/>
            <w:kern w:val="0"/>
            <w:sz w:val="20"/>
            <w:szCs w:val="20"/>
            <w:shd w:val="clear" w:color="auto" w:fill="F1F3F4"/>
          </w:rPr>
          <w:t>ClientRequest</w:t>
        </w:r>
      </w:hyperlink>
      <w:r w:rsidRPr="0052413D">
        <w:rPr>
          <w:rFonts w:ascii="宋体" w:eastAsia="宋体" w:hAnsi="宋体" w:cs="宋体"/>
          <w:kern w:val="0"/>
          <w:sz w:val="24"/>
          <w:szCs w:val="24"/>
        </w:rPr>
        <w:t> instance using the provided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which are directly forwarded to the </w:t>
      </w:r>
      <w:r w:rsidRPr="0052413D">
        <w:rPr>
          <w:rFonts w:ascii="Consolas" w:eastAsia="宋体" w:hAnsi="Consolas" w:cs="宋体"/>
          <w:color w:val="0B3D47"/>
          <w:kern w:val="0"/>
          <w:sz w:val="20"/>
          <w:szCs w:val="20"/>
          <w:shd w:val="clear" w:color="auto" w:fill="F1F3F4"/>
        </w:rPr>
        <w:t>ClientRequest</w:t>
      </w:r>
      <w:r w:rsidRPr="0052413D">
        <w:rPr>
          <w:rFonts w:ascii="宋体" w:eastAsia="宋体" w:hAnsi="宋体" w:cs="宋体"/>
          <w:kern w:val="0"/>
          <w:sz w:val="24"/>
          <w:szCs w:val="24"/>
        </w:rPr>
        <w:t> constructor. The </w:t>
      </w:r>
      <w:r w:rsidRPr="0052413D">
        <w:rPr>
          <w:rFonts w:ascii="Consolas" w:eastAsia="宋体" w:hAnsi="Consolas" w:cs="宋体"/>
          <w:color w:val="0B3D47"/>
          <w:kern w:val="0"/>
          <w:sz w:val="20"/>
          <w:szCs w:val="20"/>
          <w:shd w:val="clear" w:color="auto" w:fill="F1F3F4"/>
        </w:rPr>
        <w:t>net.request</w:t>
      </w:r>
      <w:r w:rsidRPr="0052413D">
        <w:rPr>
          <w:rFonts w:ascii="宋体" w:eastAsia="宋体" w:hAnsi="宋体" w:cs="宋体"/>
          <w:kern w:val="0"/>
          <w:sz w:val="24"/>
          <w:szCs w:val="24"/>
        </w:rPr>
        <w:t> method would be used to issue both secure and insecure HTTP requests according to the specified protocol scheme in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Notification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OS desktop 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3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in the 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want to show Notifications from a renderer process you should use the </w:t>
      </w:r>
      <w:hyperlink r:id="rId236" w:history="1">
        <w:r w:rsidRPr="0052413D">
          <w:rPr>
            <w:rFonts w:ascii="宋体" w:eastAsia="宋体" w:hAnsi="宋体" w:cs="宋体"/>
            <w:color w:val="046DC8"/>
            <w:kern w:val="0"/>
            <w:sz w:val="24"/>
            <w:szCs w:val="24"/>
            <w:u w:val="single"/>
          </w:rPr>
          <w:t>HTML5 Notification API</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Notification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OS desktop 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3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Notification</w:t>
      </w:r>
      <w:r w:rsidRPr="0052413D">
        <w:rPr>
          <w:rFonts w:ascii="宋体" w:eastAsia="宋体" w:hAnsi="宋体" w:cs="宋体"/>
          <w:kern w:val="0"/>
          <w:sz w:val="24"/>
          <w:szCs w:val="24"/>
        </w:rPr>
        <w:t> is an </w:t>
      </w:r>
      <w:hyperlink r:id="rId238" w:anchor="events_class_event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creates a new </w:t>
      </w:r>
      <w:r w:rsidRPr="0052413D">
        <w:rPr>
          <w:rFonts w:ascii="Consolas" w:eastAsia="宋体" w:hAnsi="Consolas" w:cs="宋体"/>
          <w:color w:val="0B3D47"/>
          <w:kern w:val="0"/>
          <w:sz w:val="20"/>
          <w:szCs w:val="20"/>
          <w:shd w:val="clear" w:color="auto" w:fill="F1F3F4"/>
        </w:rPr>
        <w:t>Notification</w:t>
      </w:r>
      <w:r w:rsidRPr="0052413D">
        <w:rPr>
          <w:rFonts w:ascii="宋体" w:eastAsia="宋体" w:hAnsi="宋体" w:cs="宋体"/>
          <w:kern w:val="0"/>
          <w:sz w:val="24"/>
          <w:szCs w:val="24"/>
        </w:rPr>
        <w:t> with native properties as set by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Static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Notification</w:t>
      </w:r>
      <w:r w:rsidRPr="0052413D">
        <w:rPr>
          <w:rFonts w:ascii="宋体" w:eastAsia="宋体" w:hAnsi="宋体" w:cs="宋体"/>
          <w:kern w:val="0"/>
          <w:sz w:val="24"/>
          <w:szCs w:val="24"/>
        </w:rPr>
        <w:t> class has the following 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Notification.isSupported()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or not desktop notifications are supported on the current system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Notification([options])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2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A title for the notification, which will be shown at the top of the notification window when it is shown</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subtitle</w:t>
      </w:r>
      <w:r w:rsidRPr="0052413D">
        <w:rPr>
          <w:rFonts w:ascii="宋体" w:eastAsia="宋体" w:hAnsi="宋体" w:cs="宋体"/>
          <w:kern w:val="0"/>
          <w:sz w:val="24"/>
          <w:szCs w:val="24"/>
        </w:rPr>
        <w:t> String - (optional) A subtitle for the notification, which will be displayed below the title.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body</w:t>
      </w:r>
      <w:r w:rsidRPr="0052413D">
        <w:rPr>
          <w:rFonts w:ascii="宋体" w:eastAsia="宋体" w:hAnsi="宋体" w:cs="宋体"/>
          <w:kern w:val="0"/>
          <w:sz w:val="24"/>
          <w:szCs w:val="24"/>
        </w:rPr>
        <w:t> String - The body text of the notification, which will be displayed below the title or subtitle</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Boolean - (optional) Whether or not to emit an OS notification noise when showing the notification</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239"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(optional) An icon to use in the notification</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hasReply</w:t>
      </w:r>
      <w:r w:rsidRPr="0052413D">
        <w:rPr>
          <w:rFonts w:ascii="宋体" w:eastAsia="宋体" w:hAnsi="宋体" w:cs="宋体"/>
          <w:kern w:val="0"/>
          <w:sz w:val="24"/>
          <w:szCs w:val="24"/>
        </w:rPr>
        <w:t> Boolean - (optional) Whether or not to add an inline reply option to the notification.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replyPlaceholder</w:t>
      </w:r>
      <w:r w:rsidRPr="0052413D">
        <w:rPr>
          <w:rFonts w:ascii="宋体" w:eastAsia="宋体" w:hAnsi="宋体" w:cs="宋体"/>
          <w:kern w:val="0"/>
          <w:sz w:val="24"/>
          <w:szCs w:val="24"/>
        </w:rPr>
        <w:t> String - (optional) The placeholder to write in the inline reply input field.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actions</w:t>
      </w:r>
      <w:r w:rsidRPr="0052413D">
        <w:rPr>
          <w:rFonts w:ascii="宋体" w:eastAsia="宋体" w:hAnsi="宋体" w:cs="宋体"/>
          <w:kern w:val="0"/>
          <w:sz w:val="24"/>
          <w:szCs w:val="24"/>
        </w:rPr>
        <w:t> </w:t>
      </w:r>
      <w:hyperlink r:id="rId240" w:history="1">
        <w:r w:rsidRPr="0052413D">
          <w:rPr>
            <w:rFonts w:ascii="宋体" w:eastAsia="宋体" w:hAnsi="宋体" w:cs="宋体"/>
            <w:color w:val="046DC8"/>
            <w:kern w:val="0"/>
            <w:sz w:val="24"/>
            <w:szCs w:val="24"/>
            <w:u w:val="single"/>
          </w:rPr>
          <w:t>NotificationAction[]</w:t>
        </w:r>
      </w:hyperlink>
      <w:r w:rsidRPr="0052413D">
        <w:rPr>
          <w:rFonts w:ascii="宋体" w:eastAsia="宋体" w:hAnsi="宋体" w:cs="宋体"/>
          <w:kern w:val="0"/>
          <w:sz w:val="24"/>
          <w:szCs w:val="24"/>
        </w:rPr>
        <w:t> - (optional) Actions to add to the notification. Please read the available actions and limitations in the </w:t>
      </w:r>
      <w:r w:rsidRPr="0052413D">
        <w:rPr>
          <w:rFonts w:ascii="Consolas" w:eastAsia="宋体" w:hAnsi="Consolas" w:cs="宋体"/>
          <w:color w:val="0B3D47"/>
          <w:kern w:val="0"/>
          <w:sz w:val="20"/>
          <w:szCs w:val="20"/>
          <w:shd w:val="clear" w:color="auto" w:fill="F1F3F4"/>
        </w:rPr>
        <w:t>NotificationAction</w:t>
      </w:r>
      <w:r w:rsidRPr="0052413D">
        <w:rPr>
          <w:rFonts w:ascii="宋体" w:eastAsia="宋体" w:hAnsi="宋体" w:cs="宋体"/>
          <w:kern w:val="0"/>
          <w:sz w:val="24"/>
          <w:szCs w:val="24"/>
        </w:rPr>
        <w:t> documentation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Notification</w:t>
      </w:r>
      <w:r w:rsidRPr="0052413D">
        <w:rPr>
          <w:rFonts w:ascii="宋体" w:eastAsia="宋体" w:hAnsi="宋体" w:cs="宋体"/>
          <w:kern w:val="0"/>
          <w:sz w:val="24"/>
          <w:szCs w:val="24"/>
        </w:rPr>
        <w:t> emit the following events: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events are only available on specific operating systems and are labeled as such.</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the notification is shown to the user, note this could be fired multiple times as a notification can be shown multiple times through the </w:t>
      </w:r>
      <w:r w:rsidRPr="0052413D">
        <w:rPr>
          <w:rFonts w:ascii="Consolas" w:eastAsia="宋体" w:hAnsi="Consolas" w:cs="宋体"/>
          <w:color w:val="0B3D47"/>
          <w:kern w:val="0"/>
          <w:sz w:val="20"/>
          <w:szCs w:val="20"/>
          <w:shd w:val="clear" w:color="auto" w:fill="F1F3F4"/>
        </w:rPr>
        <w:t>show()</w:t>
      </w:r>
      <w:r w:rsidRPr="0052413D">
        <w:rPr>
          <w:rFonts w:ascii="宋体" w:eastAsia="宋体" w:hAnsi="宋体" w:cs="宋体"/>
          <w:kern w:val="0"/>
          <w:sz w:val="24"/>
          <w:szCs w:val="24"/>
        </w:rPr>
        <w:t> method.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‘click’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notification is clicked by the user.</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notification is closed by manual intervention from the user.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event is not guarunteed to be emitted in all cases where the notification is closed.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‘reply’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reply</w:t>
      </w:r>
      <w:r w:rsidRPr="0052413D">
        <w:rPr>
          <w:rFonts w:ascii="宋体" w:eastAsia="宋体" w:hAnsi="宋体" w:cs="宋体"/>
          <w:kern w:val="0"/>
          <w:sz w:val="24"/>
          <w:szCs w:val="24"/>
        </w:rPr>
        <w:t> String - The string the user entered into the inline reply field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clicks the “Reply” button on a notification with </w:t>
      </w:r>
      <w:r w:rsidRPr="0052413D">
        <w:rPr>
          <w:rFonts w:ascii="Consolas" w:eastAsia="宋体" w:hAnsi="Consolas" w:cs="宋体"/>
          <w:color w:val="0B3D47"/>
          <w:kern w:val="0"/>
          <w:sz w:val="20"/>
          <w:szCs w:val="20"/>
          <w:shd w:val="clear" w:color="auto" w:fill="F1F3F4"/>
        </w:rPr>
        <w:t>hasReply: true</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‘action’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index</w:t>
      </w:r>
      <w:r w:rsidRPr="0052413D">
        <w:rPr>
          <w:rFonts w:ascii="宋体" w:eastAsia="宋体" w:hAnsi="宋体" w:cs="宋体"/>
          <w:kern w:val="0"/>
          <w:sz w:val="24"/>
          <w:szCs w:val="24"/>
        </w:rPr>
        <w:t> Number - The index of the action that was activated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Notification</w:t>
      </w:r>
      <w:r w:rsidRPr="0052413D">
        <w:rPr>
          <w:rFonts w:ascii="宋体" w:eastAsia="宋体" w:hAnsi="宋体" w:cs="宋体"/>
          <w:kern w:val="0"/>
          <w:sz w:val="24"/>
          <w:szCs w:val="24"/>
        </w:rPr>
        <w:t> have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notification.show()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Immediately shows the notification to the user, please note this means unlike the HTML5 Notification implementation, simply instantiating a </w:t>
      </w:r>
      <w:r w:rsidRPr="0052413D">
        <w:rPr>
          <w:rFonts w:ascii="Consolas" w:eastAsia="宋体" w:hAnsi="Consolas" w:cs="宋体"/>
          <w:color w:val="0B3D47"/>
          <w:kern w:val="0"/>
          <w:sz w:val="20"/>
          <w:szCs w:val="20"/>
          <w:shd w:val="clear" w:color="auto" w:fill="F1F3F4"/>
        </w:rPr>
        <w:t>new Notification</w:t>
      </w:r>
      <w:r w:rsidRPr="0052413D">
        <w:rPr>
          <w:rFonts w:ascii="宋体" w:eastAsia="宋体" w:hAnsi="宋体" w:cs="宋体"/>
          <w:kern w:val="0"/>
          <w:sz w:val="24"/>
          <w:szCs w:val="24"/>
        </w:rPr>
        <w:t> does not immediately show it to the user, you need to call this method before the OS will display it.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powerMonitor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Monitor power state changes.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cannot require or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electron.powerMonitor.on(</w:t>
      </w:r>
      <w:r w:rsidRPr="0052413D">
        <w:rPr>
          <w:rFonts w:ascii="Consolas" w:eastAsia="宋体" w:hAnsi="Consolas" w:cs="宋体"/>
          <w:color w:val="D01040"/>
          <w:kern w:val="0"/>
          <w:sz w:val="20"/>
          <w:szCs w:val="20"/>
          <w:bdr w:val="none" w:sz="0" w:space="0" w:color="auto" w:frame="1"/>
        </w:rPr>
        <w:t>'suspend'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'The system is going to sleep'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powerMonitor</w:t>
      </w:r>
      <w:r w:rsidRPr="0052413D">
        <w:rPr>
          <w:rFonts w:ascii="宋体" w:eastAsia="宋体" w:hAnsi="宋体" w:cs="宋体"/>
          <w:kern w:val="0"/>
          <w:sz w:val="24"/>
          <w:szCs w:val="24"/>
        </w:rPr>
        <w:t> module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‘suspend’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system is suspending.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‘resume’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system is resuming.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‘on-ac’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system changes to AC power.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‘on-battery’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system changes to battery power.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powerSaveBlocker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Block the system from entering low-power (sleep) mode.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2"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{powerSaveBlocker}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id = powerSaveBlocker.start(</w:t>
      </w:r>
      <w:r w:rsidRPr="0052413D">
        <w:rPr>
          <w:rFonts w:ascii="Consolas" w:eastAsia="宋体" w:hAnsi="Consolas" w:cs="宋体"/>
          <w:color w:val="D01040"/>
          <w:kern w:val="0"/>
          <w:sz w:val="20"/>
          <w:szCs w:val="20"/>
          <w:bdr w:val="none" w:sz="0" w:space="0" w:color="auto" w:frame="1"/>
        </w:rPr>
        <w:t>'prevent-display-sleep'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console.log(powerSaveBlocker.isStarted(id))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powerSaveBlocker.stop(id)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powerSaveBlocker</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powerSaveBlocker.start(type)</w:t>
      </w:r>
    </w:p>
    <w:p w:rsidR="0052413D" w:rsidRPr="0052413D" w:rsidRDefault="0052413D" w:rsidP="0052413D">
      <w:pPr>
        <w:widowControl/>
        <w:numPr>
          <w:ilvl w:val="0"/>
          <w:numId w:val="2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Power save blocker type.</w:t>
      </w:r>
    </w:p>
    <w:p w:rsidR="0052413D" w:rsidRPr="0052413D" w:rsidRDefault="0052413D" w:rsidP="0052413D">
      <w:pPr>
        <w:widowControl/>
        <w:numPr>
          <w:ilvl w:val="1"/>
          <w:numId w:val="2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 - Prevent the application from being suspended. Keeps system active but allows screen to be turned off. Example use cases: downloading a file or playing audio.</w:t>
      </w:r>
    </w:p>
    <w:p w:rsidR="0052413D" w:rsidRPr="0052413D" w:rsidRDefault="0052413D" w:rsidP="0052413D">
      <w:pPr>
        <w:widowControl/>
        <w:numPr>
          <w:ilvl w:val="1"/>
          <w:numId w:val="2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 Prevent the display from going to sleep. Keeps system and screen active. Example use case: playing video.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blocker ID that is assigned to this power blocker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Starts preventing the system from entering lower-power mode. Returns an integer identifying the power save blocker.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has higher precedence over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 Only the highest precedence type takes effect. In other words,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always takes precedence over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an API calling A requests for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 and another calling B requests for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will be used until B stops its request. After that,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is used.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powerSaveBlocker.stop(id)</w:t>
      </w:r>
    </w:p>
    <w:p w:rsidR="0052413D" w:rsidRPr="0052413D" w:rsidRDefault="0052413D" w:rsidP="0052413D">
      <w:pPr>
        <w:widowControl/>
        <w:numPr>
          <w:ilvl w:val="0"/>
          <w:numId w:val="2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 - The power save blocker id returned by </w:t>
      </w:r>
      <w:r w:rsidRPr="0052413D">
        <w:rPr>
          <w:rFonts w:ascii="Consolas" w:eastAsia="宋体" w:hAnsi="Consolas" w:cs="宋体"/>
          <w:color w:val="0B3D47"/>
          <w:kern w:val="0"/>
          <w:sz w:val="20"/>
          <w:szCs w:val="20"/>
          <w:shd w:val="clear" w:color="auto" w:fill="F1F3F4"/>
        </w:rPr>
        <w:t>powerSaveBlocker.start</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Stops the specified power save blocker.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powerSaveBlocker.isStarted(id)</w:t>
      </w:r>
    </w:p>
    <w:p w:rsidR="0052413D" w:rsidRPr="0052413D" w:rsidRDefault="0052413D" w:rsidP="0052413D">
      <w:pPr>
        <w:widowControl/>
        <w:numPr>
          <w:ilvl w:val="0"/>
          <w:numId w:val="2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 - The power save blocker id returned by </w:t>
      </w:r>
      <w:r w:rsidRPr="0052413D">
        <w:rPr>
          <w:rFonts w:ascii="Consolas" w:eastAsia="宋体" w:hAnsi="Consolas" w:cs="宋体"/>
          <w:color w:val="0B3D47"/>
          <w:kern w:val="0"/>
          <w:sz w:val="20"/>
          <w:szCs w:val="20"/>
          <w:shd w:val="clear" w:color="auto" w:fill="F1F3F4"/>
        </w:rPr>
        <w:t>powerSaveBlocker.start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corresponding </w:t>
      </w:r>
      <w:r w:rsidRPr="0052413D">
        <w:rPr>
          <w:rFonts w:ascii="Consolas" w:eastAsia="宋体" w:hAnsi="Consolas" w:cs="宋体"/>
          <w:color w:val="0B3D47"/>
          <w:kern w:val="0"/>
          <w:sz w:val="20"/>
          <w:szCs w:val="20"/>
          <w:shd w:val="clear" w:color="auto" w:fill="F1F3F4"/>
        </w:rPr>
        <w:t>powerSaveBlocker</w:t>
      </w:r>
      <w:r w:rsidRPr="0052413D">
        <w:rPr>
          <w:rFonts w:ascii="宋体" w:eastAsia="宋体" w:hAnsi="宋体" w:cs="宋体"/>
          <w:kern w:val="0"/>
          <w:sz w:val="24"/>
          <w:szCs w:val="24"/>
        </w:rPr>
        <w:t> has started.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process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Extensions to process object.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3"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44"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Electron’s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is extended from the </w:t>
      </w:r>
      <w:hyperlink r:id="rId245" w:history="1">
        <w:r w:rsidRPr="0052413D">
          <w:rPr>
            <w:rFonts w:ascii="宋体" w:eastAsia="宋体" w:hAnsi="宋体" w:cs="宋体"/>
            <w:color w:val="046DC8"/>
            <w:kern w:val="0"/>
            <w:sz w:val="24"/>
            <w:szCs w:val="24"/>
            <w:u w:val="single"/>
          </w:rPr>
          <w:t>Node.js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color w:val="046DC8"/>
            <w:kern w:val="0"/>
            <w:sz w:val="24"/>
            <w:szCs w:val="24"/>
            <w:u w:val="single"/>
          </w:rPr>
          <w:t> object</w:t>
        </w:r>
      </w:hyperlink>
      <w:r w:rsidRPr="0052413D">
        <w:rPr>
          <w:rFonts w:ascii="宋体" w:eastAsia="宋体" w:hAnsi="宋体" w:cs="宋体"/>
          <w:kern w:val="0"/>
          <w:sz w:val="24"/>
          <w:szCs w:val="24"/>
        </w:rPr>
        <w:t>. It adds the following events, properties, and methods: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‘loaded’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Electron has loaded its internal initialization script and is beginning to load the web page or the main script.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can be used by the preload script to add removed Node global symbols back to the global scope when node integration is turned off: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_setImmediate = setImmediate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_clearImmediate = clearImmediate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process.once(</w:t>
      </w:r>
      <w:r w:rsidRPr="0052413D">
        <w:rPr>
          <w:rFonts w:ascii="Consolas" w:eastAsia="宋体" w:hAnsi="Consolas" w:cs="宋体"/>
          <w:color w:val="D01040"/>
          <w:kern w:val="0"/>
          <w:sz w:val="20"/>
          <w:szCs w:val="20"/>
          <w:bdr w:val="none" w:sz="0" w:space="0" w:color="auto" w:frame="1"/>
        </w:rPr>
        <w:t>'loaded'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global.setImmediate = _setImmediate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global.clearImmediate = _clearImmediate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process.defaultApp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When app is started by being passed as parameter to the default app, this property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the main process, otherwise it is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process.mas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For Mac App Store build, this property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other builds it is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process.noAsar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ASAR support inside your application.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disable the support for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in Node’s built-in modules.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process.noDeprecation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deprecation warnings are printed to </w:t>
      </w:r>
      <w:r w:rsidRPr="0052413D">
        <w:rPr>
          <w:rFonts w:ascii="Consolas" w:eastAsia="宋体" w:hAnsi="Consolas" w:cs="宋体"/>
          <w:color w:val="0B3D47"/>
          <w:kern w:val="0"/>
          <w:sz w:val="20"/>
          <w:szCs w:val="20"/>
          <w:shd w:val="clear" w:color="auto" w:fill="F1F3F4"/>
        </w:rPr>
        <w:t>stderr</w:t>
      </w:r>
      <w:r w:rsidRPr="0052413D">
        <w:rPr>
          <w:rFonts w:ascii="宋体" w:eastAsia="宋体" w:hAnsi="宋体" w:cs="宋体"/>
          <w:kern w:val="0"/>
          <w:sz w:val="24"/>
          <w:szCs w:val="24"/>
        </w:rPr>
        <w:t>.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silence deprecation warnings. This property is used instead of the </w:t>
      </w:r>
      <w:r w:rsidRPr="0052413D">
        <w:rPr>
          <w:rFonts w:ascii="Consolas" w:eastAsia="宋体" w:hAnsi="Consolas" w:cs="宋体"/>
          <w:color w:val="0B3D47"/>
          <w:kern w:val="0"/>
          <w:sz w:val="20"/>
          <w:szCs w:val="20"/>
          <w:shd w:val="clear" w:color="auto" w:fill="F1F3F4"/>
        </w:rPr>
        <w:t>--no-deprecation</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process.resourcesPath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path to the resources directory.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process.throwDeprecation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deprecation warnings will be thrown as exceptions.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will throw errors for deprecations. This property is used instead of the </w:t>
      </w:r>
      <w:r w:rsidRPr="0052413D">
        <w:rPr>
          <w:rFonts w:ascii="Consolas" w:eastAsia="宋体" w:hAnsi="Consolas" w:cs="宋体"/>
          <w:color w:val="0B3D47"/>
          <w:kern w:val="0"/>
          <w:sz w:val="20"/>
          <w:szCs w:val="20"/>
          <w:shd w:val="clear" w:color="auto" w:fill="F1F3F4"/>
        </w:rPr>
        <w:t>--throw-deprecation</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process.traceDeprecation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deprecations printed to </w:t>
      </w:r>
      <w:r w:rsidRPr="0052413D">
        <w:rPr>
          <w:rFonts w:ascii="Consolas" w:eastAsia="宋体" w:hAnsi="Consolas" w:cs="宋体"/>
          <w:color w:val="0B3D47"/>
          <w:kern w:val="0"/>
          <w:sz w:val="20"/>
          <w:szCs w:val="20"/>
          <w:shd w:val="clear" w:color="auto" w:fill="F1F3F4"/>
        </w:rPr>
        <w:t>stderr</w:t>
      </w:r>
      <w:r w:rsidRPr="0052413D">
        <w:rPr>
          <w:rFonts w:ascii="宋体" w:eastAsia="宋体" w:hAnsi="宋体" w:cs="宋体"/>
          <w:kern w:val="0"/>
          <w:sz w:val="24"/>
          <w:szCs w:val="24"/>
        </w:rPr>
        <w:t> include their stack trace.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print stack traces for deprecations. This property is instead of the </w:t>
      </w:r>
      <w:r w:rsidRPr="0052413D">
        <w:rPr>
          <w:rFonts w:ascii="Consolas" w:eastAsia="宋体" w:hAnsi="Consolas" w:cs="宋体"/>
          <w:color w:val="0B3D47"/>
          <w:kern w:val="0"/>
          <w:sz w:val="20"/>
          <w:szCs w:val="20"/>
          <w:shd w:val="clear" w:color="auto" w:fill="F1F3F4"/>
        </w:rPr>
        <w:t>--trace-deprecation</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process.traceProcessWarnings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process warnings printed to </w:t>
      </w:r>
      <w:r w:rsidRPr="0052413D">
        <w:rPr>
          <w:rFonts w:ascii="Consolas" w:eastAsia="宋体" w:hAnsi="Consolas" w:cs="宋体"/>
          <w:color w:val="0B3D47"/>
          <w:kern w:val="0"/>
          <w:sz w:val="20"/>
          <w:szCs w:val="20"/>
          <w:shd w:val="clear" w:color="auto" w:fill="F1F3F4"/>
        </w:rPr>
        <w:t>stderr</w:t>
      </w:r>
      <w:r w:rsidRPr="0052413D">
        <w:rPr>
          <w:rFonts w:ascii="宋体" w:eastAsia="宋体" w:hAnsi="宋体" w:cs="宋体"/>
          <w:kern w:val="0"/>
          <w:sz w:val="24"/>
          <w:szCs w:val="24"/>
        </w:rPr>
        <w:t> include their stack trace.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print stack traces for process warnings (including deprecations). This property is instead of the </w:t>
      </w:r>
      <w:r w:rsidRPr="0052413D">
        <w:rPr>
          <w:rFonts w:ascii="Consolas" w:eastAsia="宋体" w:hAnsi="Consolas" w:cs="宋体"/>
          <w:color w:val="0B3D47"/>
          <w:kern w:val="0"/>
          <w:sz w:val="20"/>
          <w:szCs w:val="20"/>
          <w:shd w:val="clear" w:color="auto" w:fill="F1F3F4"/>
        </w:rPr>
        <w:t>--trace-warnings</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process.type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current process’s type, can be </w:t>
      </w:r>
      <w:r w:rsidRPr="0052413D">
        <w:rPr>
          <w:rFonts w:ascii="Consolas" w:eastAsia="宋体" w:hAnsi="Consolas" w:cs="宋体"/>
          <w:color w:val="0B3D47"/>
          <w:kern w:val="0"/>
          <w:sz w:val="20"/>
          <w:szCs w:val="20"/>
          <w:shd w:val="clear" w:color="auto" w:fill="F1F3F4"/>
        </w:rPr>
        <w:t>"browser"</w:t>
      </w:r>
      <w:r w:rsidRPr="0052413D">
        <w:rPr>
          <w:rFonts w:ascii="宋体" w:eastAsia="宋体" w:hAnsi="宋体" w:cs="宋体"/>
          <w:kern w:val="0"/>
          <w:sz w:val="24"/>
          <w:szCs w:val="24"/>
        </w:rPr>
        <w:t> (i.e. main process) or </w:t>
      </w:r>
      <w:r w:rsidRPr="0052413D">
        <w:rPr>
          <w:rFonts w:ascii="Consolas" w:eastAsia="宋体" w:hAnsi="Consolas" w:cs="宋体"/>
          <w:color w:val="0B3D47"/>
          <w:kern w:val="0"/>
          <w:sz w:val="20"/>
          <w:szCs w:val="20"/>
          <w:shd w:val="clear" w:color="auto" w:fill="F1F3F4"/>
        </w:rPr>
        <w:t>"renderer"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process.versions.chrome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Chrome’s version string.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process.versions.electron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Electron’s version string.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process.windowsStore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If the app is running as a Windows Store app (appx), this property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otherwise it is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process.crash()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Causes the main thread of the current process crash.</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process.getCPUUsage()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46" w:history="1">
        <w:r w:rsidRPr="0052413D">
          <w:rPr>
            <w:rFonts w:ascii="Consolas" w:eastAsia="宋体" w:hAnsi="Consolas" w:cs="宋体"/>
            <w:color w:val="0B3D47"/>
            <w:kern w:val="0"/>
            <w:sz w:val="20"/>
            <w:szCs w:val="20"/>
            <w:shd w:val="clear" w:color="auto" w:fill="F1F3F4"/>
          </w:rPr>
          <w:t>CPUUsage</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process.getIOCounters()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hyperlink r:id="rId247" w:history="1">
        <w:r w:rsidRPr="0052413D">
          <w:rPr>
            <w:rFonts w:ascii="Consolas" w:eastAsia="宋体" w:hAnsi="Consolas" w:cs="宋体"/>
            <w:color w:val="0B3D47"/>
            <w:kern w:val="0"/>
            <w:sz w:val="20"/>
            <w:szCs w:val="20"/>
            <w:shd w:val="clear" w:color="auto" w:fill="F1F3F4"/>
          </w:rPr>
          <w:t>IOCounters</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process.getProcessMemoryInfo()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workingSetSize</w:t>
      </w:r>
      <w:r w:rsidRPr="0052413D">
        <w:rPr>
          <w:rFonts w:ascii="宋体" w:eastAsia="宋体" w:hAnsi="宋体" w:cs="宋体"/>
          <w:kern w:val="0"/>
          <w:sz w:val="24"/>
          <w:szCs w:val="24"/>
        </w:rPr>
        <w:t> Integer - The amount of memory currently pinned to actual physical RAM.</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peakWorkingSetSize</w:t>
      </w:r>
      <w:r w:rsidRPr="0052413D">
        <w:rPr>
          <w:rFonts w:ascii="宋体" w:eastAsia="宋体" w:hAnsi="宋体" w:cs="宋体"/>
          <w:kern w:val="0"/>
          <w:sz w:val="24"/>
          <w:szCs w:val="24"/>
        </w:rPr>
        <w:t> Integer - The maximum amount of memory that has ever been pinned to actual physical RAM.</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privateBytes</w:t>
      </w:r>
      <w:r w:rsidRPr="0052413D">
        <w:rPr>
          <w:rFonts w:ascii="宋体" w:eastAsia="宋体" w:hAnsi="宋体" w:cs="宋体"/>
          <w:kern w:val="0"/>
          <w:sz w:val="24"/>
          <w:szCs w:val="24"/>
        </w:rPr>
        <w:t> Integer - The amount of memory not shared by other processes, such as JS heap or HTML content.</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sharedBytes</w:t>
      </w:r>
      <w:r w:rsidRPr="0052413D">
        <w:rPr>
          <w:rFonts w:ascii="宋体" w:eastAsia="宋体" w:hAnsi="宋体" w:cs="宋体"/>
          <w:kern w:val="0"/>
          <w:sz w:val="24"/>
          <w:szCs w:val="24"/>
        </w:rPr>
        <w:t> Integer - The amount of memory shared between processes, typically memory consumed by the Electron code itself</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an object giving memory usage statistics about the current process. Note that all statistics are reported in Kilobytes.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process.getSystemMemoryInfo()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total</w:t>
      </w:r>
      <w:r w:rsidRPr="0052413D">
        <w:rPr>
          <w:rFonts w:ascii="宋体" w:eastAsia="宋体" w:hAnsi="宋体" w:cs="宋体"/>
          <w:kern w:val="0"/>
          <w:sz w:val="24"/>
          <w:szCs w:val="24"/>
        </w:rPr>
        <w:t> Integer - The total amount of physical memory in Kilobytes available to the system.</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free</w:t>
      </w:r>
      <w:r w:rsidRPr="0052413D">
        <w:rPr>
          <w:rFonts w:ascii="宋体" w:eastAsia="宋体" w:hAnsi="宋体" w:cs="宋体"/>
          <w:kern w:val="0"/>
          <w:sz w:val="24"/>
          <w:szCs w:val="24"/>
        </w:rPr>
        <w:t> Integer - The total amount of memory not being used by applications or disk cache.</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swapTotal</w:t>
      </w:r>
      <w:r w:rsidRPr="0052413D">
        <w:rPr>
          <w:rFonts w:ascii="宋体" w:eastAsia="宋体" w:hAnsi="宋体" w:cs="宋体"/>
          <w:kern w:val="0"/>
          <w:sz w:val="24"/>
          <w:szCs w:val="24"/>
        </w:rPr>
        <w:t> Integer - The total amount of swap memory in Kilobytes available to the system.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w:t>
      </w:r>
      <w:r w:rsidRPr="0052413D">
        <w:rPr>
          <w:rFonts w:ascii="宋体" w:eastAsia="宋体" w:hAnsi="宋体" w:cs="宋体"/>
          <w:color w:val="FFFFFF"/>
          <w:kern w:val="0"/>
          <w:sz w:val="16"/>
          <w:szCs w:val="16"/>
          <w:shd w:val="clear" w:color="auto" w:fill="5E7478"/>
        </w:rPr>
        <w:t>Linux</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swapFree</w:t>
      </w:r>
      <w:r w:rsidRPr="0052413D">
        <w:rPr>
          <w:rFonts w:ascii="宋体" w:eastAsia="宋体" w:hAnsi="宋体" w:cs="宋体"/>
          <w:kern w:val="0"/>
          <w:sz w:val="24"/>
          <w:szCs w:val="24"/>
        </w:rPr>
        <w:t> Integer - The free amount of swap memory in Kilobytes available to the system.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w:t>
      </w:r>
      <w:r w:rsidRPr="0052413D">
        <w:rPr>
          <w:rFonts w:ascii="宋体" w:eastAsia="宋体" w:hAnsi="宋体" w:cs="宋体"/>
          <w:color w:val="FFFFFF"/>
          <w:kern w:val="0"/>
          <w:sz w:val="16"/>
          <w:szCs w:val="16"/>
          <w:shd w:val="clear" w:color="auto" w:fill="5E7478"/>
        </w:rPr>
        <w:t>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an object giving memory usage statistics about the entire system. Note that all statistics are reported in Kilobytes.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process.hang()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Causes the main thread of the current process hang.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process.setFdLimit(maxDescriptors)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2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maxDescriptors</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file descriptor soft limit to </w:t>
      </w:r>
      <w:r w:rsidRPr="0052413D">
        <w:rPr>
          <w:rFonts w:ascii="Consolas" w:eastAsia="宋体" w:hAnsi="Consolas" w:cs="宋体"/>
          <w:color w:val="0B3D47"/>
          <w:kern w:val="0"/>
          <w:sz w:val="20"/>
          <w:szCs w:val="20"/>
          <w:shd w:val="clear" w:color="auto" w:fill="F1F3F4"/>
        </w:rPr>
        <w:t>maxDescriptors</w:t>
      </w:r>
      <w:r w:rsidRPr="0052413D">
        <w:rPr>
          <w:rFonts w:ascii="宋体" w:eastAsia="宋体" w:hAnsi="宋体" w:cs="宋体"/>
          <w:kern w:val="0"/>
          <w:sz w:val="24"/>
          <w:szCs w:val="24"/>
        </w:rPr>
        <w:t> or the OS hard limit, whichever is lower for the current process.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protocol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Register a custom protocol and intercept existing protocol requests.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implementing a protocol that has the same effect as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protocol}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protocol.registerFileProtocol(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(request,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url = request.url.substr(</w:t>
      </w:r>
      <w:r w:rsidRPr="0052413D">
        <w:rPr>
          <w:rFonts w:ascii="Consolas" w:eastAsia="宋体" w:hAnsi="Consolas" w:cs="宋体"/>
          <w:color w:val="007F80"/>
          <w:kern w:val="0"/>
          <w:sz w:val="20"/>
          <w:szCs w:val="20"/>
          <w:bdr w:val="none" w:sz="0" w:space="0" w:color="auto" w:frame="1"/>
        </w:rPr>
        <w:t>7</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61717"/>
          <w:kern w:val="0"/>
          <w:sz w:val="20"/>
          <w:szCs w:val="20"/>
          <w:bdr w:val="none" w:sz="0" w:space="0" w:color="auto" w:frame="1"/>
          <w:shd w:val="clear" w:color="auto" w:fill="E3D2D2"/>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path.normalize(`${__dirname}</w:t>
      </w:r>
      <w:r w:rsidRPr="0052413D">
        <w:rPr>
          <w:rFonts w:ascii="Consolas" w:eastAsia="宋体" w:hAnsi="Consolas" w:cs="宋体"/>
          <w:color w:val="009926"/>
          <w:kern w:val="0"/>
          <w:sz w:val="20"/>
          <w:szCs w:val="20"/>
          <w:bdr w:val="none" w:sz="0" w:space="0" w:color="auto" w:frame="1"/>
        </w:rPr>
        <w:t>/${url}`</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9926"/>
          <w:kern w:val="0"/>
          <w:sz w:val="20"/>
          <w:szCs w:val="20"/>
          <w:bdr w:val="none" w:sz="0" w:space="0" w:color="auto" w:frame="1"/>
        </w:rPr>
        <w:t>}</w:t>
      </w:r>
      <w:r w:rsidRPr="0052413D">
        <w:rPr>
          <w:rFonts w:ascii="Consolas" w:eastAsia="宋体" w:hAnsi="Consolas" w:cs="宋体"/>
          <w:color w:val="A61717"/>
          <w:kern w:val="0"/>
          <w:sz w:val="20"/>
          <w:szCs w:val="20"/>
          <w:bdr w:val="none" w:sz="0" w:space="0" w:color="auto" w:frame="1"/>
          <w:shd w:val="clear" w:color="auto" w:fill="E3D2D2"/>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w:t>
      </w:r>
      <w:r w:rsidRPr="0052413D">
        <w:rPr>
          <w:rFonts w:ascii="Consolas" w:eastAsia="宋体" w:hAnsi="Consolas" w:cs="宋体"/>
          <w:color w:val="D01040"/>
          <w:kern w:val="0"/>
          <w:sz w:val="20"/>
          <w:szCs w:val="20"/>
          <w:bdr w:val="none" w:sz="0" w:space="0" w:color="auto" w:frame="1"/>
        </w:rPr>
        <w:t>'Failed to register protocol'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All methods unless specified can only be used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gets emitted.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protocol.registerStandardSchemes(schemes[, options])</w:t>
      </w:r>
    </w:p>
    <w:p w:rsidR="0052413D" w:rsidRPr="0052413D" w:rsidRDefault="0052413D" w:rsidP="0052413D">
      <w:pPr>
        <w:widowControl/>
        <w:numPr>
          <w:ilvl w:val="0"/>
          <w:numId w:val="2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schemes</w:t>
      </w:r>
      <w:r w:rsidRPr="0052413D">
        <w:rPr>
          <w:rFonts w:ascii="宋体" w:eastAsia="宋体" w:hAnsi="宋体" w:cs="宋体"/>
          <w:kern w:val="0"/>
          <w:sz w:val="24"/>
          <w:szCs w:val="24"/>
        </w:rPr>
        <w:t> String[] - Custom schemes to be registered as standard schemes.</w:t>
      </w:r>
    </w:p>
    <w:p w:rsidR="0052413D" w:rsidRPr="0052413D" w:rsidRDefault="0052413D" w:rsidP="0052413D">
      <w:pPr>
        <w:widowControl/>
        <w:numPr>
          <w:ilvl w:val="0"/>
          <w:numId w:val="2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register the scheme as secure. Default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standard scheme adheres to what RFC 3986 calls </w:t>
      </w:r>
      <w:hyperlink r:id="rId249" w:anchor="section-3" w:history="1">
        <w:r w:rsidRPr="0052413D">
          <w:rPr>
            <w:rFonts w:ascii="宋体" w:eastAsia="宋体" w:hAnsi="宋体" w:cs="宋体"/>
            <w:color w:val="046DC8"/>
            <w:kern w:val="0"/>
            <w:sz w:val="24"/>
            <w:szCs w:val="24"/>
            <w:u w:val="single"/>
          </w:rPr>
          <w:t>generic URI syntax</w:t>
        </w:r>
      </w:hyperlink>
      <w:r w:rsidRPr="0052413D">
        <w:rPr>
          <w:rFonts w:ascii="宋体" w:eastAsia="宋体" w:hAnsi="宋体" w:cs="宋体"/>
          <w:kern w:val="0"/>
          <w:sz w:val="24"/>
          <w:szCs w:val="24"/>
        </w:rPr>
        <w:t>. For example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https</w:t>
      </w:r>
      <w:r w:rsidRPr="0052413D">
        <w:rPr>
          <w:rFonts w:ascii="宋体" w:eastAsia="宋体" w:hAnsi="宋体" w:cs="宋体"/>
          <w:kern w:val="0"/>
          <w:sz w:val="24"/>
          <w:szCs w:val="24"/>
        </w:rPr>
        <w:t> are standard schemes, while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is not.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Registering a scheme as standard, will allow relative and absolute resources to be resolved correctly when served. Otherwise the scheme will behave like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 but without the ability to resolve relative URLs.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For example when you load following page with custom protocol without registering it as standard scheme, the image will not be loaded because non-standard schemes can not recognize relative URLs: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&lt;img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'test.png'</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Registering a scheme as standard will allow access to files through the </w:t>
      </w:r>
      <w:hyperlink r:id="rId250" w:history="1">
        <w:r w:rsidRPr="0052413D">
          <w:rPr>
            <w:rFonts w:ascii="宋体" w:eastAsia="宋体" w:hAnsi="宋体" w:cs="宋体"/>
            <w:color w:val="046DC8"/>
            <w:kern w:val="0"/>
            <w:sz w:val="24"/>
            <w:szCs w:val="24"/>
            <w:u w:val="single"/>
          </w:rPr>
          <w:t>FileSystem API</w:t>
        </w:r>
      </w:hyperlink>
      <w:r w:rsidRPr="0052413D">
        <w:rPr>
          <w:rFonts w:ascii="宋体" w:eastAsia="宋体" w:hAnsi="宋体" w:cs="宋体"/>
          <w:kern w:val="0"/>
          <w:sz w:val="24"/>
          <w:szCs w:val="24"/>
        </w:rPr>
        <w:t>. Otherwise the renderer will throw a security error for the scheme.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web storage apis (localStorage, sessionStorage, webSQL, indexedDB, cookies) are disabled for non standard schemes. So in general if you want to register a custom protocol to replace the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protocol, you have to register it as a standard scheme: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protocol}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protocol.registerStandardSchemes([</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protocol.registerHttpProtocol(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method can only be used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gets emitted.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protocol.registerServiceWorkerSchemes(schemes)</w:t>
      </w:r>
    </w:p>
    <w:p w:rsidR="0052413D" w:rsidRPr="0052413D" w:rsidRDefault="0052413D" w:rsidP="0052413D">
      <w:pPr>
        <w:widowControl/>
        <w:numPr>
          <w:ilvl w:val="0"/>
          <w:numId w:val="2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schemes</w:t>
      </w:r>
      <w:r w:rsidRPr="0052413D">
        <w:rPr>
          <w:rFonts w:ascii="宋体" w:eastAsia="宋体" w:hAnsi="宋体" w:cs="宋体"/>
          <w:kern w:val="0"/>
          <w:sz w:val="24"/>
          <w:szCs w:val="24"/>
        </w:rPr>
        <w:t> String[] - Custom schemes to be registered to handle service workers.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protocol.registerFileProtocol(scheme, handler[, completion])</w:t>
      </w:r>
    </w:p>
    <w:p w:rsidR="0052413D" w:rsidRPr="0052413D" w:rsidRDefault="0052413D" w:rsidP="0052413D">
      <w:pPr>
        <w:widowControl/>
        <w:numPr>
          <w:ilvl w:val="0"/>
          <w:numId w:val="2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1"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2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the file as a response. The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handler(request, callback)</w:t>
      </w:r>
      <w:r w:rsidRPr="0052413D">
        <w:rPr>
          <w:rFonts w:ascii="宋体" w:eastAsia="宋体" w:hAnsi="宋体" w:cs="宋体"/>
          <w:kern w:val="0"/>
          <w:sz w:val="24"/>
          <w:szCs w:val="24"/>
        </w:rPr>
        <w:t> when a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is going to be created with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completion(null)</w:t>
      </w:r>
      <w:r w:rsidRPr="0052413D">
        <w:rPr>
          <w:rFonts w:ascii="宋体" w:eastAsia="宋体" w:hAnsi="宋体" w:cs="宋体"/>
          <w:kern w:val="0"/>
          <w:sz w:val="24"/>
          <w:szCs w:val="24"/>
        </w:rPr>
        <w:t> when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is successfully registered or </w:t>
      </w:r>
      <w:r w:rsidRPr="0052413D">
        <w:rPr>
          <w:rFonts w:ascii="Consolas" w:eastAsia="宋体" w:hAnsi="Consolas" w:cs="宋体"/>
          <w:color w:val="0B3D47"/>
          <w:kern w:val="0"/>
          <w:sz w:val="20"/>
          <w:szCs w:val="20"/>
          <w:shd w:val="clear" w:color="auto" w:fill="F1F3F4"/>
        </w:rPr>
        <w:t>completion(error)</w:t>
      </w:r>
      <w:r w:rsidRPr="0052413D">
        <w:rPr>
          <w:rFonts w:ascii="宋体" w:eastAsia="宋体" w:hAnsi="宋体" w:cs="宋体"/>
          <w:kern w:val="0"/>
          <w:sz w:val="24"/>
          <w:szCs w:val="24"/>
        </w:rPr>
        <w:t> when failed.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handle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either the file’s path or an object that has a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property, e.g. </w:t>
      </w:r>
      <w:r w:rsidRPr="0052413D">
        <w:rPr>
          <w:rFonts w:ascii="Consolas" w:eastAsia="宋体" w:hAnsi="Consolas" w:cs="宋体"/>
          <w:color w:val="0B3D47"/>
          <w:kern w:val="0"/>
          <w:sz w:val="20"/>
          <w:szCs w:val="20"/>
          <w:shd w:val="clear" w:color="auto" w:fill="F1F3F4"/>
        </w:rPr>
        <w:t>callback(filePath)</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callback({path: filePath})</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with nothing, a number, or an object that has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property,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will fail with the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number you specified. For the available error numbers you can use, please see the </w:t>
      </w:r>
      <w:hyperlink r:id="rId252" w:anchor="chromium/src/net/base/net_error_list.h" w:history="1">
        <w:r w:rsidRPr="0052413D">
          <w:rPr>
            <w:rFonts w:ascii="宋体" w:eastAsia="宋体" w:hAnsi="宋体" w:cs="宋体"/>
            <w:color w:val="046DC8"/>
            <w:kern w:val="0"/>
            <w:sz w:val="24"/>
            <w:szCs w:val="24"/>
            <w:u w:val="single"/>
          </w:rPr>
          <w:t>net error list</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is treated like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which is parsed differently than protocols that follow the “generic URI syntax” like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so you probably want to call </w:t>
      </w:r>
      <w:r w:rsidRPr="0052413D">
        <w:rPr>
          <w:rFonts w:ascii="Consolas" w:eastAsia="宋体" w:hAnsi="Consolas" w:cs="宋体"/>
          <w:color w:val="0B3D47"/>
          <w:kern w:val="0"/>
          <w:sz w:val="20"/>
          <w:szCs w:val="20"/>
          <w:shd w:val="clear" w:color="auto" w:fill="F1F3F4"/>
        </w:rPr>
        <w:t>protocol.registerStandardSchemes</w:t>
      </w:r>
      <w:r w:rsidRPr="0052413D">
        <w:rPr>
          <w:rFonts w:ascii="宋体" w:eastAsia="宋体" w:hAnsi="宋体" w:cs="宋体"/>
          <w:kern w:val="0"/>
          <w:sz w:val="24"/>
          <w:szCs w:val="24"/>
        </w:rPr>
        <w:t> to have your scheme treated as a standard scheme.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protocol.registerBufferProtocol(scheme, handler[, completion])</w:t>
      </w:r>
    </w:p>
    <w:p w:rsidR="0052413D" w:rsidRPr="0052413D" w:rsidRDefault="0052413D" w:rsidP="0052413D">
      <w:pPr>
        <w:widowControl/>
        <w:numPr>
          <w:ilvl w:val="0"/>
          <w:numId w:val="2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3"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 | </w:t>
      </w:r>
      <w:hyperlink r:id="rId254" w:history="1">
        <w:r w:rsidRPr="0052413D">
          <w:rPr>
            <w:rFonts w:ascii="宋体" w:eastAsia="宋体" w:hAnsi="宋体" w:cs="宋体"/>
            <w:color w:val="046DC8"/>
            <w:kern w:val="0"/>
            <w:sz w:val="24"/>
            <w:szCs w:val="24"/>
            <w:u w:val="single"/>
          </w:rPr>
          <w:t>MimeTypedBuffer</w:t>
        </w:r>
      </w:hyperlink>
      <w:r w:rsidRPr="0052413D">
        <w:rPr>
          <w:rFonts w:ascii="宋体" w:eastAsia="宋体" w:hAnsi="宋体" w:cs="宋体"/>
          <w:kern w:val="0"/>
          <w:sz w:val="24"/>
          <w:szCs w:val="24"/>
        </w:rPr>
        <w:t>) (optional)</w:t>
      </w:r>
    </w:p>
    <w:p w:rsidR="0052413D" w:rsidRPr="0052413D" w:rsidRDefault="0052413D" w:rsidP="0052413D">
      <w:pPr>
        <w:widowControl/>
        <w:numPr>
          <w:ilvl w:val="0"/>
          <w:numId w:val="2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as a 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r w:rsidRPr="0052413D">
        <w:rPr>
          <w:rFonts w:ascii="Consolas" w:eastAsia="宋体" w:hAnsi="Consolas" w:cs="宋体"/>
          <w:color w:val="0B3D47"/>
          <w:kern w:val="0"/>
          <w:sz w:val="20"/>
          <w:szCs w:val="20"/>
          <w:shd w:val="clear" w:color="auto" w:fill="F1F3F4"/>
        </w:rPr>
        <w:t>registerFileProtocol</w:t>
      </w:r>
      <w:r w:rsidRPr="0052413D">
        <w:rPr>
          <w:rFonts w:ascii="宋体" w:eastAsia="宋体" w:hAnsi="宋体" w:cs="宋体"/>
          <w:kern w:val="0"/>
          <w:sz w:val="24"/>
          <w:szCs w:val="24"/>
        </w:rPr>
        <w:t>, except that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either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object or an object that has 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charset</w:t>
      </w:r>
      <w:r w:rsidRPr="0052413D">
        <w:rPr>
          <w:rFonts w:ascii="宋体" w:eastAsia="宋体" w:hAnsi="宋体" w:cs="宋体"/>
          <w:kern w:val="0"/>
          <w:sz w:val="24"/>
          <w:szCs w:val="24"/>
        </w:rPr>
        <w:t> properties.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{protocol}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protocol.registerBufferProtocol(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(request,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mimeType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'text/html'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data</w:t>
      </w:r>
      <w:r w:rsidRPr="0052413D">
        <w:rPr>
          <w:rFonts w:ascii="Consolas" w:eastAsia="宋体" w:hAnsi="Consolas" w:cs="宋体"/>
          <w:color w:val="0B3D47"/>
          <w:kern w:val="0"/>
          <w:sz w:val="20"/>
          <w:szCs w:val="20"/>
          <w:bdr w:val="none" w:sz="0" w:space="0" w:color="auto" w:frame="1"/>
        </w:rPr>
        <w:t>: Buffer.from(</w:t>
      </w:r>
      <w:r w:rsidRPr="0052413D">
        <w:rPr>
          <w:rFonts w:ascii="Consolas" w:eastAsia="宋体" w:hAnsi="Consolas" w:cs="宋体"/>
          <w:color w:val="D01040"/>
          <w:kern w:val="0"/>
          <w:sz w:val="20"/>
          <w:szCs w:val="20"/>
          <w:bdr w:val="none" w:sz="0" w:space="0" w:color="auto" w:frame="1"/>
        </w:rPr>
        <w:t>'&lt;h5&gt;Response&lt;/h5&gt;'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w:t>
      </w:r>
      <w:r w:rsidRPr="0052413D">
        <w:rPr>
          <w:rFonts w:ascii="Consolas" w:eastAsia="宋体" w:hAnsi="Consolas" w:cs="宋体"/>
          <w:color w:val="D01040"/>
          <w:kern w:val="0"/>
          <w:sz w:val="20"/>
          <w:szCs w:val="20"/>
          <w:bdr w:val="none" w:sz="0" w:space="0" w:color="auto" w:frame="1"/>
        </w:rPr>
        <w:t>'Failed to register protocol'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protocol.registerStringProtocol(scheme, handler[, completion])</w:t>
      </w:r>
    </w:p>
    <w:p w:rsidR="0052413D" w:rsidRPr="0052413D" w:rsidRDefault="0052413D" w:rsidP="0052413D">
      <w:pPr>
        <w:widowControl/>
        <w:numPr>
          <w:ilvl w:val="0"/>
          <w:numId w:val="2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5"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2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as a 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r w:rsidRPr="0052413D">
        <w:rPr>
          <w:rFonts w:ascii="Consolas" w:eastAsia="宋体" w:hAnsi="Consolas" w:cs="宋体"/>
          <w:color w:val="0B3D47"/>
          <w:kern w:val="0"/>
          <w:sz w:val="20"/>
          <w:szCs w:val="20"/>
          <w:shd w:val="clear" w:color="auto" w:fill="F1F3F4"/>
        </w:rPr>
        <w:t>registerFileProtocol</w:t>
      </w:r>
      <w:r w:rsidRPr="0052413D">
        <w:rPr>
          <w:rFonts w:ascii="宋体" w:eastAsia="宋体" w:hAnsi="宋体" w:cs="宋体"/>
          <w:kern w:val="0"/>
          <w:sz w:val="24"/>
          <w:szCs w:val="24"/>
        </w:rPr>
        <w:t>, except that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either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or an object that has 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charset</w:t>
      </w:r>
      <w:r w:rsidRPr="0052413D">
        <w:rPr>
          <w:rFonts w:ascii="宋体" w:eastAsia="宋体" w:hAnsi="宋体" w:cs="宋体"/>
          <w:kern w:val="0"/>
          <w:sz w:val="24"/>
          <w:szCs w:val="24"/>
        </w:rPr>
        <w:t> 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protocol.registerHttpProtocol(scheme, handler[, completion])</w:t>
      </w:r>
    </w:p>
    <w:p w:rsidR="0052413D" w:rsidRPr="0052413D" w:rsidRDefault="0052413D" w:rsidP="0052413D">
      <w:pPr>
        <w:widowControl/>
        <w:numPr>
          <w:ilvl w:val="0"/>
          <w:numId w:val="2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6"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redirectRequest</w:t>
      </w:r>
      <w:r w:rsidRPr="0052413D">
        <w:rPr>
          <w:rFonts w:ascii="宋体" w:eastAsia="宋体" w:hAnsi="宋体" w:cs="宋体"/>
          <w:kern w:val="0"/>
          <w:sz w:val="24"/>
          <w:szCs w:val="24"/>
        </w:rPr>
        <w:t> Object</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session</w:t>
      </w:r>
      <w:r w:rsidRPr="0052413D">
        <w:rPr>
          <w:rFonts w:ascii="宋体" w:eastAsia="宋体" w:hAnsi="宋体" w:cs="宋体"/>
          <w:kern w:val="0"/>
          <w:sz w:val="24"/>
          <w:szCs w:val="24"/>
        </w:rPr>
        <w:t> Object (optional)</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 (optional)</w:t>
      </w:r>
    </w:p>
    <w:p w:rsidR="0052413D" w:rsidRPr="0052413D" w:rsidRDefault="0052413D" w:rsidP="0052413D">
      <w:pPr>
        <w:widowControl/>
        <w:numPr>
          <w:ilvl w:val="4"/>
          <w:numId w:val="260"/>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contentType</w:t>
      </w:r>
      <w:r w:rsidRPr="0052413D">
        <w:rPr>
          <w:rFonts w:ascii="宋体" w:eastAsia="宋体" w:hAnsi="宋体" w:cs="宋体"/>
          <w:kern w:val="0"/>
          <w:sz w:val="24"/>
          <w:szCs w:val="24"/>
        </w:rPr>
        <w:t> String - MIME type of the content.</w:t>
      </w:r>
    </w:p>
    <w:p w:rsidR="0052413D" w:rsidRPr="0052413D" w:rsidRDefault="0052413D" w:rsidP="0052413D">
      <w:pPr>
        <w:widowControl/>
        <w:numPr>
          <w:ilvl w:val="4"/>
          <w:numId w:val="260"/>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 Content to be sent.</w:t>
      </w:r>
    </w:p>
    <w:p w:rsidR="0052413D" w:rsidRPr="0052413D" w:rsidRDefault="0052413D" w:rsidP="0052413D">
      <w:pPr>
        <w:widowControl/>
        <w:numPr>
          <w:ilvl w:val="0"/>
          <w:numId w:val="2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an HTTP request as a 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r w:rsidRPr="0052413D">
        <w:rPr>
          <w:rFonts w:ascii="Consolas" w:eastAsia="宋体" w:hAnsi="Consolas" w:cs="宋体"/>
          <w:color w:val="0B3D47"/>
          <w:kern w:val="0"/>
          <w:sz w:val="20"/>
          <w:szCs w:val="20"/>
          <w:shd w:val="clear" w:color="auto" w:fill="F1F3F4"/>
        </w:rPr>
        <w:t>registerFileProtocol</w:t>
      </w:r>
      <w:r w:rsidRPr="0052413D">
        <w:rPr>
          <w:rFonts w:ascii="宋体" w:eastAsia="宋体" w:hAnsi="宋体" w:cs="宋体"/>
          <w:kern w:val="0"/>
          <w:sz w:val="24"/>
          <w:szCs w:val="24"/>
        </w:rPr>
        <w:t>, except that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a </w:t>
      </w:r>
      <w:r w:rsidRPr="0052413D">
        <w:rPr>
          <w:rFonts w:ascii="Consolas" w:eastAsia="宋体" w:hAnsi="Consolas" w:cs="宋体"/>
          <w:color w:val="0B3D47"/>
          <w:kern w:val="0"/>
          <w:sz w:val="20"/>
          <w:szCs w:val="20"/>
          <w:shd w:val="clear" w:color="auto" w:fill="F1F3F4"/>
        </w:rPr>
        <w:t>redirectRequest</w:t>
      </w:r>
      <w:r w:rsidRPr="0052413D">
        <w:rPr>
          <w:rFonts w:ascii="宋体" w:eastAsia="宋体" w:hAnsi="宋体" w:cs="宋体"/>
          <w:kern w:val="0"/>
          <w:sz w:val="24"/>
          <w:szCs w:val="24"/>
        </w:rPr>
        <w:t> object that has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HTTP request will reuse the current session. If you want the request to have a different session you should set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POST requests the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 must be provided.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protocol.unregisterProtocol(scheme[, completion])</w:t>
      </w:r>
    </w:p>
    <w:p w:rsidR="0052413D" w:rsidRPr="0052413D" w:rsidRDefault="0052413D" w:rsidP="0052413D">
      <w:pPr>
        <w:widowControl/>
        <w:numPr>
          <w:ilvl w:val="0"/>
          <w:numId w:val="2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Unregisters the custom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protocol.isProtocolHandled(scheme, callback)</w:t>
      </w:r>
    </w:p>
    <w:p w:rsidR="0052413D" w:rsidRPr="0052413D" w:rsidRDefault="0052413D" w:rsidP="0052413D">
      <w:pPr>
        <w:widowControl/>
        <w:numPr>
          <w:ilvl w:val="0"/>
          <w:numId w:val="2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a boolean that indicates whether there is already a handler for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protocol.interceptFileProtocol(scheme, handler[, completion])</w:t>
      </w:r>
    </w:p>
    <w:p w:rsidR="0052413D" w:rsidRPr="0052413D" w:rsidRDefault="0052413D" w:rsidP="0052413D">
      <w:pPr>
        <w:widowControl/>
        <w:numPr>
          <w:ilvl w:val="0"/>
          <w:numId w:val="2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7"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w:t>
      </w:r>
    </w:p>
    <w:p w:rsidR="0052413D" w:rsidRPr="0052413D" w:rsidRDefault="0052413D" w:rsidP="0052413D">
      <w:pPr>
        <w:widowControl/>
        <w:numPr>
          <w:ilvl w:val="0"/>
          <w:numId w:val="2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file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protocol.interceptStringProtocol(scheme, handler[, completion])</w:t>
      </w:r>
    </w:p>
    <w:p w:rsidR="0052413D" w:rsidRPr="0052413D" w:rsidRDefault="0052413D" w:rsidP="0052413D">
      <w:pPr>
        <w:widowControl/>
        <w:numPr>
          <w:ilvl w:val="0"/>
          <w:numId w:val="2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8"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2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protocol.interceptBufferProtocol(scheme, handler[, completion])</w:t>
      </w:r>
    </w:p>
    <w:p w:rsidR="0052413D" w:rsidRPr="0052413D" w:rsidRDefault="0052413D" w:rsidP="0052413D">
      <w:pPr>
        <w:widowControl/>
        <w:numPr>
          <w:ilvl w:val="0"/>
          <w:numId w:val="2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9"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 (optional)</w:t>
      </w:r>
    </w:p>
    <w:p w:rsidR="0052413D" w:rsidRPr="0052413D" w:rsidRDefault="0052413D" w:rsidP="0052413D">
      <w:pPr>
        <w:widowControl/>
        <w:numPr>
          <w:ilvl w:val="0"/>
          <w:numId w:val="2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protocol.interceptHttpProtocol(scheme, handler[, completion])</w:t>
      </w:r>
    </w:p>
    <w:p w:rsidR="0052413D" w:rsidRPr="0052413D" w:rsidRDefault="0052413D" w:rsidP="0052413D">
      <w:pPr>
        <w:widowControl/>
        <w:numPr>
          <w:ilvl w:val="0"/>
          <w:numId w:val="2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60"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redirectRequest</w:t>
      </w:r>
      <w:r w:rsidRPr="0052413D">
        <w:rPr>
          <w:rFonts w:ascii="宋体" w:eastAsia="宋体" w:hAnsi="宋体" w:cs="宋体"/>
          <w:kern w:val="0"/>
          <w:sz w:val="24"/>
          <w:szCs w:val="24"/>
        </w:rPr>
        <w:t> Object</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(optional)</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 (optional)</w:t>
      </w:r>
    </w:p>
    <w:p w:rsidR="0052413D" w:rsidRPr="0052413D" w:rsidRDefault="0052413D" w:rsidP="0052413D">
      <w:pPr>
        <w:widowControl/>
        <w:numPr>
          <w:ilvl w:val="4"/>
          <w:numId w:val="266"/>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contentType</w:t>
      </w:r>
      <w:r w:rsidRPr="0052413D">
        <w:rPr>
          <w:rFonts w:ascii="宋体" w:eastAsia="宋体" w:hAnsi="宋体" w:cs="宋体"/>
          <w:kern w:val="0"/>
          <w:sz w:val="24"/>
          <w:szCs w:val="24"/>
        </w:rPr>
        <w:t> String - MIME type of the content.</w:t>
      </w:r>
    </w:p>
    <w:p w:rsidR="0052413D" w:rsidRPr="0052413D" w:rsidRDefault="0052413D" w:rsidP="0052413D">
      <w:pPr>
        <w:widowControl/>
        <w:numPr>
          <w:ilvl w:val="4"/>
          <w:numId w:val="266"/>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 Content to be sent.</w:t>
      </w:r>
    </w:p>
    <w:p w:rsidR="0052413D" w:rsidRPr="0052413D" w:rsidRDefault="0052413D" w:rsidP="0052413D">
      <w:pPr>
        <w:widowControl/>
        <w:numPr>
          <w:ilvl w:val="0"/>
          <w:numId w:val="2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new HTTP request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protocol.uninterceptProtocol(scheme[, completion])</w:t>
      </w:r>
    </w:p>
    <w:p w:rsidR="0052413D" w:rsidRPr="0052413D" w:rsidRDefault="0052413D" w:rsidP="0052413D">
      <w:pPr>
        <w:widowControl/>
        <w:numPr>
          <w:ilvl w:val="0"/>
          <w:numId w:val="2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 the interceptor installed for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and restore its original handler.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remote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Use main process modules from the 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61"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provides a simple way to do inter-process communication (IPC) between the renderer process (web page) and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GUI-related modules (such as </w:t>
      </w:r>
      <w:r w:rsidRPr="0052413D">
        <w:rPr>
          <w:rFonts w:ascii="Consolas" w:eastAsia="宋体" w:hAnsi="Consolas" w:cs="宋体"/>
          <w:color w:val="0B3D47"/>
          <w:kern w:val="0"/>
          <w:sz w:val="20"/>
          <w:szCs w:val="20"/>
          <w:shd w:val="clear" w:color="auto" w:fill="F1F3F4"/>
        </w:rPr>
        <w:t>dialog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etc.) are only available in the main process, not in the renderer process. In order to use them from the renderer process, the </w:t>
      </w:r>
      <w:r w:rsidRPr="0052413D">
        <w:rPr>
          <w:rFonts w:ascii="Consolas" w:eastAsia="宋体" w:hAnsi="Consolas" w:cs="宋体"/>
          <w:color w:val="0B3D47"/>
          <w:kern w:val="0"/>
          <w:sz w:val="20"/>
          <w:szCs w:val="20"/>
          <w:shd w:val="clear" w:color="auto" w:fill="F1F3F4"/>
        </w:rPr>
        <w:t>ipc</w:t>
      </w:r>
      <w:r w:rsidRPr="0052413D">
        <w:rPr>
          <w:rFonts w:ascii="宋体" w:eastAsia="宋体" w:hAnsi="宋体" w:cs="宋体"/>
          <w:kern w:val="0"/>
          <w:sz w:val="24"/>
          <w:szCs w:val="24"/>
        </w:rPr>
        <w:t xml:space="preserve"> module is necessary to send inter-process messages to the main process. With </w:t>
      </w: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you can invoke methods of the main process object without explicitly sending inter-process messages, similar to Java’s </w:t>
      </w:r>
      <w:hyperlink r:id="rId262" w:history="1">
        <w:r w:rsidRPr="0052413D">
          <w:rPr>
            <w:rFonts w:ascii="宋体" w:eastAsia="宋体" w:hAnsi="宋体" w:cs="宋体"/>
            <w:color w:val="046DC8"/>
            <w:kern w:val="0"/>
            <w:sz w:val="24"/>
            <w:szCs w:val="24"/>
            <w:u w:val="single"/>
          </w:rPr>
          <w:t>RMI</w:t>
        </w:r>
      </w:hyperlink>
      <w:r w:rsidRPr="0052413D">
        <w:rPr>
          <w:rFonts w:ascii="宋体" w:eastAsia="宋体" w:hAnsi="宋体" w:cs="宋体"/>
          <w:kern w:val="0"/>
          <w:sz w:val="24"/>
          <w:szCs w:val="24"/>
        </w:rPr>
        <w:t>. An example of creating a browser window from a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For the reverse (access the renderer process from the main process), you can use </w:t>
      </w:r>
      <w:hyperlink r:id="rId263" w:anchor="contentsexecutejavascriptcode-usergesture-callback" w:history="1">
        <w:r w:rsidRPr="0052413D">
          <w:rPr>
            <w:rFonts w:ascii="宋体" w:eastAsia="宋体" w:hAnsi="宋体" w:cs="宋体"/>
            <w:color w:val="046DC8"/>
            <w:kern w:val="0"/>
            <w:sz w:val="24"/>
            <w:szCs w:val="24"/>
            <w:u w:val="single"/>
          </w:rPr>
          <w:t>webContents.executeJavascript</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Remote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Each object (including functions) returned by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represents an object in the main process (we call it a remote object or remote function). When you invoke methods of a remote object, call a remote function, or create a new object with the remote constructor (function), you are actually sending synchronous inter-process messages.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example above, both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w:t>
      </w:r>
      <w:r w:rsidRPr="0052413D">
        <w:rPr>
          <w:rFonts w:ascii="宋体" w:eastAsia="宋体" w:hAnsi="宋体" w:cs="宋体"/>
          <w:kern w:val="0"/>
          <w:sz w:val="24"/>
          <w:szCs w:val="24"/>
        </w:rPr>
        <w:t> were remote objects and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didn’t create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object in the renderer process. Instead, it created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object in the main process and returned the corresponding remote object in the renderer process, namely the </w:t>
      </w:r>
      <w:r w:rsidRPr="0052413D">
        <w:rPr>
          <w:rFonts w:ascii="Consolas" w:eastAsia="宋体" w:hAnsi="Consolas" w:cs="宋体"/>
          <w:color w:val="0B3D47"/>
          <w:kern w:val="0"/>
          <w:sz w:val="20"/>
          <w:szCs w:val="20"/>
          <w:shd w:val="clear" w:color="auto" w:fill="F1F3F4"/>
        </w:rPr>
        <w:t>win</w:t>
      </w:r>
      <w:r w:rsidRPr="0052413D">
        <w:rPr>
          <w:rFonts w:ascii="宋体" w:eastAsia="宋体" w:hAnsi="宋体" w:cs="宋体"/>
          <w:kern w:val="0"/>
          <w:sz w:val="24"/>
          <w:szCs w:val="24"/>
        </w:rPr>
        <w:t> object.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Only </w:t>
      </w:r>
      <w:hyperlink r:id="rId264" w:history="1">
        <w:r w:rsidRPr="0052413D">
          <w:rPr>
            <w:rFonts w:ascii="宋体" w:eastAsia="宋体" w:hAnsi="宋体" w:cs="宋体"/>
            <w:color w:val="046DC8"/>
            <w:kern w:val="0"/>
            <w:sz w:val="24"/>
            <w:szCs w:val="24"/>
            <w:u w:val="single"/>
          </w:rPr>
          <w:t>enumerable properties</w:t>
        </w:r>
      </w:hyperlink>
      <w:r w:rsidRPr="0052413D">
        <w:rPr>
          <w:rFonts w:ascii="宋体" w:eastAsia="宋体" w:hAnsi="宋体" w:cs="宋体"/>
          <w:kern w:val="0"/>
          <w:sz w:val="24"/>
          <w:szCs w:val="24"/>
        </w:rPr>
        <w:t> which are present when the remote object is first referenced are accessible via remote.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Arrays and Buffers are copied over IPC when accessed via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Modifying them in the renderer process does not modify them in the main process and vice versa.</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Lifetime of Remote Objects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makes sure that as long as the remote object in the renderer process lives (in other words, has not been garbage collected), the corresponding object in the main process will not be released. When the remote object has been garbage collected, the corresponding object in the main process will be dereferenced.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the remote object is leaked in the renderer process (e.g. stored in a map but never freed), the corresponding object in the main process will also be leaked, so you should be very careful not to leak remote objects.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Primary value types like strings and numbers, however, are sent by copy.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Passing callbacks to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Code in the main process can accept callbacks from the renderer - for instance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 but you should be extremely careful when using this feature.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First, in order to avoid deadlocks, the callbacks passed to the main process are called asynchronously. You should not expect the main process to get the return value of the passed callbacks.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instance you can’t use a function from the renderer process in an </w:t>
      </w:r>
      <w:r w:rsidRPr="0052413D">
        <w:rPr>
          <w:rFonts w:ascii="Consolas" w:eastAsia="宋体" w:hAnsi="Consolas" w:cs="宋体"/>
          <w:color w:val="0B3D47"/>
          <w:kern w:val="0"/>
          <w:sz w:val="20"/>
          <w:szCs w:val="20"/>
          <w:shd w:val="clear" w:color="auto" w:fill="F1F3F4"/>
        </w:rPr>
        <w:t>Array.map</w:t>
      </w:r>
      <w:r w:rsidRPr="0052413D">
        <w:rPr>
          <w:rFonts w:ascii="宋体" w:eastAsia="宋体" w:hAnsi="宋体" w:cs="宋体"/>
          <w:kern w:val="0"/>
          <w:sz w:val="24"/>
          <w:szCs w:val="24"/>
        </w:rPr>
        <w:t> called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main process mapNumbers.js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exports.withRendererCallback = (mapper)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].map(mapper)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exports.withLocalCallback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 xml:space="preserve">].map(x =&gt; x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mapNumbers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).remote.require(</w:t>
      </w:r>
      <w:r w:rsidRPr="0052413D">
        <w:rPr>
          <w:rFonts w:ascii="Consolas" w:eastAsia="宋体" w:hAnsi="Consolas" w:cs="宋体"/>
          <w:color w:val="D01040"/>
          <w:kern w:val="0"/>
          <w:sz w:val="20"/>
          <w:szCs w:val="20"/>
          <w:bdr w:val="none" w:sz="0" w:space="0" w:color="auto" w:frame="1"/>
        </w:rPr>
        <w:t>'./mapNumbers'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withRendererCb = mapNumbers.withRendererCallback(x =&gt; x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withLocalCb = mapNumbers.withLocalCallback()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console.log(withRendererCb, withLocalCb)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[undefined, undefined, undefined], [2, 3, 4]</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you can see, the renderer callback’s synchronous return value was not as expected, and didn’t match the return value of an identical callback that lives in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Second, the callbacks passed to the main process will persist until the main process garbage-collects them.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the following code seems innocent at first glance. It installs a callback for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on a remote object: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).remote.getCurrentWindow().on(</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window was closed...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But remember the callback is referenced by the main process until you explicitly uninstall it. If you do not, each time you reload your window the callback will be installed again, leaking one callback for each restart.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make things worse, since the context of previously installed callbacks has been released, exceptions will be raised in the main process when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is emitted.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avoid this problem, ensure you clean up any references to renderer callbacks passed to the main process. This involves cleaning up event handlers, or ensuring the main process is explicitly told to deference callbacks that came from a renderer process that is exiting.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Accessing built-in modules in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built-in modules in the main process are added as getters in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so you can use them directly like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remote.require(module)</w:t>
      </w:r>
    </w:p>
    <w:p w:rsidR="0052413D" w:rsidRPr="0052413D" w:rsidRDefault="0052413D" w:rsidP="0052413D">
      <w:pPr>
        <w:widowControl/>
        <w:numPr>
          <w:ilvl w:val="0"/>
          <w:numId w:val="2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module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object returned by </w:t>
      </w:r>
      <w:r w:rsidRPr="0052413D">
        <w:rPr>
          <w:rFonts w:ascii="Consolas" w:eastAsia="宋体" w:hAnsi="Consolas" w:cs="宋体"/>
          <w:color w:val="0B3D47"/>
          <w:kern w:val="0"/>
          <w:sz w:val="20"/>
          <w:szCs w:val="20"/>
          <w:shd w:val="clear" w:color="auto" w:fill="F1F3F4"/>
        </w:rPr>
        <w:t>require(module)</w:t>
      </w:r>
      <w:r w:rsidRPr="0052413D">
        <w:rPr>
          <w:rFonts w:ascii="宋体" w:eastAsia="宋体" w:hAnsi="宋体" w:cs="宋体"/>
          <w:kern w:val="0"/>
          <w:sz w:val="24"/>
          <w:szCs w:val="24"/>
        </w:rPr>
        <w:t> in the main process. Modules specified by their relative path will resolve relative to the entrypoint of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foo.js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 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renderer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main process: main/index.js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xml:space="preserve">, () =&gt; { </w:t>
      </w:r>
      <w:r w:rsidRPr="0052413D">
        <w:rPr>
          <w:rFonts w:ascii="Consolas" w:eastAsia="宋体" w:hAnsi="Consolas" w:cs="宋体"/>
          <w:i/>
          <w:iCs/>
          <w:color w:val="717160"/>
          <w:kern w:val="0"/>
          <w:sz w:val="20"/>
          <w:szCs w:val="20"/>
          <w:bdr w:val="none" w:sz="0" w:space="0" w:color="auto" w:frame="1"/>
        </w:rPr>
        <w:t>/* ...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some relative module: main/foo.js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module.exports = </w:t>
      </w:r>
      <w:r w:rsidRPr="0052413D">
        <w:rPr>
          <w:rFonts w:ascii="Consolas" w:eastAsia="宋体" w:hAnsi="Consolas" w:cs="宋体"/>
          <w:color w:val="D01040"/>
          <w:kern w:val="0"/>
          <w:sz w:val="20"/>
          <w:szCs w:val="20"/>
          <w:bdr w:val="none" w:sz="0" w:space="0" w:color="auto" w:frame="1"/>
        </w:rPr>
        <w:t>'bar'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renderer process: renderer/index.js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foo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).remote.require(</w:t>
      </w:r>
      <w:r w:rsidRPr="0052413D">
        <w:rPr>
          <w:rFonts w:ascii="Consolas" w:eastAsia="宋体" w:hAnsi="Consolas" w:cs="宋体"/>
          <w:color w:val="D01040"/>
          <w:kern w:val="0"/>
          <w:sz w:val="20"/>
          <w:szCs w:val="20"/>
          <w:bdr w:val="none" w:sz="0" w:space="0" w:color="auto" w:frame="1"/>
        </w:rPr>
        <w:t>'./foo'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bar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remote.getCurrentWindow()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65"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 The window to which this web page belongs.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remote.getCurrentWebContents()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66"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 The web contents of this web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remote.getGlobal(name)</w:t>
      </w:r>
    </w:p>
    <w:p w:rsidR="0052413D" w:rsidRPr="0052413D" w:rsidRDefault="0052413D" w:rsidP="0052413D">
      <w:pPr>
        <w:widowControl/>
        <w:numPr>
          <w:ilvl w:val="0"/>
          <w:numId w:val="2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global variable of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global[name]</w:t>
      </w:r>
      <w:r w:rsidRPr="0052413D">
        <w:rPr>
          <w:rFonts w:ascii="宋体" w:eastAsia="宋体" w:hAnsi="宋体" w:cs="宋体"/>
          <w:kern w:val="0"/>
          <w:sz w:val="24"/>
          <w:szCs w:val="24"/>
        </w:rPr>
        <w:t>) in the main process.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in the main process. This is the same as </w:t>
      </w:r>
      <w:r w:rsidRPr="0052413D">
        <w:rPr>
          <w:rFonts w:ascii="Consolas" w:eastAsia="宋体" w:hAnsi="Consolas" w:cs="宋体"/>
          <w:color w:val="0B3D47"/>
          <w:kern w:val="0"/>
          <w:sz w:val="20"/>
          <w:szCs w:val="20"/>
          <w:shd w:val="clear" w:color="auto" w:fill="F1F3F4"/>
        </w:rPr>
        <w:t>remote.getGlobal('process')</w:t>
      </w:r>
      <w:r w:rsidRPr="0052413D">
        <w:rPr>
          <w:rFonts w:ascii="宋体" w:eastAsia="宋体" w:hAnsi="宋体" w:cs="宋体"/>
          <w:kern w:val="0"/>
          <w:sz w:val="24"/>
          <w:szCs w:val="24"/>
        </w:rPr>
        <w:t> but is cached.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8"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t>sandbox</w:t>
      </w:r>
      <w:r w:rsidRPr="0052413D">
        <w:rPr>
          <w:rFonts w:ascii="宋体" w:eastAsia="宋体" w:hAnsi="宋体" w:cs="宋体"/>
          <w:color w:val="183D44"/>
          <w:kern w:val="36"/>
          <w:sz w:val="66"/>
          <w:szCs w:val="66"/>
        </w:rPr>
        <w:t> Option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 xml:space="preserve">Create a browser window with a renderer that can run inside Chromium OS sandbox. With this option enabled, the renderer must communicate via IPC to the main process in order to access node APIs. However, in </w:t>
      </w:r>
      <w:r w:rsidRPr="0052413D">
        <w:rPr>
          <w:rFonts w:ascii="宋体" w:eastAsia="宋体" w:hAnsi="宋体" w:cs="宋体"/>
          <w:color w:val="5E7478"/>
          <w:kern w:val="0"/>
          <w:sz w:val="24"/>
          <w:szCs w:val="24"/>
        </w:rPr>
        <w:lastRenderedPageBreak/>
        <w:t>order to enable the Chromium OS sandbox, electron must be run with the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color w:val="5E7478"/>
          <w:kern w:val="0"/>
          <w:sz w:val="24"/>
          <w:szCs w:val="24"/>
        </w:rPr>
        <w:t> command line argument.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One of the key security features of Chromium is that all blink rendering/JavaScript code is executed within a sandbox. This sandbox uses OS-specific features to ensure that exploits in the renderer process cannot harm the system.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other words, when the sandbox is enabled, the renderers can only make changes to the system by delegating tasks to the main process via IPC. </w:t>
      </w:r>
      <w:hyperlink r:id="rId267" w:history="1">
        <w:r w:rsidRPr="0052413D">
          <w:rPr>
            <w:rFonts w:ascii="宋体" w:eastAsia="宋体" w:hAnsi="宋体" w:cs="宋体"/>
            <w:color w:val="046DC8"/>
            <w:kern w:val="0"/>
            <w:sz w:val="24"/>
            <w:szCs w:val="24"/>
            <w:u w:val="single"/>
          </w:rPr>
          <w:t>Here’s</w:t>
        </w:r>
      </w:hyperlink>
      <w:r w:rsidRPr="0052413D">
        <w:rPr>
          <w:rFonts w:ascii="宋体" w:eastAsia="宋体" w:hAnsi="宋体" w:cs="宋体"/>
          <w:kern w:val="0"/>
          <w:sz w:val="24"/>
          <w:szCs w:val="24"/>
        </w:rPr>
        <w:t> more information about the sandbox.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Since a major feature in electron is the ability to run node.js in the renderer process (making it easier to develop desktop applications using web technologies), the sandbox is disabled by electron. This is because most node.js APIs require system access.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for example, is not possible without file system permissions, which are not available in a sandboxed environment.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Usually this is not a problem for desktop applications since the code is always trusted, but it makes electron less secure than chromium for displaying untrusted web content. For applications that require more security, the </w:t>
      </w: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flag will force electron to spawn a classic chromium renderer that is compatible with the sandbox.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sandboxed renderer doesn’t have a node.js environment running and doesn’t expose node.js JavaScript APIs to client code. The only exception is the preload script, which has access to a subset of the electron renderer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Another difference is that sandboxed renderers don’t modify any of the default JavaScript APIs. Consequently, some APIs such as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will work as they do in chromium (i.e. they do not return a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create a sandboxed window, simply pass </w:t>
      </w:r>
      <w:r w:rsidRPr="0052413D">
        <w:rPr>
          <w:rFonts w:ascii="Consolas" w:eastAsia="宋体" w:hAnsi="Consolas" w:cs="宋体"/>
          <w:color w:val="0B3D47"/>
          <w:kern w:val="0"/>
          <w:sz w:val="20"/>
          <w:szCs w:val="20"/>
          <w:shd w:val="clear" w:color="auto" w:fill="F1F3F4"/>
        </w:rPr>
        <w:t>sandbox: true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sandbox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w.loadURL(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above code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that was created has node.js disabled and can communicate only via IPC. The use of this option stops electron from creating a node.js runtime in the renderer. Also, within this new window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follows the native behaviour (by default electron creates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and returns a proxy to this via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important to note that this option alone won’t enable the OS-enforced sandbox. To enable this feature, the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kern w:val="0"/>
          <w:sz w:val="24"/>
          <w:szCs w:val="24"/>
        </w:rPr>
        <w:t> command-line argument must be passed to electron, which will force </w:t>
      </w:r>
      <w:r w:rsidRPr="0052413D">
        <w:rPr>
          <w:rFonts w:ascii="Consolas" w:eastAsia="宋体" w:hAnsi="Consolas" w:cs="宋体"/>
          <w:color w:val="0B3D47"/>
          <w:kern w:val="0"/>
          <w:sz w:val="20"/>
          <w:szCs w:val="20"/>
          <w:shd w:val="clear" w:color="auto" w:fill="F1F3F4"/>
        </w:rPr>
        <w:t>sandbox: true</w:t>
      </w:r>
      <w:r w:rsidRPr="0052413D">
        <w:rPr>
          <w:rFonts w:ascii="宋体" w:eastAsia="宋体" w:hAnsi="宋体" w:cs="宋体"/>
          <w:kern w:val="0"/>
          <w:sz w:val="24"/>
          <w:szCs w:val="24"/>
        </w:rPr>
        <w:t> for all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enable OS-enforced sandbox on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process with </w:t>
      </w:r>
      <w:r w:rsidRPr="0052413D">
        <w:rPr>
          <w:rFonts w:ascii="Consolas" w:eastAsia="宋体" w:hAnsi="Consolas" w:cs="宋体"/>
          <w:color w:val="0B3D47"/>
          <w:kern w:val="0"/>
          <w:sz w:val="20"/>
          <w:szCs w:val="20"/>
          <w:shd w:val="clear" w:color="auto" w:fill="F1F3F4"/>
        </w:rPr>
        <w:t>sandbox:true</w:t>
      </w:r>
      <w:r w:rsidRPr="0052413D">
        <w:rPr>
          <w:rFonts w:ascii="宋体" w:eastAsia="宋体" w:hAnsi="宋体" w:cs="宋体"/>
          <w:kern w:val="0"/>
          <w:sz w:val="24"/>
          <w:szCs w:val="24"/>
        </w:rPr>
        <w:t> without causing entire app to be in sandbox, </w:t>
      </w:r>
      <w:r w:rsidRPr="0052413D">
        <w:rPr>
          <w:rFonts w:ascii="Consolas" w:eastAsia="宋体" w:hAnsi="Consolas" w:cs="宋体"/>
          <w:color w:val="0B3D47"/>
          <w:kern w:val="0"/>
          <w:sz w:val="20"/>
          <w:szCs w:val="20"/>
          <w:shd w:val="clear" w:color="auto" w:fill="F1F3F4"/>
        </w:rPr>
        <w:t>--enable-mixed-sandbox</w:t>
      </w:r>
      <w:r w:rsidRPr="0052413D">
        <w:rPr>
          <w:rFonts w:ascii="宋体" w:eastAsia="宋体" w:hAnsi="宋体" w:cs="宋体"/>
          <w:kern w:val="0"/>
          <w:sz w:val="24"/>
          <w:szCs w:val="24"/>
        </w:rPr>
        <w:t> command-line argument must be passed to electron. This option is currently only supported on macOS and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no need to pass `sandbox: true` since `--enable-sandbox` was enabled.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w.loadURL(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it is not enough to call </w:t>
      </w:r>
      <w:r w:rsidRPr="0052413D">
        <w:rPr>
          <w:rFonts w:ascii="Consolas" w:eastAsia="宋体" w:hAnsi="Consolas" w:cs="宋体"/>
          <w:color w:val="0B3D47"/>
          <w:kern w:val="0"/>
          <w:sz w:val="20"/>
          <w:szCs w:val="20"/>
          <w:shd w:val="clear" w:color="auto" w:fill="F1F3F4"/>
        </w:rPr>
        <w:t>app.commandLine.appendSwitch('--enable-sandbox')</w:t>
      </w:r>
      <w:r w:rsidRPr="0052413D">
        <w:rPr>
          <w:rFonts w:ascii="宋体" w:eastAsia="宋体" w:hAnsi="宋体" w:cs="宋体"/>
          <w:kern w:val="0"/>
          <w:sz w:val="24"/>
          <w:szCs w:val="24"/>
        </w:rPr>
        <w:t>, as electron/node startup code runs after it is possible to make changes to chromium sandbox settings. The switch must be passed to electron on the command-line: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--enable-sandbox app.js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not possible to have the OS sandbox active only for some renderers, if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kern w:val="0"/>
          <w:sz w:val="24"/>
          <w:szCs w:val="24"/>
        </w:rPr>
        <w:t> is enabled, normal electron windows cannot be created.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need to mix sandboxed and non-sandboxed renderers in one application, simply omit the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kern w:val="0"/>
          <w:sz w:val="24"/>
          <w:szCs w:val="24"/>
        </w:rPr>
        <w:t> argument. Without this argument, windows created with </w:t>
      </w:r>
      <w:r w:rsidRPr="0052413D">
        <w:rPr>
          <w:rFonts w:ascii="Consolas" w:eastAsia="宋体" w:hAnsi="Consolas" w:cs="宋体"/>
          <w:color w:val="0B3D47"/>
          <w:kern w:val="0"/>
          <w:sz w:val="20"/>
          <w:szCs w:val="20"/>
          <w:shd w:val="clear" w:color="auto" w:fill="F1F3F4"/>
        </w:rPr>
        <w:t>sandbox: true</w:t>
      </w:r>
      <w:r w:rsidRPr="0052413D">
        <w:rPr>
          <w:rFonts w:ascii="宋体" w:eastAsia="宋体" w:hAnsi="宋体" w:cs="宋体"/>
          <w:kern w:val="0"/>
          <w:sz w:val="24"/>
          <w:szCs w:val="24"/>
        </w:rPr>
        <w:t> will still have node.js disabled and communicate only via IPC, which by itself is already a gain from security POV.</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An app can make customizations to sandboxed renderers using a preload script. Here’s an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sandbox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preload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w.loadURL(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This file is loaded whenever a javascript context is created. It runs in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private scope that can access a subset of electron renderer APIs. We must be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careful to not leak any objects into the global scope!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read a configuration file using the `fs`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buf = fs.readFileSync(</w:t>
      </w:r>
      <w:r w:rsidRPr="0052413D">
        <w:rPr>
          <w:rFonts w:ascii="Consolas" w:eastAsia="宋体" w:hAnsi="Consolas" w:cs="宋体"/>
          <w:color w:val="D01040"/>
          <w:kern w:val="0"/>
          <w:sz w:val="20"/>
          <w:szCs w:val="20"/>
          <w:bdr w:val="none" w:sz="0" w:space="0" w:color="auto" w:frame="1"/>
        </w:rPr>
        <w:t>'allowed-popup-urls.json'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allowedUrls = JSON.parse(buf.toString(</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defaultWindowOpen =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.open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customWindowOpen (url, ...args)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(allowedUrls.indexOf(url)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ipcRenderer.sendSync(</w:t>
      </w:r>
      <w:r w:rsidRPr="0052413D">
        <w:rPr>
          <w:rFonts w:ascii="Consolas" w:eastAsia="宋体" w:hAnsi="Consolas" w:cs="宋体"/>
          <w:color w:val="D01040"/>
          <w:kern w:val="0"/>
          <w:sz w:val="20"/>
          <w:szCs w:val="20"/>
          <w:bdr w:val="none" w:sz="0" w:space="0" w:color="auto" w:frame="1"/>
        </w:rPr>
        <w:t>'blocked-popup-notification'</w:t>
      </w:r>
      <w:r w:rsidRPr="0052413D">
        <w:rPr>
          <w:rFonts w:ascii="Consolas" w:eastAsia="宋体" w:hAnsi="Consolas" w:cs="宋体"/>
          <w:color w:val="0B3D47"/>
          <w:kern w:val="0"/>
          <w:sz w:val="20"/>
          <w:szCs w:val="20"/>
          <w:bdr w:val="none" w:sz="0" w:space="0" w:color="auto" w:frame="1"/>
        </w:rPr>
        <w:t>, location.origin, 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defaultWindowOpen(url, ...args)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.open = customWindowOpen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Important things to notice in the preload script:</w:t>
      </w:r>
    </w:p>
    <w:p w:rsidR="0052413D" w:rsidRPr="0052413D" w:rsidRDefault="0052413D" w:rsidP="0052413D">
      <w:pPr>
        <w:widowControl/>
        <w:numPr>
          <w:ilvl w:val="0"/>
          <w:numId w:val="2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Even though the sandboxed renderer doesn’t have node.js running, it still has access to a limited node-like environment: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setImmediate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are available.</w:t>
      </w:r>
    </w:p>
    <w:p w:rsidR="0052413D" w:rsidRPr="0052413D" w:rsidRDefault="0052413D" w:rsidP="0052413D">
      <w:pPr>
        <w:widowControl/>
        <w:numPr>
          <w:ilvl w:val="0"/>
          <w:numId w:val="2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preload script can indirectly access all APIs from the main process through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modules. This is how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(used above) and other modules are implemented: They are proxies to remote counterparts in the main process.</w:t>
      </w:r>
    </w:p>
    <w:p w:rsidR="0052413D" w:rsidRPr="0052413D" w:rsidRDefault="0052413D" w:rsidP="0052413D">
      <w:pPr>
        <w:widowControl/>
        <w:numPr>
          <w:ilvl w:val="0"/>
          <w:numId w:val="27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The preload script must be contained in a single script, but it is possible to have complex preload code composed with multiple modules by using a tool like browserify, as explained below. In fact, browserify is already used by electron to provide a node-like environment to the preload script.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create a browserify bundle and use it as a preload script, something like the following should be used: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browserify preload/index.js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-x electron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-x fs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--insert-global-vars=__filename,__dirname -o 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flag should be used with any required module that is already exposed in the preload scope, and tells browserify to use the enclosing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function for it. </w:t>
      </w:r>
      <w:r w:rsidRPr="0052413D">
        <w:rPr>
          <w:rFonts w:ascii="Consolas" w:eastAsia="宋体" w:hAnsi="Consolas" w:cs="宋体"/>
          <w:color w:val="0B3D47"/>
          <w:kern w:val="0"/>
          <w:sz w:val="20"/>
          <w:szCs w:val="20"/>
          <w:shd w:val="clear" w:color="auto" w:fill="F1F3F4"/>
        </w:rPr>
        <w:t>--insert-global-vars</w:t>
      </w:r>
      <w:r w:rsidRPr="0052413D">
        <w:rPr>
          <w:rFonts w:ascii="宋体" w:eastAsia="宋体" w:hAnsi="宋体" w:cs="宋体"/>
          <w:kern w:val="0"/>
          <w:sz w:val="24"/>
          <w:szCs w:val="24"/>
        </w:rPr>
        <w:t> will ensure that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and </w:t>
      </w:r>
      <w:r w:rsidRPr="0052413D">
        <w:rPr>
          <w:rFonts w:ascii="Consolas" w:eastAsia="宋体" w:hAnsi="Consolas" w:cs="宋体"/>
          <w:color w:val="0B3D47"/>
          <w:kern w:val="0"/>
          <w:sz w:val="20"/>
          <w:szCs w:val="20"/>
          <w:shd w:val="clear" w:color="auto" w:fill="F1F3F4"/>
        </w:rPr>
        <w:t>setImmediate</w:t>
      </w:r>
      <w:r w:rsidRPr="0052413D">
        <w:rPr>
          <w:rFonts w:ascii="宋体" w:eastAsia="宋体" w:hAnsi="宋体" w:cs="宋体"/>
          <w:kern w:val="0"/>
          <w:sz w:val="24"/>
          <w:szCs w:val="24"/>
        </w:rPr>
        <w:t> are also taken from the enclosing scope(normally browserify injects code for those).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Currently the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function provided in the preload scope exposes the following modules: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child_process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(crashReporter, remote and ipcRenderer)</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timers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More may be added as needed to expose more electron APIs in the sandbox, but any module in the main process can already be used through </w:t>
      </w:r>
      <w:r w:rsidRPr="0052413D">
        <w:rPr>
          <w:rFonts w:ascii="Consolas" w:eastAsia="宋体" w:hAnsi="Consolas" w:cs="宋体"/>
          <w:color w:val="0B3D47"/>
          <w:kern w:val="0"/>
          <w:sz w:val="20"/>
          <w:szCs w:val="20"/>
          <w:shd w:val="clear" w:color="auto" w:fill="F1F3F4"/>
        </w:rPr>
        <w:t>electron.remote.require</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Status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Please use the </w:t>
      </w: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option with care, as it is still an experimental feature. We are still not aware of the security implications of exposing some electron renderer APIs to the preload script, but here are some things to consider before rendering untrusted content:</w:t>
      </w:r>
    </w:p>
    <w:p w:rsidR="0052413D" w:rsidRPr="0052413D" w:rsidRDefault="0052413D" w:rsidP="0052413D">
      <w:pPr>
        <w:widowControl/>
        <w:numPr>
          <w:ilvl w:val="0"/>
          <w:numId w:val="27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 preload script can accidentaly leak privileged APIs to untrusted code.</w:t>
      </w:r>
    </w:p>
    <w:p w:rsidR="0052413D" w:rsidRPr="0052413D" w:rsidRDefault="0052413D" w:rsidP="0052413D">
      <w:pPr>
        <w:widowControl/>
        <w:numPr>
          <w:ilvl w:val="0"/>
          <w:numId w:val="27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Some bug in V8 engine may allow malicious code to access the renderer preload APIs, effectively granting full access to the system through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rendering untrusted content in electron is still uncharted territory, the APIs exposed to the sandbox preload script should be considered more unstable than the rest of electron APIs, and may have breaking changes to fix security issues.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One planned enhancement that should greatly increase security is to block IPC messages from sandboxed renderers by default, allowing the main process to explicitly define a set of messages the renderer is allowed to send.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screen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Retrieve information about screen size, displays, cursor position,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68"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69"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cannot require or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is an </w:t>
      </w:r>
      <w:hyperlink r:id="rId270"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In the renderer / DevTools, </w:t>
      </w:r>
      <w:r w:rsidRPr="0052413D">
        <w:rPr>
          <w:rFonts w:ascii="Consolas" w:eastAsia="宋体" w:hAnsi="Consolas" w:cs="宋体"/>
          <w:color w:val="0B3D47"/>
          <w:kern w:val="0"/>
          <w:sz w:val="20"/>
          <w:szCs w:val="20"/>
          <w:shd w:val="clear" w:color="auto" w:fill="F1F3F4"/>
        </w:rPr>
        <w:t>window.screen</w:t>
      </w:r>
      <w:r w:rsidRPr="0052413D">
        <w:rPr>
          <w:rFonts w:ascii="宋体" w:eastAsia="宋体" w:hAnsi="宋体" w:cs="宋体"/>
          <w:kern w:val="0"/>
          <w:sz w:val="24"/>
          <w:szCs w:val="24"/>
        </w:rPr>
        <w:t> is a reserved DOM property, so writing </w:t>
      </w:r>
      <w:r w:rsidRPr="0052413D">
        <w:rPr>
          <w:rFonts w:ascii="Consolas" w:eastAsia="宋体" w:hAnsi="Consolas" w:cs="宋体"/>
          <w:color w:val="0B3D47"/>
          <w:kern w:val="0"/>
          <w:sz w:val="20"/>
          <w:szCs w:val="20"/>
          <w:shd w:val="clear" w:color="auto" w:fill="F1F3F4"/>
        </w:rPr>
        <w:t>let {screen} = require('electron')</w:t>
      </w:r>
      <w:r w:rsidRPr="0052413D">
        <w:rPr>
          <w:rFonts w:ascii="宋体" w:eastAsia="宋体" w:hAnsi="宋体" w:cs="宋体"/>
          <w:kern w:val="0"/>
          <w:sz w:val="24"/>
          <w:szCs w:val="24"/>
        </w:rPr>
        <w:t> will not work.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creating a window that fills the whole screen: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{width, height} = electron.screen.getPrimaryDisplay().workAreaSize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BrowserWindow({width, height})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Another example of creating a window in the external display: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displays = electron.screen.getAllDisplays()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externalDisplay = displays.find((display)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display.bounds.x !==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 display.bounds.y !== </w:t>
      </w:r>
      <w:r w:rsidRPr="0052413D">
        <w:rPr>
          <w:rFonts w:ascii="Consolas" w:eastAsia="宋体" w:hAnsi="Consolas" w:cs="宋体"/>
          <w:color w:val="007F80"/>
          <w:kern w:val="0"/>
          <w:sz w:val="20"/>
          <w:szCs w:val="20"/>
          <w:bdr w:val="none" w:sz="0" w:space="0" w:color="auto" w:frame="1"/>
        </w:rPr>
        <w:t>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(externalDisplay)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x</w:t>
      </w:r>
      <w:r w:rsidRPr="0052413D">
        <w:rPr>
          <w:rFonts w:ascii="Consolas" w:eastAsia="宋体" w:hAnsi="Consolas" w:cs="宋体"/>
          <w:color w:val="0B3D47"/>
          <w:kern w:val="0"/>
          <w:sz w:val="20"/>
          <w:szCs w:val="20"/>
          <w:bdr w:val="none" w:sz="0" w:space="0" w:color="auto" w:frame="1"/>
        </w:rPr>
        <w:t xml:space="preserve">: externalDisplay.bounds.x + </w:t>
      </w:r>
      <w:r w:rsidRPr="0052413D">
        <w:rPr>
          <w:rFonts w:ascii="Consolas" w:eastAsia="宋体" w:hAnsi="Consolas" w:cs="宋体"/>
          <w:color w:val="007F80"/>
          <w:kern w:val="0"/>
          <w:sz w:val="20"/>
          <w:szCs w:val="20"/>
          <w:bdr w:val="none" w:sz="0" w:space="0" w:color="auto" w:frame="1"/>
        </w:rPr>
        <w:t>50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y</w:t>
      </w:r>
      <w:r w:rsidRPr="0052413D">
        <w:rPr>
          <w:rFonts w:ascii="Consolas" w:eastAsia="宋体" w:hAnsi="Consolas" w:cs="宋体"/>
          <w:color w:val="0B3D47"/>
          <w:kern w:val="0"/>
          <w:sz w:val="20"/>
          <w:szCs w:val="20"/>
          <w:bdr w:val="none" w:sz="0" w:space="0" w:color="auto" w:frame="1"/>
        </w:rPr>
        <w:t xml:space="preserve">: externalDisplay.bounds.y + </w:t>
      </w:r>
      <w:r w:rsidRPr="0052413D">
        <w:rPr>
          <w:rFonts w:ascii="Consolas" w:eastAsia="宋体" w:hAnsi="Consolas" w:cs="宋体"/>
          <w:color w:val="007F80"/>
          <w:kern w:val="0"/>
          <w:sz w:val="20"/>
          <w:szCs w:val="20"/>
          <w:bdr w:val="none" w:sz="0" w:space="0" w:color="auto" w:frame="1"/>
        </w:rPr>
        <w:t>50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module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‘display-added’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newDisplay</w:t>
      </w:r>
      <w:r w:rsidRPr="0052413D">
        <w:rPr>
          <w:rFonts w:ascii="宋体" w:eastAsia="宋体" w:hAnsi="宋体" w:cs="宋体"/>
          <w:kern w:val="0"/>
          <w:sz w:val="24"/>
          <w:szCs w:val="24"/>
        </w:rPr>
        <w:t> </w:t>
      </w:r>
      <w:hyperlink r:id="rId271" w:history="1">
        <w:r w:rsidRPr="0052413D">
          <w:rPr>
            <w:rFonts w:ascii="宋体" w:eastAsia="宋体" w:hAnsi="宋体" w:cs="宋体"/>
            <w:color w:val="046DC8"/>
            <w:kern w:val="0"/>
            <w:sz w:val="24"/>
            <w:szCs w:val="24"/>
            <w:u w:val="single"/>
          </w:rPr>
          <w:t>Display</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newDisplay</w:t>
      </w:r>
      <w:r w:rsidRPr="0052413D">
        <w:rPr>
          <w:rFonts w:ascii="宋体" w:eastAsia="宋体" w:hAnsi="宋体" w:cs="宋体"/>
          <w:kern w:val="0"/>
          <w:sz w:val="24"/>
          <w:szCs w:val="24"/>
        </w:rPr>
        <w:t> has been added.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‘display-removed’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oldDisplay</w:t>
      </w:r>
      <w:r w:rsidRPr="0052413D">
        <w:rPr>
          <w:rFonts w:ascii="宋体" w:eastAsia="宋体" w:hAnsi="宋体" w:cs="宋体"/>
          <w:kern w:val="0"/>
          <w:sz w:val="24"/>
          <w:szCs w:val="24"/>
        </w:rPr>
        <w:t> </w:t>
      </w:r>
      <w:hyperlink r:id="rId272" w:history="1">
        <w:r w:rsidRPr="0052413D">
          <w:rPr>
            <w:rFonts w:ascii="宋体" w:eastAsia="宋体" w:hAnsi="宋体" w:cs="宋体"/>
            <w:color w:val="046DC8"/>
            <w:kern w:val="0"/>
            <w:sz w:val="24"/>
            <w:szCs w:val="24"/>
            <w:u w:val="single"/>
          </w:rPr>
          <w:t>Display</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oldDisplay</w:t>
      </w:r>
      <w:r w:rsidRPr="0052413D">
        <w:rPr>
          <w:rFonts w:ascii="宋体" w:eastAsia="宋体" w:hAnsi="宋体" w:cs="宋体"/>
          <w:kern w:val="0"/>
          <w:sz w:val="24"/>
          <w:szCs w:val="24"/>
        </w:rPr>
        <w:t> has been removed.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‘display-metrics-changed’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w:t>
      </w:r>
      <w:hyperlink r:id="rId273" w:history="1">
        <w:r w:rsidRPr="0052413D">
          <w:rPr>
            <w:rFonts w:ascii="宋体" w:eastAsia="宋体" w:hAnsi="宋体" w:cs="宋体"/>
            <w:color w:val="046DC8"/>
            <w:kern w:val="0"/>
            <w:sz w:val="24"/>
            <w:szCs w:val="24"/>
            <w:u w:val="single"/>
          </w:rPr>
          <w:t>Display</w:t>
        </w:r>
      </w:hyperlink>
    </w:p>
    <w:p w:rsidR="0052413D" w:rsidRPr="0052413D" w:rsidRDefault="0052413D" w:rsidP="0052413D">
      <w:pPr>
        <w:widowControl/>
        <w:numPr>
          <w:ilvl w:val="0"/>
          <w:numId w:val="2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changedMetrics</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one or more metrics change in a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changedMetrics</w:t>
      </w:r>
      <w:r w:rsidRPr="0052413D">
        <w:rPr>
          <w:rFonts w:ascii="宋体" w:eastAsia="宋体" w:hAnsi="宋体" w:cs="宋体"/>
          <w:kern w:val="0"/>
          <w:sz w:val="24"/>
          <w:szCs w:val="24"/>
        </w:rPr>
        <w:t> is an array of strings that describe the changes. Possible changes are </w:t>
      </w: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workArea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rotation</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screen.getCursorScreenPoint()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4" w:history="1">
        <w:r w:rsidRPr="0052413D">
          <w:rPr>
            <w:rFonts w:ascii="Consolas" w:eastAsia="宋体" w:hAnsi="Consolas" w:cs="宋体"/>
            <w:color w:val="0B3D47"/>
            <w:kern w:val="0"/>
            <w:sz w:val="20"/>
            <w:szCs w:val="20"/>
            <w:shd w:val="clear" w:color="auto" w:fill="F1F3F4"/>
          </w:rPr>
          <w:t>Point</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current absolute position of the mouse pointer.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screen.getMenuBarHeight()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height of the menu bar in pixels.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screen.getPrimaryDisplay()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5"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The primary display.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screen.getAllDisplays()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6"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An array of displays that are currently available.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screen.getDisplayNearestPoint(point)</w:t>
      </w:r>
    </w:p>
    <w:p w:rsidR="0052413D" w:rsidRPr="0052413D" w:rsidRDefault="0052413D" w:rsidP="0052413D">
      <w:pPr>
        <w:widowControl/>
        <w:numPr>
          <w:ilvl w:val="0"/>
          <w:numId w:val="2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point</w:t>
      </w:r>
      <w:r w:rsidRPr="0052413D">
        <w:rPr>
          <w:rFonts w:ascii="宋体" w:eastAsia="宋体" w:hAnsi="宋体" w:cs="宋体"/>
          <w:kern w:val="0"/>
          <w:sz w:val="24"/>
          <w:szCs w:val="24"/>
        </w:rPr>
        <w:t> </w:t>
      </w:r>
      <w:hyperlink r:id="rId277" w:history="1">
        <w:r w:rsidRPr="0052413D">
          <w:rPr>
            <w:rFonts w:ascii="宋体" w:eastAsia="宋体" w:hAnsi="宋体" w:cs="宋体"/>
            <w:color w:val="046DC8"/>
            <w:kern w:val="0"/>
            <w:sz w:val="24"/>
            <w:szCs w:val="24"/>
            <w:u w:val="single"/>
          </w:rPr>
          <w:t>Point</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8"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The display nearest the specified point.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screen.getDisplayMatching(rect)</w:t>
      </w:r>
    </w:p>
    <w:p w:rsidR="0052413D" w:rsidRPr="0052413D" w:rsidRDefault="0052413D" w:rsidP="0052413D">
      <w:pPr>
        <w:widowControl/>
        <w:numPr>
          <w:ilvl w:val="0"/>
          <w:numId w:val="2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279"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80"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The display that most closely intersects the provided bounds.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session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Manage browser sessions, cookies, cache, proxy settings,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8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 can be used to create new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access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of existing pages by using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property of </w:t>
      </w:r>
      <w:hyperlink r:id="rId282"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or from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 = win.webContents.session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console.log(ses.getUserAgent())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session.fromPartition(partition[, options])</w:t>
      </w:r>
    </w:p>
    <w:p w:rsidR="0052413D" w:rsidRPr="0052413D" w:rsidRDefault="0052413D" w:rsidP="0052413D">
      <w:pPr>
        <w:widowControl/>
        <w:numPr>
          <w:ilvl w:val="0"/>
          <w:numId w:val="2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w:t>
      </w:r>
    </w:p>
    <w:p w:rsidR="0052413D" w:rsidRPr="0052413D" w:rsidRDefault="0052413D" w:rsidP="0052413D">
      <w:pPr>
        <w:widowControl/>
        <w:numPr>
          <w:ilvl w:val="0"/>
          <w:numId w:val="2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cache</w:t>
      </w:r>
      <w:r w:rsidRPr="0052413D">
        <w:rPr>
          <w:rFonts w:ascii="宋体" w:eastAsia="宋体" w:hAnsi="宋体" w:cs="宋体"/>
          <w:kern w:val="0"/>
          <w:sz w:val="24"/>
          <w:szCs w:val="24"/>
        </w:rPr>
        <w:t> Boolean - Whether to enable cache.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 A session instance from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 When there is an existing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it will be returned; otherwise a new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instance will be created with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If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starts with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the page will use a persistent session available to all pages in the app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if there is no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prefix, the page will use an in-memory session. If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is empty then default session of the app will be returned.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create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you have to ensure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with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has never been used before. There is no way to change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of an existing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 has the following 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session.defaultSession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the default session object of the 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Session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Get and set properties of a session.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83"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create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in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 = session.fromPartition(</w:t>
      </w:r>
      <w:r w:rsidRPr="0052413D">
        <w:rPr>
          <w:rFonts w:ascii="Consolas" w:eastAsia="宋体" w:hAnsi="Consolas" w:cs="宋体"/>
          <w:color w:val="D01040"/>
          <w:kern w:val="0"/>
          <w:sz w:val="20"/>
          <w:szCs w:val="20"/>
          <w:bdr w:val="none" w:sz="0" w:space="0" w:color="auto" w:frame="1"/>
        </w:rPr>
        <w:t>'persist:name'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console.log(ses.getUserAgent())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events are available on instances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‘will-download’</w:t>
      </w:r>
    </w:p>
    <w:p w:rsidR="0052413D" w:rsidRPr="0052413D" w:rsidRDefault="0052413D" w:rsidP="0052413D">
      <w:pPr>
        <w:widowControl/>
        <w:numPr>
          <w:ilvl w:val="0"/>
          <w:numId w:val="2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w:t>
      </w:r>
      <w:hyperlink r:id="rId284" w:history="1">
        <w:r w:rsidRPr="0052413D">
          <w:rPr>
            <w:rFonts w:ascii="宋体" w:eastAsia="宋体" w:hAnsi="宋体" w:cs="宋体"/>
            <w:color w:val="046DC8"/>
            <w:kern w:val="0"/>
            <w:sz w:val="24"/>
            <w:szCs w:val="24"/>
            <w:u w:val="single"/>
          </w:rPr>
          <w:t>DownloadItem</w:t>
        </w:r>
      </w:hyperlink>
    </w:p>
    <w:p w:rsidR="0052413D" w:rsidRPr="0052413D" w:rsidRDefault="0052413D" w:rsidP="0052413D">
      <w:pPr>
        <w:widowControl/>
        <w:numPr>
          <w:ilvl w:val="0"/>
          <w:numId w:val="2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85"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Electron is about to download </w:t>
      </w: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cancel the download and </w:t>
      </w: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will not be available from next tick of the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session.defaultSession.on(</w:t>
      </w:r>
      <w:r w:rsidRPr="0052413D">
        <w:rPr>
          <w:rFonts w:ascii="Consolas" w:eastAsia="宋体" w:hAnsi="Consolas" w:cs="宋体"/>
          <w:color w:val="D01040"/>
          <w:kern w:val="0"/>
          <w:sz w:val="20"/>
          <w:szCs w:val="20"/>
          <w:bdr w:val="none" w:sz="0" w:space="0" w:color="auto" w:frame="1"/>
        </w:rPr>
        <w:t>'will-download'</w:t>
      </w:r>
      <w:r w:rsidRPr="0052413D">
        <w:rPr>
          <w:rFonts w:ascii="Consolas" w:eastAsia="宋体" w:hAnsi="Consolas" w:cs="宋体"/>
          <w:color w:val="0B3D47"/>
          <w:kern w:val="0"/>
          <w:sz w:val="20"/>
          <w:szCs w:val="20"/>
          <w:bdr w:val="none" w:sz="0" w:space="0" w:color="auto" w:frame="1"/>
        </w:rPr>
        <w:t>, (event, item, webContents)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'request'</w:t>
      </w:r>
      <w:r w:rsidRPr="0052413D">
        <w:rPr>
          <w:rFonts w:ascii="Consolas" w:eastAsia="宋体" w:hAnsi="Consolas" w:cs="宋体"/>
          <w:color w:val="0B3D47"/>
          <w:kern w:val="0"/>
          <w:sz w:val="20"/>
          <w:szCs w:val="20"/>
          <w:bdr w:val="none" w:sz="0" w:space="0" w:color="auto" w:frame="1"/>
        </w:rPr>
        <w:t>)(item.getURL(), (data)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).writeFileSync(</w:t>
      </w:r>
      <w:r w:rsidRPr="0052413D">
        <w:rPr>
          <w:rFonts w:ascii="Consolas" w:eastAsia="宋体" w:hAnsi="Consolas" w:cs="宋体"/>
          <w:color w:val="D01040"/>
          <w:kern w:val="0"/>
          <w:sz w:val="20"/>
          <w:szCs w:val="20"/>
          <w:bdr w:val="none" w:sz="0" w:space="0" w:color="auto" w:frame="1"/>
        </w:rPr>
        <w:t>'/somewhere'</w:t>
      </w:r>
      <w:r w:rsidRPr="0052413D">
        <w:rPr>
          <w:rFonts w:ascii="Consolas" w:eastAsia="宋体" w:hAnsi="Consolas" w:cs="宋体"/>
          <w:color w:val="0B3D47"/>
          <w:kern w:val="0"/>
          <w:sz w:val="20"/>
          <w:szCs w:val="20"/>
          <w:bdr w:val="none" w:sz="0" w:space="0" w:color="auto" w:frame="1"/>
        </w:rPr>
        <w:t>, data)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ses.getCacheSize(callback)</w:t>
      </w:r>
    </w:p>
    <w:p w:rsidR="0052413D" w:rsidRPr="0052413D" w:rsidRDefault="0052413D" w:rsidP="0052413D">
      <w:pPr>
        <w:widowControl/>
        <w:numPr>
          <w:ilvl w:val="0"/>
          <w:numId w:val="2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8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Integer - Cache size used in bytes.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Callback is invoked with the session’s current cache size.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ses.clearCache(callback)</w:t>
      </w:r>
    </w:p>
    <w:p w:rsidR="0052413D" w:rsidRPr="0052413D" w:rsidRDefault="0052413D" w:rsidP="0052413D">
      <w:pPr>
        <w:widowControl/>
        <w:numPr>
          <w:ilvl w:val="0"/>
          <w:numId w:val="2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session’s HTTP cache.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ses.clearStorageData([options, callback])</w:t>
      </w:r>
    </w:p>
    <w:p w:rsidR="0052413D" w:rsidRPr="0052413D" w:rsidRDefault="0052413D" w:rsidP="0052413D">
      <w:pPr>
        <w:widowControl/>
        <w:numPr>
          <w:ilvl w:val="0"/>
          <w:numId w:val="2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8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 String - (optional) Should follow </w:t>
      </w:r>
      <w:r w:rsidRPr="0052413D">
        <w:rPr>
          <w:rFonts w:ascii="Consolas" w:eastAsia="宋体" w:hAnsi="Consolas" w:cs="宋体"/>
          <w:color w:val="0B3D47"/>
          <w:kern w:val="0"/>
          <w:sz w:val="20"/>
          <w:szCs w:val="20"/>
          <w:shd w:val="clear" w:color="auto" w:fill="F1F3F4"/>
        </w:rPr>
        <w:t>window.location.origin</w:t>
      </w:r>
      <w:r w:rsidRPr="0052413D">
        <w:rPr>
          <w:rFonts w:ascii="宋体" w:eastAsia="宋体" w:hAnsi="宋体" w:cs="宋体"/>
          <w:kern w:val="0"/>
          <w:sz w:val="24"/>
          <w:szCs w:val="24"/>
        </w:rPr>
        <w:t>’s representation </w:t>
      </w:r>
      <w:r w:rsidRPr="0052413D">
        <w:rPr>
          <w:rFonts w:ascii="Consolas" w:eastAsia="宋体" w:hAnsi="Consolas" w:cs="宋体"/>
          <w:color w:val="0B3D47"/>
          <w:kern w:val="0"/>
          <w:sz w:val="20"/>
          <w:szCs w:val="20"/>
          <w:shd w:val="clear" w:color="auto" w:fill="F1F3F4"/>
        </w:rPr>
        <w:t>scheme://host:port</w:t>
      </w:r>
      <w:r w:rsidRPr="0052413D">
        <w:rPr>
          <w:rFonts w:ascii="宋体" w:eastAsia="宋体" w:hAnsi="宋体" w:cs="宋体"/>
          <w:kern w:val="0"/>
          <w:sz w:val="24"/>
          <w:szCs w:val="24"/>
        </w:rPr>
        <w:t>.</w:t>
      </w:r>
    </w:p>
    <w:p w:rsidR="0052413D" w:rsidRPr="0052413D" w:rsidRDefault="0052413D" w:rsidP="0052413D">
      <w:pPr>
        <w:widowControl/>
        <w:numPr>
          <w:ilvl w:val="1"/>
          <w:numId w:val="28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storages</w:t>
      </w:r>
      <w:r w:rsidRPr="0052413D">
        <w:rPr>
          <w:rFonts w:ascii="宋体" w:eastAsia="宋体" w:hAnsi="宋体" w:cs="宋体"/>
          <w:kern w:val="0"/>
          <w:sz w:val="24"/>
          <w:szCs w:val="24"/>
        </w:rPr>
        <w:t> String[] - (optional) The types of storages to clear, can contain: </w:t>
      </w:r>
      <w:r w:rsidRPr="0052413D">
        <w:rPr>
          <w:rFonts w:ascii="Consolas" w:eastAsia="宋体" w:hAnsi="Consolas" w:cs="宋体"/>
          <w:color w:val="0B3D47"/>
          <w:kern w:val="0"/>
          <w:sz w:val="20"/>
          <w:szCs w:val="20"/>
          <w:shd w:val="clear" w:color="auto" w:fill="F1F3F4"/>
        </w:rPr>
        <w:t>appcache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filesystem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indexdb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localstorage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shadercache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websql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serviceworkers</w:t>
      </w:r>
    </w:p>
    <w:p w:rsidR="0052413D" w:rsidRPr="0052413D" w:rsidRDefault="0052413D" w:rsidP="0052413D">
      <w:pPr>
        <w:widowControl/>
        <w:numPr>
          <w:ilvl w:val="1"/>
          <w:numId w:val="28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quotas</w:t>
      </w:r>
      <w:r w:rsidRPr="0052413D">
        <w:rPr>
          <w:rFonts w:ascii="宋体" w:eastAsia="宋体" w:hAnsi="宋体" w:cs="宋体"/>
          <w:kern w:val="0"/>
          <w:sz w:val="24"/>
          <w:szCs w:val="24"/>
        </w:rPr>
        <w:t> String[] - (optional) The types of quotas to clear, can contain: </w:t>
      </w:r>
      <w:r w:rsidRPr="0052413D">
        <w:rPr>
          <w:rFonts w:ascii="Consolas" w:eastAsia="宋体" w:hAnsi="Consolas" w:cs="宋体"/>
          <w:color w:val="0B3D47"/>
          <w:kern w:val="0"/>
          <w:sz w:val="20"/>
          <w:szCs w:val="20"/>
          <w:shd w:val="clear" w:color="auto" w:fill="F1F3F4"/>
        </w:rPr>
        <w:t>temporary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persistent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syncable</w:t>
      </w:r>
      <w:r w:rsidRPr="0052413D">
        <w:rPr>
          <w:rFonts w:ascii="宋体" w:eastAsia="宋体" w:hAnsi="宋体" w:cs="宋体"/>
          <w:kern w:val="0"/>
          <w:sz w:val="24"/>
          <w:szCs w:val="24"/>
        </w:rPr>
        <w:t>.</w:t>
      </w:r>
    </w:p>
    <w:p w:rsidR="0052413D" w:rsidRPr="0052413D" w:rsidRDefault="0052413D" w:rsidP="0052413D">
      <w:pPr>
        <w:widowControl/>
        <w:numPr>
          <w:ilvl w:val="0"/>
          <w:numId w:val="2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data of web storages.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ses.flushStorageData()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Writes any unwritten DOMStorage data to disk.</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ses.setProxy(config, callback)</w:t>
      </w:r>
    </w:p>
    <w:p w:rsidR="0052413D" w:rsidRPr="0052413D" w:rsidRDefault="0052413D" w:rsidP="0052413D">
      <w:pPr>
        <w:widowControl/>
        <w:numPr>
          <w:ilvl w:val="0"/>
          <w:numId w:val="2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w:t>
      </w:r>
      <w:r w:rsidRPr="0052413D">
        <w:rPr>
          <w:rFonts w:ascii="宋体" w:eastAsia="宋体" w:hAnsi="宋体" w:cs="宋体"/>
          <w:kern w:val="0"/>
          <w:sz w:val="24"/>
          <w:szCs w:val="24"/>
        </w:rPr>
        <w:t> Object</w:t>
      </w:r>
    </w:p>
    <w:p w:rsidR="0052413D" w:rsidRPr="0052413D" w:rsidRDefault="0052413D" w:rsidP="0052413D">
      <w:pPr>
        <w:widowControl/>
        <w:numPr>
          <w:ilvl w:val="1"/>
          <w:numId w:val="28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pacScript</w:t>
      </w:r>
      <w:r w:rsidRPr="0052413D">
        <w:rPr>
          <w:rFonts w:ascii="宋体" w:eastAsia="宋体" w:hAnsi="宋体" w:cs="宋体"/>
          <w:kern w:val="0"/>
          <w:sz w:val="24"/>
          <w:szCs w:val="24"/>
        </w:rPr>
        <w:t> String - The URL associated with the PAC file.</w:t>
      </w:r>
    </w:p>
    <w:p w:rsidR="0052413D" w:rsidRPr="0052413D" w:rsidRDefault="0052413D" w:rsidP="0052413D">
      <w:pPr>
        <w:widowControl/>
        <w:numPr>
          <w:ilvl w:val="1"/>
          <w:numId w:val="28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String - Rules indicating which proxies to use.</w:t>
      </w:r>
    </w:p>
    <w:p w:rsidR="0052413D" w:rsidRPr="0052413D" w:rsidRDefault="0052413D" w:rsidP="0052413D">
      <w:pPr>
        <w:widowControl/>
        <w:numPr>
          <w:ilvl w:val="1"/>
          <w:numId w:val="28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proxyBypassRules</w:t>
      </w:r>
      <w:r w:rsidRPr="0052413D">
        <w:rPr>
          <w:rFonts w:ascii="宋体" w:eastAsia="宋体" w:hAnsi="宋体" w:cs="宋体"/>
          <w:kern w:val="0"/>
          <w:sz w:val="24"/>
          <w:szCs w:val="24"/>
        </w:rPr>
        <w:t> String - Rules indicating which URLs should bypass the proxy settings.</w:t>
      </w:r>
    </w:p>
    <w:p w:rsidR="0052413D" w:rsidRPr="0052413D" w:rsidRDefault="0052413D" w:rsidP="0052413D">
      <w:pPr>
        <w:widowControl/>
        <w:numPr>
          <w:ilvl w:val="0"/>
          <w:numId w:val="2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proxy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pacScript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are provided together, the </w:t>
      </w: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option is ignored and </w:t>
      </w:r>
      <w:r w:rsidRPr="0052413D">
        <w:rPr>
          <w:rFonts w:ascii="Consolas" w:eastAsia="宋体" w:hAnsi="Consolas" w:cs="宋体"/>
          <w:color w:val="0B3D47"/>
          <w:kern w:val="0"/>
          <w:sz w:val="20"/>
          <w:szCs w:val="20"/>
          <w:shd w:val="clear" w:color="auto" w:fill="F1F3F4"/>
        </w:rPr>
        <w:t>pacScript</w:t>
      </w:r>
      <w:r w:rsidRPr="0052413D">
        <w:rPr>
          <w:rFonts w:ascii="宋体" w:eastAsia="宋体" w:hAnsi="宋体" w:cs="宋体"/>
          <w:kern w:val="0"/>
          <w:sz w:val="24"/>
          <w:szCs w:val="24"/>
        </w:rPr>
        <w:t>configuration is applied.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has to follow the rules below: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proxyRules = schemeProxies[";"&lt;schemeProxies&gt;]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schemeProxies = [&lt;urlScheme&gt;"="]&lt;proxyURIList&gt;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urlScheme = "http" | "https" | "ftp" | "socks"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proxyURIList = &lt;proxyURL&gt;[","&lt;proxyURIList&gt;]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proxyURL = [&lt;proxyScheme&gt;"://"]&lt;proxyHost&gt;[":"&lt;proxyPort&gt;]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http=foopy:80;ftp=foopy2</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URLs, and HTTP proxy </w:t>
      </w:r>
      <w:r w:rsidRPr="0052413D">
        <w:rPr>
          <w:rFonts w:ascii="Consolas" w:eastAsia="宋体" w:hAnsi="Consolas" w:cs="宋体"/>
          <w:color w:val="0B3D47"/>
          <w:kern w:val="0"/>
          <w:sz w:val="20"/>
          <w:szCs w:val="20"/>
          <w:shd w:val="clear" w:color="auto" w:fill="F1F3F4"/>
        </w:rPr>
        <w:t>foopy2:80</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ftp://</w:t>
      </w:r>
      <w:r w:rsidRPr="0052413D">
        <w:rPr>
          <w:rFonts w:ascii="宋体" w:eastAsia="宋体" w:hAnsi="宋体" w:cs="宋体"/>
          <w:kern w:val="0"/>
          <w:sz w:val="24"/>
          <w:szCs w:val="24"/>
        </w:rPr>
        <w:t> URLs.</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for all URLs.</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foopy:80,bar,direct://</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for all URLs, failing over to </w:t>
      </w:r>
      <w:r w:rsidRPr="0052413D">
        <w:rPr>
          <w:rFonts w:ascii="Consolas" w:eastAsia="宋体" w:hAnsi="Consolas" w:cs="宋体"/>
          <w:color w:val="0B3D47"/>
          <w:kern w:val="0"/>
          <w:sz w:val="20"/>
          <w:szCs w:val="20"/>
          <w:shd w:val="clear" w:color="auto" w:fill="F1F3F4"/>
        </w:rPr>
        <w:t>bar</w:t>
      </w:r>
      <w:r w:rsidRPr="0052413D">
        <w:rPr>
          <w:rFonts w:ascii="宋体" w:eastAsia="宋体" w:hAnsi="宋体" w:cs="宋体"/>
          <w:kern w:val="0"/>
          <w:sz w:val="24"/>
          <w:szCs w:val="24"/>
        </w:rPr>
        <w:t> if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is unavailable, and after that using no proxy.</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socks4://foopy</w:t>
      </w:r>
      <w:r w:rsidRPr="0052413D">
        <w:rPr>
          <w:rFonts w:ascii="宋体" w:eastAsia="宋体" w:hAnsi="宋体" w:cs="宋体"/>
          <w:kern w:val="0"/>
          <w:sz w:val="24"/>
          <w:szCs w:val="24"/>
        </w:rPr>
        <w:t> - Use SOCKS v4 proxy </w:t>
      </w:r>
      <w:r w:rsidRPr="0052413D">
        <w:rPr>
          <w:rFonts w:ascii="Consolas" w:eastAsia="宋体" w:hAnsi="Consolas" w:cs="宋体"/>
          <w:color w:val="0B3D47"/>
          <w:kern w:val="0"/>
          <w:sz w:val="20"/>
          <w:szCs w:val="20"/>
          <w:shd w:val="clear" w:color="auto" w:fill="F1F3F4"/>
        </w:rPr>
        <w:t>foopy:1080</w:t>
      </w:r>
      <w:r w:rsidRPr="0052413D">
        <w:rPr>
          <w:rFonts w:ascii="宋体" w:eastAsia="宋体" w:hAnsi="宋体" w:cs="宋体"/>
          <w:kern w:val="0"/>
          <w:sz w:val="24"/>
          <w:szCs w:val="24"/>
        </w:rPr>
        <w:t> for all URLs.</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http=foopy,socks5://bar.com</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for http URLs, and fail over to the SOCKS5 proxy </w:t>
      </w:r>
      <w:r w:rsidRPr="0052413D">
        <w:rPr>
          <w:rFonts w:ascii="Consolas" w:eastAsia="宋体" w:hAnsi="Consolas" w:cs="宋体"/>
          <w:color w:val="0B3D47"/>
          <w:kern w:val="0"/>
          <w:sz w:val="20"/>
          <w:szCs w:val="20"/>
          <w:shd w:val="clear" w:color="auto" w:fill="F1F3F4"/>
        </w:rPr>
        <w:t>bar.com</w:t>
      </w:r>
      <w:r w:rsidRPr="0052413D">
        <w:rPr>
          <w:rFonts w:ascii="宋体" w:eastAsia="宋体" w:hAnsi="宋体" w:cs="宋体"/>
          <w:kern w:val="0"/>
          <w:sz w:val="24"/>
          <w:szCs w:val="24"/>
        </w:rPr>
        <w:t> if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is unavailable.</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http=foopy,direct://</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for http URLs, and use no proxy if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is unavailable.</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http=foopy;socks=foopy2</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for http URLs, and use </w:t>
      </w:r>
      <w:r w:rsidRPr="0052413D">
        <w:rPr>
          <w:rFonts w:ascii="Consolas" w:eastAsia="宋体" w:hAnsi="Consolas" w:cs="宋体"/>
          <w:color w:val="0B3D47"/>
          <w:kern w:val="0"/>
          <w:sz w:val="20"/>
          <w:szCs w:val="20"/>
          <w:shd w:val="clear" w:color="auto" w:fill="F1F3F4"/>
        </w:rPr>
        <w:t>socks4://foopy2</w:t>
      </w:r>
      <w:r w:rsidRPr="0052413D">
        <w:rPr>
          <w:rFonts w:ascii="宋体" w:eastAsia="宋体" w:hAnsi="宋体" w:cs="宋体"/>
          <w:kern w:val="0"/>
          <w:sz w:val="24"/>
          <w:szCs w:val="24"/>
        </w:rPr>
        <w:t> for all other URLs.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proxyBypassRules</w:t>
      </w:r>
      <w:r w:rsidRPr="0052413D">
        <w:rPr>
          <w:rFonts w:ascii="宋体" w:eastAsia="宋体" w:hAnsi="宋体" w:cs="宋体"/>
          <w:kern w:val="0"/>
          <w:sz w:val="24"/>
          <w:szCs w:val="24"/>
        </w:rPr>
        <w:t> is a comma separated list of rules described below:</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 URL_SCHEME "://" ] HOSTNAME_PATTERN [ ":" &lt;port&gt; ]</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Match all hostnames that match the pattern HOSTNAME_PATTERN.</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“foobar.com”, “</w:t>
      </w:r>
      <w:r w:rsidRPr="0052413D">
        <w:rPr>
          <w:rFonts w:ascii="宋体" w:eastAsia="宋体" w:hAnsi="宋体" w:cs="宋体"/>
          <w:i/>
          <w:iCs/>
          <w:kern w:val="0"/>
          <w:sz w:val="24"/>
          <w:szCs w:val="24"/>
        </w:rPr>
        <w:t>foobar.com”, “</w:t>
      </w:r>
      <w:r w:rsidRPr="0052413D">
        <w:rPr>
          <w:rFonts w:ascii="宋体" w:eastAsia="宋体" w:hAnsi="宋体" w:cs="宋体"/>
          <w:kern w:val="0"/>
          <w:sz w:val="24"/>
          <w:szCs w:val="24"/>
        </w:rPr>
        <w:t>.foobar.com”, “</w:t>
      </w:r>
      <w:r w:rsidRPr="0052413D">
        <w:rPr>
          <w:rFonts w:ascii="宋体" w:eastAsia="宋体" w:hAnsi="宋体" w:cs="宋体"/>
          <w:i/>
          <w:iCs/>
          <w:kern w:val="0"/>
          <w:sz w:val="24"/>
          <w:szCs w:val="24"/>
        </w:rPr>
        <w:t>foobar.com:99”, “https://x.</w:t>
      </w:r>
      <w:r w:rsidRPr="0052413D">
        <w:rPr>
          <w:rFonts w:ascii="宋体" w:eastAsia="宋体" w:hAnsi="宋体" w:cs="宋体"/>
          <w:kern w:val="0"/>
          <w:sz w:val="24"/>
          <w:szCs w:val="24"/>
        </w:rPr>
        <w:t>.y.com:99”</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 HOSTNAME_SUFFIX_PATTERN [ ":" PORT ]</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Match a particular domain suffix.</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“.google.com”, “.com”, “http://.google.com”</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 SCHEME "://" ] IP_LITERAL [ ":" PORT ]</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Match URLs which are IP address literals.</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“127.0.1”, “[0:0::1]”, “[::1]”, “http://[::1]:99”</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IP_LITERAL "/" PREFIX_LENGHT_IN_BITS</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Match any URL that is to an IP literal that falls between the given range. IP range is specified using CIDR notation.</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“192.168.1.1/16”, “fefe:13::abc/33”.</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&lt;local&gt;</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Match local addresses. The meaning of </w:t>
      </w:r>
      <w:r w:rsidRPr="0052413D">
        <w:rPr>
          <w:rFonts w:ascii="Consolas" w:eastAsia="宋体" w:hAnsi="Consolas" w:cs="宋体"/>
          <w:color w:val="0B3D47"/>
          <w:kern w:val="0"/>
          <w:sz w:val="20"/>
          <w:szCs w:val="20"/>
          <w:shd w:val="clear" w:color="auto" w:fill="F1F3F4"/>
        </w:rPr>
        <w:t>&lt;local&gt;</w:t>
      </w:r>
      <w:r w:rsidRPr="0052413D">
        <w:rPr>
          <w:rFonts w:ascii="宋体" w:eastAsia="宋体" w:hAnsi="宋体" w:cs="宋体"/>
          <w:kern w:val="0"/>
          <w:sz w:val="24"/>
          <w:szCs w:val="24"/>
        </w:rPr>
        <w:t> is whether the host matches one of: “127.0.0.1”, “::1”, “localhost”.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ses.resolveProxy(url, callback)</w:t>
      </w:r>
    </w:p>
    <w:p w:rsidR="0052413D" w:rsidRPr="0052413D" w:rsidRDefault="0052413D" w:rsidP="0052413D">
      <w:pPr>
        <w:widowControl/>
        <w:numPr>
          <w:ilvl w:val="0"/>
          <w:numId w:val="2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2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proxy</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Resolves the proxy information for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callback(proxy)</w:t>
      </w:r>
      <w:r w:rsidRPr="0052413D">
        <w:rPr>
          <w:rFonts w:ascii="宋体" w:eastAsia="宋体" w:hAnsi="宋体" w:cs="宋体"/>
          <w:kern w:val="0"/>
          <w:sz w:val="24"/>
          <w:szCs w:val="24"/>
        </w:rPr>
        <w:t> when the request is performed.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ses.setDownloadPath(path)</w:t>
      </w:r>
    </w:p>
    <w:p w:rsidR="0052413D" w:rsidRPr="0052413D" w:rsidRDefault="0052413D" w:rsidP="0052413D">
      <w:pPr>
        <w:widowControl/>
        <w:numPr>
          <w:ilvl w:val="0"/>
          <w:numId w:val="2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 The download location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download saving directory. By default, the download directory will be the </w:t>
      </w:r>
      <w:r w:rsidRPr="0052413D">
        <w:rPr>
          <w:rFonts w:ascii="Consolas" w:eastAsia="宋体" w:hAnsi="Consolas" w:cs="宋体"/>
          <w:color w:val="0B3D47"/>
          <w:kern w:val="0"/>
          <w:sz w:val="20"/>
          <w:szCs w:val="20"/>
          <w:shd w:val="clear" w:color="auto" w:fill="F1F3F4"/>
        </w:rPr>
        <w:t>Downloads</w:t>
      </w:r>
      <w:r w:rsidRPr="0052413D">
        <w:rPr>
          <w:rFonts w:ascii="宋体" w:eastAsia="宋体" w:hAnsi="宋体" w:cs="宋体"/>
          <w:kern w:val="0"/>
          <w:sz w:val="24"/>
          <w:szCs w:val="24"/>
        </w:rPr>
        <w:t> under the respective app folder.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ses.enableNetworkEmulation(options)</w:t>
      </w:r>
    </w:p>
    <w:p w:rsidR="0052413D" w:rsidRPr="0052413D" w:rsidRDefault="0052413D" w:rsidP="0052413D">
      <w:pPr>
        <w:widowControl/>
        <w:numPr>
          <w:ilvl w:val="0"/>
          <w:numId w:val="2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offline</w:t>
      </w:r>
      <w:r w:rsidRPr="0052413D">
        <w:rPr>
          <w:rFonts w:ascii="宋体" w:eastAsia="宋体" w:hAnsi="宋体" w:cs="宋体"/>
          <w:kern w:val="0"/>
          <w:sz w:val="24"/>
          <w:szCs w:val="24"/>
        </w:rPr>
        <w:t> Boolean (optional) - Whether to emulate network outage. Defaults to false.</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latency</w:t>
      </w:r>
      <w:r w:rsidRPr="0052413D">
        <w:rPr>
          <w:rFonts w:ascii="宋体" w:eastAsia="宋体" w:hAnsi="宋体" w:cs="宋体"/>
          <w:kern w:val="0"/>
          <w:sz w:val="24"/>
          <w:szCs w:val="24"/>
        </w:rPr>
        <w:t> Double (optional) - RTT in ms. Defaults to 0 which will disable latency throttling.</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downloadThroughput</w:t>
      </w:r>
      <w:r w:rsidRPr="0052413D">
        <w:rPr>
          <w:rFonts w:ascii="宋体" w:eastAsia="宋体" w:hAnsi="宋体" w:cs="宋体"/>
          <w:kern w:val="0"/>
          <w:sz w:val="24"/>
          <w:szCs w:val="24"/>
        </w:rPr>
        <w:t> Double (optional) - Download rate in Bps. Defaults to 0 which will disable download throttling.</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uploadThroughput</w:t>
      </w:r>
      <w:r w:rsidRPr="0052413D">
        <w:rPr>
          <w:rFonts w:ascii="宋体" w:eastAsia="宋体" w:hAnsi="宋体" w:cs="宋体"/>
          <w:kern w:val="0"/>
          <w:sz w:val="24"/>
          <w:szCs w:val="24"/>
        </w:rPr>
        <w:t> Double (optional) - Upload rate in Bps. Defaults to 0 which will disable upload throttling.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Emulates network with the given configuration for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To emulate a GPRS connection with 50kbps throughput and 500 ms latency.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.webContents.session.enableNetworkEmulation({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latency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500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downloadThroughput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6400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uploadThroughput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6400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To emulate a network outage.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lastRenderedPageBreak/>
        <w:t>window</w:t>
      </w:r>
      <w:r w:rsidRPr="0052413D">
        <w:rPr>
          <w:rFonts w:ascii="Consolas" w:eastAsia="宋体" w:hAnsi="Consolas" w:cs="宋体"/>
          <w:color w:val="0B3D47"/>
          <w:kern w:val="0"/>
          <w:sz w:val="20"/>
          <w:szCs w:val="20"/>
          <w:bdr w:val="none" w:sz="0" w:space="0" w:color="auto" w:frame="1"/>
        </w:rPr>
        <w:t>.webContents.session.enableNetworkEmulation({</w:t>
      </w:r>
      <w:r w:rsidRPr="0052413D">
        <w:rPr>
          <w:rFonts w:ascii="Consolas" w:eastAsia="宋体" w:hAnsi="Consolas" w:cs="宋体"/>
          <w:color w:val="007A7A"/>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ses.disableNetworkEmulation()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Disables any network emulation already active for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Resets to the original network configuration.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ses.setCertificateVerifyProc(proc)</w:t>
      </w:r>
    </w:p>
    <w:p w:rsidR="0052413D" w:rsidRPr="0052413D" w:rsidRDefault="0052413D" w:rsidP="0052413D">
      <w:pPr>
        <w:widowControl/>
        <w:numPr>
          <w:ilvl w:val="0"/>
          <w:numId w:val="2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proc</w:t>
      </w:r>
      <w:r w:rsidRPr="0052413D">
        <w:rPr>
          <w:rFonts w:ascii="宋体" w:eastAsia="宋体" w:hAnsi="宋体" w:cs="宋体"/>
          <w:kern w:val="0"/>
          <w:sz w:val="24"/>
          <w:szCs w:val="24"/>
        </w:rPr>
        <w:t> Function</w:t>
      </w:r>
    </w:p>
    <w:p w:rsidR="0052413D" w:rsidRPr="0052413D" w:rsidRDefault="0052413D" w:rsidP="0052413D">
      <w:pPr>
        <w:widowControl/>
        <w:numPr>
          <w:ilvl w:val="1"/>
          <w:numId w:val="2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hostname</w:t>
      </w:r>
      <w:r w:rsidRPr="0052413D">
        <w:rPr>
          <w:rFonts w:ascii="宋体" w:eastAsia="宋体" w:hAnsi="宋体" w:cs="宋体"/>
          <w:kern w:val="0"/>
          <w:sz w:val="24"/>
          <w:szCs w:val="24"/>
        </w:rPr>
        <w:t> String</w:t>
      </w:r>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286"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Verification result from chromium.</w:t>
      </w:r>
    </w:p>
    <w:p w:rsidR="0052413D" w:rsidRPr="0052413D" w:rsidRDefault="0052413D" w:rsidP="0052413D">
      <w:pPr>
        <w:widowControl/>
        <w:numPr>
          <w:ilvl w:val="1"/>
          <w:numId w:val="2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verificationResult</w:t>
      </w:r>
      <w:r w:rsidRPr="0052413D">
        <w:rPr>
          <w:rFonts w:ascii="宋体" w:eastAsia="宋体" w:hAnsi="宋体" w:cs="宋体"/>
          <w:kern w:val="0"/>
          <w:sz w:val="24"/>
          <w:szCs w:val="24"/>
        </w:rPr>
        <w:t> Integer - Value can be one of certificate error codes from </w:t>
      </w:r>
      <w:hyperlink r:id="rId287" w:anchor="chromium/src/net/base/net_error_list.h"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Apart from the certificate error codes, the following special codes can be used.</w:t>
      </w:r>
    </w:p>
    <w:p w:rsidR="0052413D" w:rsidRPr="0052413D" w:rsidRDefault="0052413D" w:rsidP="0052413D">
      <w:pPr>
        <w:widowControl/>
        <w:numPr>
          <w:ilvl w:val="3"/>
          <w:numId w:val="28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 Indicates success and disables Certificate Transperancy verification.</w:t>
      </w:r>
    </w:p>
    <w:p w:rsidR="0052413D" w:rsidRPr="0052413D" w:rsidRDefault="0052413D" w:rsidP="0052413D">
      <w:pPr>
        <w:widowControl/>
        <w:numPr>
          <w:ilvl w:val="3"/>
          <w:numId w:val="28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w:t>
      </w:r>
      <w:r w:rsidRPr="0052413D">
        <w:rPr>
          <w:rFonts w:ascii="宋体" w:eastAsia="宋体" w:hAnsi="宋体" w:cs="宋体"/>
          <w:kern w:val="0"/>
          <w:sz w:val="24"/>
          <w:szCs w:val="24"/>
        </w:rPr>
        <w:t> - Indicates failure.</w:t>
      </w:r>
    </w:p>
    <w:p w:rsidR="0052413D" w:rsidRPr="0052413D" w:rsidRDefault="0052413D" w:rsidP="0052413D">
      <w:pPr>
        <w:widowControl/>
        <w:numPr>
          <w:ilvl w:val="3"/>
          <w:numId w:val="28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w:t>
      </w:r>
      <w:r w:rsidRPr="0052413D">
        <w:rPr>
          <w:rFonts w:ascii="宋体" w:eastAsia="宋体" w:hAnsi="宋体" w:cs="宋体"/>
          <w:kern w:val="0"/>
          <w:sz w:val="24"/>
          <w:szCs w:val="24"/>
        </w:rPr>
        <w:t> - Uses the verification result from chromium.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certificate verify proc for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proc</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proc(request, callback)</w:t>
      </w:r>
      <w:r w:rsidRPr="0052413D">
        <w:rPr>
          <w:rFonts w:ascii="宋体" w:eastAsia="宋体" w:hAnsi="宋体" w:cs="宋体"/>
          <w:kern w:val="0"/>
          <w:sz w:val="24"/>
          <w:szCs w:val="24"/>
        </w:rPr>
        <w:t> whenever a server certificate verification is requested. Calling </w:t>
      </w:r>
      <w:r w:rsidRPr="0052413D">
        <w:rPr>
          <w:rFonts w:ascii="Consolas" w:eastAsia="宋体" w:hAnsi="Consolas" w:cs="宋体"/>
          <w:color w:val="0B3D47"/>
          <w:kern w:val="0"/>
          <w:sz w:val="20"/>
          <w:szCs w:val="20"/>
          <w:shd w:val="clear" w:color="auto" w:fill="F1F3F4"/>
        </w:rPr>
        <w:t>callback(0)</w:t>
      </w:r>
      <w:r w:rsidRPr="0052413D">
        <w:rPr>
          <w:rFonts w:ascii="宋体" w:eastAsia="宋体" w:hAnsi="宋体" w:cs="宋体"/>
          <w:kern w:val="0"/>
          <w:sz w:val="24"/>
          <w:szCs w:val="24"/>
        </w:rPr>
        <w:t> accepts the certificate, calling </w:t>
      </w:r>
      <w:r w:rsidRPr="0052413D">
        <w:rPr>
          <w:rFonts w:ascii="Consolas" w:eastAsia="宋体" w:hAnsi="Consolas" w:cs="宋体"/>
          <w:color w:val="0B3D47"/>
          <w:kern w:val="0"/>
          <w:sz w:val="20"/>
          <w:szCs w:val="20"/>
          <w:shd w:val="clear" w:color="auto" w:fill="F1F3F4"/>
        </w:rPr>
        <w:t>callback(-2)</w:t>
      </w:r>
      <w:r w:rsidRPr="0052413D">
        <w:rPr>
          <w:rFonts w:ascii="宋体" w:eastAsia="宋体" w:hAnsi="宋体" w:cs="宋体"/>
          <w:kern w:val="0"/>
          <w:sz w:val="24"/>
          <w:szCs w:val="24"/>
        </w:rPr>
        <w:t>rejects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setCertificateVerifyProc(null)</w:t>
      </w:r>
      <w:r w:rsidRPr="0052413D">
        <w:rPr>
          <w:rFonts w:ascii="宋体" w:eastAsia="宋体" w:hAnsi="宋体" w:cs="宋体"/>
          <w:kern w:val="0"/>
          <w:sz w:val="24"/>
          <w:szCs w:val="24"/>
        </w:rPr>
        <w:t> will revert back to default certificate verify proc.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win.webContents.session.setCertificateVerifyProc((request,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{hostname} = request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(hostname === </w:t>
      </w:r>
      <w:r w:rsidRPr="0052413D">
        <w:rPr>
          <w:rFonts w:ascii="Consolas" w:eastAsia="宋体" w:hAnsi="Consolas" w:cs="宋体"/>
          <w:color w:val="D01040"/>
          <w:kern w:val="0"/>
          <w:sz w:val="20"/>
          <w:szCs w:val="20"/>
          <w:bdr w:val="none" w:sz="0" w:space="0" w:color="auto" w:frame="1"/>
        </w:rPr>
        <w:t>'github.com'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ses.setPermissionRequestHandler(handler)</w:t>
      </w:r>
    </w:p>
    <w:p w:rsidR="0052413D" w:rsidRPr="0052413D" w:rsidRDefault="0052413D" w:rsidP="0052413D">
      <w:pPr>
        <w:widowControl/>
        <w:numPr>
          <w:ilvl w:val="0"/>
          <w:numId w:val="2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9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88" w:history="1">
        <w:r w:rsidRPr="0052413D">
          <w:rPr>
            <w:rFonts w:ascii="宋体" w:eastAsia="宋体" w:hAnsi="宋体" w:cs="宋体"/>
            <w:color w:val="046DC8"/>
            <w:kern w:val="0"/>
            <w:sz w:val="24"/>
            <w:szCs w:val="24"/>
            <w:u w:val="single"/>
          </w:rPr>
          <w:t>WebContents</w:t>
        </w:r>
      </w:hyperlink>
      <w:r w:rsidRPr="0052413D">
        <w:rPr>
          <w:rFonts w:ascii="宋体" w:eastAsia="宋体" w:hAnsi="宋体" w:cs="宋体"/>
          <w:kern w:val="0"/>
          <w:sz w:val="24"/>
          <w:szCs w:val="24"/>
        </w:rPr>
        <w:t> - WebContents requesting the permission.</w:t>
      </w:r>
    </w:p>
    <w:p w:rsidR="0052413D" w:rsidRPr="0052413D" w:rsidRDefault="0052413D" w:rsidP="0052413D">
      <w:pPr>
        <w:widowControl/>
        <w:numPr>
          <w:ilvl w:val="1"/>
          <w:numId w:val="29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permission</w:t>
      </w:r>
      <w:r w:rsidRPr="0052413D">
        <w:rPr>
          <w:rFonts w:ascii="宋体" w:eastAsia="宋体" w:hAnsi="宋体" w:cs="宋体"/>
          <w:kern w:val="0"/>
          <w:sz w:val="24"/>
          <w:szCs w:val="24"/>
        </w:rPr>
        <w:t> String - Enum of ‘media’, ‘geolocation’, ‘notifications’, ‘midiSysex’, ‘pointerLock’, ‘fullscreen’, ‘openExternal’.</w:t>
      </w:r>
    </w:p>
    <w:p w:rsidR="0052413D" w:rsidRPr="0052413D" w:rsidRDefault="0052413D" w:rsidP="0052413D">
      <w:pPr>
        <w:widowControl/>
        <w:numPr>
          <w:ilvl w:val="1"/>
          <w:numId w:val="29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9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permissionGranted</w:t>
      </w:r>
      <w:r w:rsidRPr="0052413D">
        <w:rPr>
          <w:rFonts w:ascii="宋体" w:eastAsia="宋体" w:hAnsi="宋体" w:cs="宋体"/>
          <w:kern w:val="0"/>
          <w:sz w:val="24"/>
          <w:szCs w:val="24"/>
        </w:rPr>
        <w:t> Boolean - Allow or deny the permission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handler which can be used to respond to permission requests for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Calling </w:t>
      </w:r>
      <w:r w:rsidRPr="0052413D">
        <w:rPr>
          <w:rFonts w:ascii="Consolas" w:eastAsia="宋体" w:hAnsi="Consolas" w:cs="宋体"/>
          <w:color w:val="0B3D47"/>
          <w:kern w:val="0"/>
          <w:sz w:val="20"/>
          <w:szCs w:val="20"/>
          <w:shd w:val="clear" w:color="auto" w:fill="F1F3F4"/>
        </w:rPr>
        <w:t>callback(true)</w:t>
      </w:r>
      <w:r w:rsidRPr="0052413D">
        <w:rPr>
          <w:rFonts w:ascii="宋体" w:eastAsia="宋体" w:hAnsi="宋体" w:cs="宋体"/>
          <w:kern w:val="0"/>
          <w:sz w:val="24"/>
          <w:szCs w:val="24"/>
        </w:rPr>
        <w:t>will allow the permission and </w:t>
      </w:r>
      <w:r w:rsidRPr="0052413D">
        <w:rPr>
          <w:rFonts w:ascii="Consolas" w:eastAsia="宋体" w:hAnsi="Consolas" w:cs="宋体"/>
          <w:color w:val="0B3D47"/>
          <w:kern w:val="0"/>
          <w:sz w:val="20"/>
          <w:szCs w:val="20"/>
          <w:shd w:val="clear" w:color="auto" w:fill="F1F3F4"/>
        </w:rPr>
        <w:t>callback(false)</w:t>
      </w:r>
      <w:r w:rsidRPr="0052413D">
        <w:rPr>
          <w:rFonts w:ascii="宋体" w:eastAsia="宋体" w:hAnsi="宋体" w:cs="宋体"/>
          <w:kern w:val="0"/>
          <w:sz w:val="24"/>
          <w:szCs w:val="24"/>
        </w:rPr>
        <w:t> will reject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session.fromPartition(</w:t>
      </w:r>
      <w:r w:rsidRPr="0052413D">
        <w:rPr>
          <w:rFonts w:ascii="Consolas" w:eastAsia="宋体" w:hAnsi="Consolas" w:cs="宋体"/>
          <w:color w:val="D01040"/>
          <w:kern w:val="0"/>
          <w:sz w:val="20"/>
          <w:szCs w:val="20"/>
          <w:bdr w:val="none" w:sz="0" w:space="0" w:color="auto" w:frame="1"/>
        </w:rPr>
        <w:t>'some-partition'</w:t>
      </w:r>
      <w:r w:rsidRPr="0052413D">
        <w:rPr>
          <w:rFonts w:ascii="Consolas" w:eastAsia="宋体" w:hAnsi="Consolas" w:cs="宋体"/>
          <w:color w:val="0B3D47"/>
          <w:kern w:val="0"/>
          <w:sz w:val="20"/>
          <w:szCs w:val="20"/>
          <w:bdr w:val="none" w:sz="0" w:space="0" w:color="auto" w:frame="1"/>
        </w:rPr>
        <w:t>).setPermissionRequestHandler((webContents, permission,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(webContents.getURL() === </w:t>
      </w:r>
      <w:r w:rsidRPr="0052413D">
        <w:rPr>
          <w:rFonts w:ascii="Consolas" w:eastAsia="宋体" w:hAnsi="Consolas" w:cs="宋体"/>
          <w:color w:val="D01040"/>
          <w:kern w:val="0"/>
          <w:sz w:val="20"/>
          <w:szCs w:val="20"/>
          <w:bdr w:val="none" w:sz="0" w:space="0" w:color="auto" w:frame="1"/>
        </w:rPr>
        <w:t>'some-host'</w:t>
      </w:r>
      <w:r w:rsidRPr="0052413D">
        <w:rPr>
          <w:rFonts w:ascii="Consolas" w:eastAsia="宋体" w:hAnsi="Consolas" w:cs="宋体"/>
          <w:color w:val="0B3D47"/>
          <w:kern w:val="0"/>
          <w:sz w:val="20"/>
          <w:szCs w:val="20"/>
          <w:bdr w:val="none" w:sz="0" w:space="0" w:color="auto" w:frame="1"/>
        </w:rPr>
        <w:t xml:space="preserve"> &amp;&amp; permission === </w:t>
      </w:r>
      <w:r w:rsidRPr="0052413D">
        <w:rPr>
          <w:rFonts w:ascii="Consolas" w:eastAsia="宋体" w:hAnsi="Consolas" w:cs="宋体"/>
          <w:color w:val="D01040"/>
          <w:kern w:val="0"/>
          <w:sz w:val="20"/>
          <w:szCs w:val="20"/>
          <w:bdr w:val="none" w:sz="0" w:space="0" w:color="auto" w:frame="1"/>
        </w:rPr>
        <w:t>'notifications'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denied.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ses.clearHostResolverCache([callback])</w:t>
      </w:r>
    </w:p>
    <w:p w:rsidR="0052413D" w:rsidRPr="0052413D" w:rsidRDefault="0052413D" w:rsidP="0052413D">
      <w:pPr>
        <w:widowControl/>
        <w:numPr>
          <w:ilvl w:val="0"/>
          <w:numId w:val="2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host resolver cache.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ses.allowNTLMCredentialsForDomains(domains)</w:t>
      </w:r>
    </w:p>
    <w:p w:rsidR="0052413D" w:rsidRPr="0052413D" w:rsidRDefault="0052413D" w:rsidP="0052413D">
      <w:pPr>
        <w:widowControl/>
        <w:numPr>
          <w:ilvl w:val="0"/>
          <w:numId w:val="2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domains</w:t>
      </w:r>
      <w:r w:rsidRPr="0052413D">
        <w:rPr>
          <w:rFonts w:ascii="宋体" w:eastAsia="宋体" w:hAnsi="宋体" w:cs="宋体"/>
          <w:kern w:val="0"/>
          <w:sz w:val="24"/>
          <w:szCs w:val="24"/>
        </w:rPr>
        <w:t> String - A comma-seperated list of servers for which integrated authentication is enabled.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Dynamically sets whether to always send credentials for HTTP NTLM or Negotiate authentication.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consider any url ending with `example.com`, `foobar.com`, `baz`</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for integrated authentication.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session.defaultSession.allowNTLMCredentialsForDomains(</w:t>
      </w:r>
      <w:r w:rsidRPr="0052413D">
        <w:rPr>
          <w:rFonts w:ascii="Consolas" w:eastAsia="宋体" w:hAnsi="Consolas" w:cs="宋体"/>
          <w:color w:val="D01040"/>
          <w:kern w:val="0"/>
          <w:sz w:val="20"/>
          <w:szCs w:val="20"/>
          <w:bdr w:val="none" w:sz="0" w:space="0" w:color="auto" w:frame="1"/>
        </w:rPr>
        <w:t>'*example.com, *foobar.com, *baz'</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consider all urls for integrated authentication.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session.defaultSession.allowNTLMCredentialsForDomains(</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ses.setUserAgent(userAgent[, acceptLanguages])</w:t>
      </w:r>
    </w:p>
    <w:p w:rsidR="0052413D" w:rsidRPr="0052413D" w:rsidRDefault="0052413D" w:rsidP="0052413D">
      <w:pPr>
        <w:widowControl/>
        <w:numPr>
          <w:ilvl w:val="0"/>
          <w:numId w:val="2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w:t>
      </w:r>
    </w:p>
    <w:p w:rsidR="0052413D" w:rsidRPr="0052413D" w:rsidRDefault="0052413D" w:rsidP="0052413D">
      <w:pPr>
        <w:widowControl/>
        <w:numPr>
          <w:ilvl w:val="0"/>
          <w:numId w:val="2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acceptLanguages</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Overrides the </w:t>
      </w: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acceptLanguages</w:t>
      </w:r>
      <w:r w:rsidRPr="0052413D">
        <w:rPr>
          <w:rFonts w:ascii="宋体" w:eastAsia="宋体" w:hAnsi="宋体" w:cs="宋体"/>
          <w:kern w:val="0"/>
          <w:sz w:val="24"/>
          <w:szCs w:val="24"/>
        </w:rPr>
        <w:t> for this session.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acceptLanguages</w:t>
      </w:r>
      <w:r w:rsidRPr="0052413D">
        <w:rPr>
          <w:rFonts w:ascii="宋体" w:eastAsia="宋体" w:hAnsi="宋体" w:cs="宋体"/>
          <w:kern w:val="0"/>
          <w:sz w:val="24"/>
          <w:szCs w:val="24"/>
        </w:rPr>
        <w:t> must a comma separated ordered list of language codes, for example </w:t>
      </w:r>
      <w:r w:rsidRPr="0052413D">
        <w:rPr>
          <w:rFonts w:ascii="Consolas" w:eastAsia="宋体" w:hAnsi="Consolas" w:cs="宋体"/>
          <w:color w:val="0B3D47"/>
          <w:kern w:val="0"/>
          <w:sz w:val="20"/>
          <w:szCs w:val="20"/>
          <w:shd w:val="clear" w:color="auto" w:fill="F1F3F4"/>
        </w:rPr>
        <w:t>"en-US,fr,de,ko,zh-CN,ja"</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doesn’t affect existing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and each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can use </w:t>
      </w:r>
      <w:r w:rsidRPr="0052413D">
        <w:rPr>
          <w:rFonts w:ascii="Consolas" w:eastAsia="宋体" w:hAnsi="Consolas" w:cs="宋体"/>
          <w:color w:val="0B3D47"/>
          <w:kern w:val="0"/>
          <w:sz w:val="20"/>
          <w:szCs w:val="20"/>
          <w:shd w:val="clear" w:color="auto" w:fill="F1F3F4"/>
        </w:rPr>
        <w:t>webContents.setUserAgent</w:t>
      </w:r>
      <w:r w:rsidRPr="0052413D">
        <w:rPr>
          <w:rFonts w:ascii="宋体" w:eastAsia="宋体" w:hAnsi="宋体" w:cs="宋体"/>
          <w:kern w:val="0"/>
          <w:sz w:val="24"/>
          <w:szCs w:val="24"/>
        </w:rPr>
        <w:t> to override the session-wide user agent.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ses.getUserAgent()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 agent for this session.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ses.getBlobData(identifier, callback)</w:t>
      </w:r>
    </w:p>
    <w:p w:rsidR="0052413D" w:rsidRPr="0052413D" w:rsidRDefault="0052413D" w:rsidP="0052413D">
      <w:pPr>
        <w:widowControl/>
        <w:numPr>
          <w:ilvl w:val="0"/>
          <w:numId w:val="2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identifier</w:t>
      </w:r>
      <w:r w:rsidRPr="0052413D">
        <w:rPr>
          <w:rFonts w:ascii="宋体" w:eastAsia="宋体" w:hAnsi="宋体" w:cs="宋体"/>
          <w:kern w:val="0"/>
          <w:sz w:val="24"/>
          <w:szCs w:val="24"/>
        </w:rPr>
        <w:t> String - Valid UUID.</w:t>
      </w:r>
    </w:p>
    <w:p w:rsidR="0052413D" w:rsidRPr="0052413D" w:rsidRDefault="0052413D" w:rsidP="0052413D">
      <w:pPr>
        <w:widowControl/>
        <w:numPr>
          <w:ilvl w:val="0"/>
          <w:numId w:val="2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Buffer - Blob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Blob</w:t>
      </w:r>
      <w:r w:rsidRPr="0052413D">
        <w:rPr>
          <w:rFonts w:ascii="宋体" w:eastAsia="宋体" w:hAnsi="宋体" w:cs="宋体"/>
          <w:kern w:val="0"/>
          <w:sz w:val="24"/>
          <w:szCs w:val="24"/>
        </w:rPr>
        <w:t> - The blob data associated with the </w:t>
      </w:r>
      <w:r w:rsidRPr="0052413D">
        <w:rPr>
          <w:rFonts w:ascii="Consolas" w:eastAsia="宋体" w:hAnsi="Consolas" w:cs="宋体"/>
          <w:color w:val="0B3D47"/>
          <w:kern w:val="0"/>
          <w:sz w:val="20"/>
          <w:szCs w:val="20"/>
          <w:shd w:val="clear" w:color="auto" w:fill="F1F3F4"/>
        </w:rPr>
        <w:t>identifier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ses.createInterruptedDownload(options)</w:t>
      </w:r>
    </w:p>
    <w:p w:rsidR="0052413D" w:rsidRPr="0052413D" w:rsidRDefault="0052413D" w:rsidP="0052413D">
      <w:pPr>
        <w:widowControl/>
        <w:numPr>
          <w:ilvl w:val="0"/>
          <w:numId w:val="2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 Absolute path of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urlChain</w:t>
      </w:r>
      <w:r w:rsidRPr="0052413D">
        <w:rPr>
          <w:rFonts w:ascii="宋体" w:eastAsia="宋体" w:hAnsi="宋体" w:cs="宋体"/>
          <w:kern w:val="0"/>
          <w:sz w:val="24"/>
          <w:szCs w:val="24"/>
        </w:rPr>
        <w:t> String[] - Complete URL chain for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 - Start range for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length</w:t>
      </w:r>
      <w:r w:rsidRPr="0052413D">
        <w:rPr>
          <w:rFonts w:ascii="宋体" w:eastAsia="宋体" w:hAnsi="宋体" w:cs="宋体"/>
          <w:kern w:val="0"/>
          <w:sz w:val="24"/>
          <w:szCs w:val="24"/>
        </w:rPr>
        <w:t> Integer - Total length of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lastModified</w:t>
      </w:r>
      <w:r w:rsidRPr="0052413D">
        <w:rPr>
          <w:rFonts w:ascii="宋体" w:eastAsia="宋体" w:hAnsi="宋体" w:cs="宋体"/>
          <w:kern w:val="0"/>
          <w:sz w:val="24"/>
          <w:szCs w:val="24"/>
        </w:rPr>
        <w:t> String - Last-Modified header value.</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eTag</w:t>
      </w:r>
      <w:r w:rsidRPr="0052413D">
        <w:rPr>
          <w:rFonts w:ascii="宋体" w:eastAsia="宋体" w:hAnsi="宋体" w:cs="宋体"/>
          <w:kern w:val="0"/>
          <w:sz w:val="24"/>
          <w:szCs w:val="24"/>
        </w:rPr>
        <w:t> String - ETag header value.</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startTime</w:t>
      </w:r>
      <w:r w:rsidRPr="0052413D">
        <w:rPr>
          <w:rFonts w:ascii="宋体" w:eastAsia="宋体" w:hAnsi="宋体" w:cs="宋体"/>
          <w:kern w:val="0"/>
          <w:sz w:val="24"/>
          <w:szCs w:val="24"/>
        </w:rPr>
        <w:t> Double (optional) - Time when download was started in number of seconds since UNIX epoch.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Allows resuming </w:t>
      </w: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downloads from previous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The API will generate a </w:t>
      </w:r>
      <w:hyperlink r:id="rId289" w:history="1">
        <w:r w:rsidRPr="0052413D">
          <w:rPr>
            <w:rFonts w:ascii="宋体" w:eastAsia="宋体" w:hAnsi="宋体" w:cs="宋体"/>
            <w:color w:val="046DC8"/>
            <w:kern w:val="0"/>
            <w:sz w:val="24"/>
            <w:szCs w:val="24"/>
            <w:u w:val="single"/>
          </w:rPr>
          <w:t>DownloadItem</w:t>
        </w:r>
      </w:hyperlink>
      <w:r w:rsidRPr="0052413D">
        <w:rPr>
          <w:rFonts w:ascii="宋体" w:eastAsia="宋体" w:hAnsi="宋体" w:cs="宋体"/>
          <w:kern w:val="0"/>
          <w:sz w:val="24"/>
          <w:szCs w:val="24"/>
        </w:rPr>
        <w:t> that can be accessed with the </w:t>
      </w:r>
      <w:hyperlink r:id="rId290" w:anchor="event-will-download" w:history="1">
        <w:r w:rsidRPr="0052413D">
          <w:rPr>
            <w:rFonts w:ascii="宋体" w:eastAsia="宋体" w:hAnsi="宋体" w:cs="宋体"/>
            <w:color w:val="046DC8"/>
            <w:kern w:val="0"/>
            <w:sz w:val="24"/>
            <w:szCs w:val="24"/>
            <w:u w:val="single"/>
          </w:rPr>
          <w:t>will-download</w:t>
        </w:r>
      </w:hyperlink>
      <w:r w:rsidRPr="0052413D">
        <w:rPr>
          <w:rFonts w:ascii="宋体" w:eastAsia="宋体" w:hAnsi="宋体" w:cs="宋体"/>
          <w:kern w:val="0"/>
          <w:sz w:val="24"/>
          <w:szCs w:val="24"/>
        </w:rPr>
        <w:t> event. The </w:t>
      </w:r>
      <w:hyperlink r:id="rId291" w:history="1">
        <w:r w:rsidRPr="0052413D">
          <w:rPr>
            <w:rFonts w:ascii="宋体" w:eastAsia="宋体" w:hAnsi="宋体" w:cs="宋体"/>
            <w:color w:val="046DC8"/>
            <w:kern w:val="0"/>
            <w:sz w:val="24"/>
            <w:szCs w:val="24"/>
            <w:u w:val="single"/>
          </w:rPr>
          <w:t>DownloadItem</w:t>
        </w:r>
      </w:hyperlink>
      <w:r w:rsidRPr="0052413D">
        <w:rPr>
          <w:rFonts w:ascii="宋体" w:eastAsia="宋体" w:hAnsi="宋体" w:cs="宋体"/>
          <w:kern w:val="0"/>
          <w:sz w:val="24"/>
          <w:szCs w:val="24"/>
        </w:rPr>
        <w:t> will not have any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associated with it and the initial state will be </w:t>
      </w: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The download will start only when the </w:t>
      </w:r>
      <w:r w:rsidRPr="0052413D">
        <w:rPr>
          <w:rFonts w:ascii="Consolas" w:eastAsia="宋体" w:hAnsi="Consolas" w:cs="宋体"/>
          <w:color w:val="0B3D47"/>
          <w:kern w:val="0"/>
          <w:sz w:val="20"/>
          <w:szCs w:val="20"/>
          <w:shd w:val="clear" w:color="auto" w:fill="F1F3F4"/>
        </w:rPr>
        <w:t>resume</w:t>
      </w:r>
      <w:r w:rsidRPr="0052413D">
        <w:rPr>
          <w:rFonts w:ascii="宋体" w:eastAsia="宋体" w:hAnsi="宋体" w:cs="宋体"/>
          <w:kern w:val="0"/>
          <w:sz w:val="24"/>
          <w:szCs w:val="24"/>
        </w:rPr>
        <w:t> API is called on the </w:t>
      </w:r>
      <w:hyperlink r:id="rId292" w:history="1">
        <w:r w:rsidRPr="0052413D">
          <w:rPr>
            <w:rFonts w:ascii="宋体" w:eastAsia="宋体" w:hAnsi="宋体" w:cs="宋体"/>
            <w:color w:val="046DC8"/>
            <w:kern w:val="0"/>
            <w:sz w:val="24"/>
            <w:szCs w:val="24"/>
            <w:u w:val="single"/>
          </w:rPr>
          <w:t>DownloadItem</w:t>
        </w:r>
      </w:hyperlink>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ses.clearAuthCache(options[, callback])</w:t>
      </w:r>
    </w:p>
    <w:p w:rsidR="0052413D" w:rsidRPr="0052413D" w:rsidRDefault="0052413D" w:rsidP="0052413D">
      <w:pPr>
        <w:widowControl/>
        <w:numPr>
          <w:ilvl w:val="0"/>
          <w:numId w:val="2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t>
      </w:r>
      <w:hyperlink r:id="rId293" w:history="1">
        <w:r w:rsidRPr="0052413D">
          <w:rPr>
            <w:rFonts w:ascii="宋体" w:eastAsia="宋体" w:hAnsi="宋体" w:cs="宋体"/>
            <w:color w:val="046DC8"/>
            <w:kern w:val="0"/>
            <w:sz w:val="24"/>
            <w:szCs w:val="24"/>
            <w:u w:val="single"/>
          </w:rPr>
          <w:t>RemovePassword</w:t>
        </w:r>
      </w:hyperlink>
      <w:r w:rsidRPr="0052413D">
        <w:rPr>
          <w:rFonts w:ascii="宋体" w:eastAsia="宋体" w:hAnsi="宋体" w:cs="宋体"/>
          <w:kern w:val="0"/>
          <w:sz w:val="24"/>
          <w:szCs w:val="24"/>
        </w:rPr>
        <w:t> | </w:t>
      </w:r>
      <w:hyperlink r:id="rId294" w:history="1">
        <w:r w:rsidRPr="0052413D">
          <w:rPr>
            <w:rFonts w:ascii="宋体" w:eastAsia="宋体" w:hAnsi="宋体" w:cs="宋体"/>
            <w:color w:val="046DC8"/>
            <w:kern w:val="0"/>
            <w:sz w:val="24"/>
            <w:szCs w:val="24"/>
            <w:u w:val="single"/>
          </w:rPr>
          <w:t>RemoveClientCertificate</w:t>
        </w:r>
      </w:hyperlink>
      <w:r w:rsidRPr="0052413D">
        <w:rPr>
          <w:rFonts w:ascii="宋体" w:eastAsia="宋体" w:hAnsi="宋体" w:cs="宋体"/>
          <w:kern w:val="0"/>
          <w:sz w:val="24"/>
          <w:szCs w:val="24"/>
        </w:rPr>
        <w:t>)</w:t>
      </w:r>
    </w:p>
    <w:p w:rsidR="0052413D" w:rsidRPr="0052413D" w:rsidRDefault="0052413D" w:rsidP="0052413D">
      <w:pPr>
        <w:widowControl/>
        <w:numPr>
          <w:ilvl w:val="0"/>
          <w:numId w:val="2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session’s HTTP authentication cache.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ses.cookies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w:t>
      </w:r>
      <w:hyperlink r:id="rId295" w:history="1">
        <w:r w:rsidRPr="0052413D">
          <w:rPr>
            <w:rFonts w:ascii="宋体" w:eastAsia="宋体" w:hAnsi="宋体" w:cs="宋体"/>
            <w:color w:val="046DC8"/>
            <w:kern w:val="0"/>
            <w:sz w:val="24"/>
            <w:szCs w:val="24"/>
            <w:u w:val="single"/>
          </w:rPr>
          <w:t>Cookies</w:t>
        </w:r>
      </w:hyperlink>
      <w:r w:rsidRPr="0052413D">
        <w:rPr>
          <w:rFonts w:ascii="宋体" w:eastAsia="宋体" w:hAnsi="宋体" w:cs="宋体"/>
          <w:kern w:val="0"/>
          <w:sz w:val="24"/>
          <w:szCs w:val="24"/>
        </w:rPr>
        <w:t> object for this session.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ses.webRequest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hyperlink r:id="rId296" w:history="1">
        <w:r w:rsidRPr="0052413D">
          <w:rPr>
            <w:rFonts w:ascii="宋体" w:eastAsia="宋体" w:hAnsi="宋体" w:cs="宋体"/>
            <w:color w:val="046DC8"/>
            <w:kern w:val="0"/>
            <w:sz w:val="24"/>
            <w:szCs w:val="24"/>
            <w:u w:val="single"/>
          </w:rPr>
          <w:t>WebRequest</w:t>
        </w:r>
      </w:hyperlink>
      <w:r w:rsidRPr="0052413D">
        <w:rPr>
          <w:rFonts w:ascii="宋体" w:eastAsia="宋体" w:hAnsi="宋体" w:cs="宋体"/>
          <w:kern w:val="0"/>
          <w:sz w:val="24"/>
          <w:szCs w:val="24"/>
        </w:rPr>
        <w:t> object for this session.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w:t>
      </w:r>
      <w:hyperlink r:id="rId297" w:history="1">
        <w:r w:rsidRPr="0052413D">
          <w:rPr>
            <w:rFonts w:ascii="宋体" w:eastAsia="宋体" w:hAnsi="宋体" w:cs="宋体"/>
            <w:color w:val="046DC8"/>
            <w:kern w:val="0"/>
            <w:sz w:val="24"/>
            <w:szCs w:val="24"/>
            <w:u w:val="single"/>
          </w:rPr>
          <w:t>Protocol</w:t>
        </w:r>
      </w:hyperlink>
      <w:r w:rsidRPr="0052413D">
        <w:rPr>
          <w:rFonts w:ascii="宋体" w:eastAsia="宋体" w:hAnsi="宋体" w:cs="宋体"/>
          <w:kern w:val="0"/>
          <w:sz w:val="24"/>
          <w:szCs w:val="24"/>
        </w:rPr>
        <w:t> object for this session.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protocol = session.fromPartition(</w:t>
      </w:r>
      <w:r w:rsidRPr="0052413D">
        <w:rPr>
          <w:rFonts w:ascii="Consolas" w:eastAsia="宋体" w:hAnsi="Consolas" w:cs="宋体"/>
          <w:color w:val="D01040"/>
          <w:kern w:val="0"/>
          <w:sz w:val="20"/>
          <w:szCs w:val="20"/>
          <w:bdr w:val="none" w:sz="0" w:space="0" w:color="auto" w:frame="1"/>
        </w:rPr>
        <w:t>'some-partition'</w:t>
      </w:r>
      <w:r w:rsidRPr="0052413D">
        <w:rPr>
          <w:rFonts w:ascii="Consolas" w:eastAsia="宋体" w:hAnsi="Consolas" w:cs="宋体"/>
          <w:color w:val="0B3D47"/>
          <w:kern w:val="0"/>
          <w:sz w:val="20"/>
          <w:szCs w:val="20"/>
          <w:bdr w:val="none" w:sz="0" w:space="0" w:color="auto" w:frame="1"/>
        </w:rPr>
        <w:t>).protocol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protocol.registerFileProtocol(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(request, callback)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url = request.url.substr(</w:t>
      </w:r>
      <w:r w:rsidRPr="0052413D">
        <w:rPr>
          <w:rFonts w:ascii="Consolas" w:eastAsia="宋体" w:hAnsi="Consolas" w:cs="宋体"/>
          <w:color w:val="007F80"/>
          <w:kern w:val="0"/>
          <w:sz w:val="20"/>
          <w:szCs w:val="20"/>
          <w:bdr w:val="none" w:sz="0" w:space="0" w:color="auto" w:frame="1"/>
        </w:rPr>
        <w:t>7</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61717"/>
          <w:kern w:val="0"/>
          <w:sz w:val="20"/>
          <w:szCs w:val="20"/>
          <w:bdr w:val="none" w:sz="0" w:space="0" w:color="auto" w:frame="1"/>
          <w:shd w:val="clear" w:color="auto" w:fill="E3D2D2"/>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path.normalize(`${__dirname}</w:t>
      </w:r>
      <w:r w:rsidRPr="0052413D">
        <w:rPr>
          <w:rFonts w:ascii="Consolas" w:eastAsia="宋体" w:hAnsi="Consolas" w:cs="宋体"/>
          <w:color w:val="009926"/>
          <w:kern w:val="0"/>
          <w:sz w:val="20"/>
          <w:szCs w:val="20"/>
          <w:bdr w:val="none" w:sz="0" w:space="0" w:color="auto" w:frame="1"/>
        </w:rPr>
        <w:t>/${url}`</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9926"/>
          <w:kern w:val="0"/>
          <w:sz w:val="20"/>
          <w:szCs w:val="20"/>
          <w:bdr w:val="none" w:sz="0" w:space="0" w:color="auto" w:frame="1"/>
        </w:rPr>
        <w:t>}</w:t>
      </w:r>
      <w:r w:rsidRPr="0052413D">
        <w:rPr>
          <w:rFonts w:ascii="Consolas" w:eastAsia="宋体" w:hAnsi="Consolas" w:cs="宋体"/>
          <w:color w:val="A61717"/>
          <w:kern w:val="0"/>
          <w:sz w:val="20"/>
          <w:szCs w:val="20"/>
          <w:bdr w:val="none" w:sz="0" w:space="0" w:color="auto" w:frame="1"/>
          <w:shd w:val="clear" w:color="auto" w:fill="E3D2D2"/>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(error)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w:t>
      </w:r>
      <w:r w:rsidRPr="0052413D">
        <w:rPr>
          <w:rFonts w:ascii="Consolas" w:eastAsia="宋体" w:hAnsi="Consolas" w:cs="宋体"/>
          <w:color w:val="D01040"/>
          <w:kern w:val="0"/>
          <w:sz w:val="20"/>
          <w:szCs w:val="20"/>
          <w:bdr w:val="none" w:sz="0" w:space="0" w:color="auto" w:frame="1"/>
        </w:rPr>
        <w:t>'Failed to register protocol'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shell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Manage files and URLs using their default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98"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99"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shell</w:t>
      </w:r>
      <w:r w:rsidRPr="0052413D">
        <w:rPr>
          <w:rFonts w:ascii="宋体" w:eastAsia="宋体" w:hAnsi="宋体" w:cs="宋体"/>
          <w:kern w:val="0"/>
          <w:sz w:val="24"/>
          <w:szCs w:val="24"/>
        </w:rPr>
        <w:t> module provides functions related to desktop integration.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opening a URL in the user’s default browser: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{shell}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shell.openExternal(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shell</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shell.showItemInFolder(fullPath)</w:t>
      </w:r>
    </w:p>
    <w:p w:rsidR="0052413D" w:rsidRPr="0052413D" w:rsidRDefault="0052413D" w:rsidP="0052413D">
      <w:pPr>
        <w:widowControl/>
        <w:numPr>
          <w:ilvl w:val="0"/>
          <w:numId w:val="2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fullPath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item was successfully shown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 the given file in a file manager. If possible, select the file.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shell.openItem(fullPath)</w:t>
      </w:r>
    </w:p>
    <w:p w:rsidR="0052413D" w:rsidRPr="0052413D" w:rsidRDefault="0052413D" w:rsidP="0052413D">
      <w:pPr>
        <w:widowControl/>
        <w:numPr>
          <w:ilvl w:val="0"/>
          <w:numId w:val="2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item was successfully opened.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 the given file in the desktop’s default manner.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shell.openExternal(url[, options, callback])</w:t>
      </w:r>
    </w:p>
    <w:p w:rsidR="0052413D" w:rsidRPr="0052413D" w:rsidRDefault="0052413D" w:rsidP="0052413D">
      <w:pPr>
        <w:widowControl/>
        <w:numPr>
          <w:ilvl w:val="0"/>
          <w:numId w:val="2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2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9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activate</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bring the opened application to the foreground. The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0"/>
          <w:numId w:val="2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If specified will perform the open asynchronously.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9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an application was available to open the URL. If callback is specified, always returns true.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 the given external protocol URL in the desktop’s default manner. (For example, mailto: URLs in the user’s default mail agent).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shell.moveItemToTrash(fullPath)</w:t>
      </w:r>
    </w:p>
    <w:p w:rsidR="0052413D" w:rsidRPr="0052413D" w:rsidRDefault="0052413D" w:rsidP="0052413D">
      <w:pPr>
        <w:widowControl/>
        <w:numPr>
          <w:ilvl w:val="0"/>
          <w:numId w:val="3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item was successfully moved to the trash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Move the given file to trash and returns a boolean status for the operation.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shell.beep()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Play the beep sound.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shell.writeShortcutLink(shortcutPath[, operation], 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 String</w:t>
      </w:r>
    </w:p>
    <w:p w:rsidR="0052413D" w:rsidRPr="0052413D" w:rsidRDefault="0052413D" w:rsidP="0052413D">
      <w:pPr>
        <w:widowControl/>
        <w:numPr>
          <w:ilvl w:val="0"/>
          <w:numId w:val="3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operation</w:t>
      </w:r>
      <w:r w:rsidRPr="0052413D">
        <w:rPr>
          <w:rFonts w:ascii="宋体" w:eastAsia="宋体" w:hAnsi="宋体" w:cs="宋体"/>
          <w:kern w:val="0"/>
          <w:sz w:val="24"/>
          <w:szCs w:val="24"/>
        </w:rPr>
        <w:t> String (optional) - Default is </w:t>
      </w:r>
      <w:r w:rsidRPr="0052413D">
        <w:rPr>
          <w:rFonts w:ascii="Consolas" w:eastAsia="宋体" w:hAnsi="Consolas" w:cs="宋体"/>
          <w:color w:val="0B3D47"/>
          <w:kern w:val="0"/>
          <w:sz w:val="20"/>
          <w:szCs w:val="20"/>
          <w:shd w:val="clear" w:color="auto" w:fill="F1F3F4"/>
        </w:rPr>
        <w:t>create</w:t>
      </w:r>
      <w:r w:rsidRPr="0052413D">
        <w:rPr>
          <w:rFonts w:ascii="宋体" w:eastAsia="宋体" w:hAnsi="宋体" w:cs="宋体"/>
          <w:kern w:val="0"/>
          <w:sz w:val="24"/>
          <w:szCs w:val="24"/>
        </w:rPr>
        <w:t>, can be one of following:</w:t>
      </w:r>
    </w:p>
    <w:p w:rsidR="0052413D" w:rsidRPr="0052413D" w:rsidRDefault="0052413D" w:rsidP="0052413D">
      <w:pPr>
        <w:widowControl/>
        <w:numPr>
          <w:ilvl w:val="1"/>
          <w:numId w:val="30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create</w:t>
      </w:r>
      <w:r w:rsidRPr="0052413D">
        <w:rPr>
          <w:rFonts w:ascii="宋体" w:eastAsia="宋体" w:hAnsi="宋体" w:cs="宋体"/>
          <w:kern w:val="0"/>
          <w:sz w:val="24"/>
          <w:szCs w:val="24"/>
        </w:rPr>
        <w:t> - Creates a new shortcut, overwriting if necessary.</w:t>
      </w:r>
    </w:p>
    <w:p w:rsidR="0052413D" w:rsidRPr="0052413D" w:rsidRDefault="0052413D" w:rsidP="0052413D">
      <w:pPr>
        <w:widowControl/>
        <w:numPr>
          <w:ilvl w:val="1"/>
          <w:numId w:val="30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update</w:t>
      </w:r>
      <w:r w:rsidRPr="0052413D">
        <w:rPr>
          <w:rFonts w:ascii="宋体" w:eastAsia="宋体" w:hAnsi="宋体" w:cs="宋体"/>
          <w:kern w:val="0"/>
          <w:sz w:val="24"/>
          <w:szCs w:val="24"/>
        </w:rPr>
        <w:t> - Updates specified properties only on an existing shortcut.</w:t>
      </w:r>
    </w:p>
    <w:p w:rsidR="0052413D" w:rsidRPr="0052413D" w:rsidRDefault="0052413D" w:rsidP="0052413D">
      <w:pPr>
        <w:widowControl/>
        <w:numPr>
          <w:ilvl w:val="1"/>
          <w:numId w:val="30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replace</w:t>
      </w:r>
      <w:r w:rsidRPr="0052413D">
        <w:rPr>
          <w:rFonts w:ascii="宋体" w:eastAsia="宋体" w:hAnsi="宋体" w:cs="宋体"/>
          <w:kern w:val="0"/>
          <w:sz w:val="24"/>
          <w:szCs w:val="24"/>
        </w:rPr>
        <w:t> - Overwrites an existing shortcut, fails if the shortcut doesn’t exist.</w:t>
      </w:r>
    </w:p>
    <w:p w:rsidR="0052413D" w:rsidRPr="0052413D" w:rsidRDefault="0052413D" w:rsidP="0052413D">
      <w:pPr>
        <w:widowControl/>
        <w:numPr>
          <w:ilvl w:val="0"/>
          <w:numId w:val="3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t>
      </w:r>
      <w:hyperlink r:id="rId300" w:history="1">
        <w:r w:rsidRPr="0052413D">
          <w:rPr>
            <w:rFonts w:ascii="宋体" w:eastAsia="宋体" w:hAnsi="宋体" w:cs="宋体"/>
            <w:color w:val="046DC8"/>
            <w:kern w:val="0"/>
            <w:sz w:val="24"/>
            <w:szCs w:val="24"/>
            <w:u w:val="single"/>
          </w:rPr>
          <w:t>ShortcutDetails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shortcut was created successfully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or updates a shortcut link at </w:t>
      </w: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shell.readShortcutLink(shortcutPath)</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301" w:history="1">
        <w:r w:rsidRPr="0052413D">
          <w:rPr>
            <w:rFonts w:ascii="Consolas" w:eastAsia="宋体" w:hAnsi="Consolas" w:cs="宋体"/>
            <w:color w:val="0B3D47"/>
            <w:kern w:val="0"/>
            <w:sz w:val="20"/>
            <w:szCs w:val="20"/>
            <w:shd w:val="clear" w:color="auto" w:fill="F1F3F4"/>
          </w:rPr>
          <w:t>ShortcutDetails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Resolves the shortcut link at </w:t>
      </w: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exception will be thrown when any error happens.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BluetoothDevice Object</w:t>
      </w:r>
    </w:p>
    <w:p w:rsidR="0052413D" w:rsidRPr="0052413D" w:rsidRDefault="0052413D" w:rsidP="0052413D">
      <w:pPr>
        <w:widowControl/>
        <w:numPr>
          <w:ilvl w:val="0"/>
          <w:numId w:val="3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String</w:t>
      </w:r>
    </w:p>
    <w:p w:rsidR="0052413D" w:rsidRPr="0052413D" w:rsidRDefault="0052413D" w:rsidP="0052413D">
      <w:pPr>
        <w:widowControl/>
        <w:numPr>
          <w:ilvl w:val="0"/>
          <w:numId w:val="3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deviceId</w:t>
      </w:r>
      <w:r w:rsidRPr="0052413D">
        <w:rPr>
          <w:rFonts w:ascii="宋体" w:eastAsia="宋体" w:hAnsi="宋体" w:cs="宋体"/>
          <w:kern w:val="0"/>
          <w:sz w:val="24"/>
          <w:szCs w:val="24"/>
        </w:rPr>
        <w:t> String</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CertificatePrincipal Object</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commonName</w:t>
      </w:r>
      <w:r w:rsidRPr="0052413D">
        <w:rPr>
          <w:rFonts w:ascii="宋体" w:eastAsia="宋体" w:hAnsi="宋体" w:cs="宋体"/>
          <w:kern w:val="0"/>
          <w:sz w:val="24"/>
          <w:szCs w:val="24"/>
        </w:rPr>
        <w:t> String - Common Name</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organizations</w:t>
      </w:r>
      <w:r w:rsidRPr="0052413D">
        <w:rPr>
          <w:rFonts w:ascii="宋体" w:eastAsia="宋体" w:hAnsi="宋体" w:cs="宋体"/>
          <w:kern w:val="0"/>
          <w:sz w:val="24"/>
          <w:szCs w:val="24"/>
        </w:rPr>
        <w:t> String[] - Organization names</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organizationUnits</w:t>
      </w:r>
      <w:r w:rsidRPr="0052413D">
        <w:rPr>
          <w:rFonts w:ascii="宋体" w:eastAsia="宋体" w:hAnsi="宋体" w:cs="宋体"/>
          <w:kern w:val="0"/>
          <w:sz w:val="24"/>
          <w:szCs w:val="24"/>
        </w:rPr>
        <w:t> String[] - Organization Unit names</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locality</w:t>
      </w:r>
      <w:r w:rsidRPr="0052413D">
        <w:rPr>
          <w:rFonts w:ascii="宋体" w:eastAsia="宋体" w:hAnsi="宋体" w:cs="宋体"/>
          <w:kern w:val="0"/>
          <w:sz w:val="24"/>
          <w:szCs w:val="24"/>
        </w:rPr>
        <w:t> String - Locality</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String - State or province</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country</w:t>
      </w:r>
      <w:r w:rsidRPr="0052413D">
        <w:rPr>
          <w:rFonts w:ascii="宋体" w:eastAsia="宋体" w:hAnsi="宋体" w:cs="宋体"/>
          <w:kern w:val="0"/>
          <w:sz w:val="24"/>
          <w:szCs w:val="24"/>
        </w:rPr>
        <w:t> String - Country or region</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Certificate Object</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 PEM encoded data</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issuer</w:t>
      </w:r>
      <w:r w:rsidRPr="0052413D">
        <w:rPr>
          <w:rFonts w:ascii="宋体" w:eastAsia="宋体" w:hAnsi="宋体" w:cs="宋体"/>
          <w:kern w:val="0"/>
          <w:sz w:val="24"/>
          <w:szCs w:val="24"/>
        </w:rPr>
        <w:t> </w:t>
      </w:r>
      <w:hyperlink r:id="rId302" w:history="1">
        <w:r w:rsidRPr="0052413D">
          <w:rPr>
            <w:rFonts w:ascii="宋体" w:eastAsia="宋体" w:hAnsi="宋体" w:cs="宋体"/>
            <w:color w:val="046DC8"/>
            <w:kern w:val="0"/>
            <w:sz w:val="24"/>
            <w:szCs w:val="24"/>
            <w:u w:val="single"/>
          </w:rPr>
          <w:t>CertificatePrincipal</w:t>
        </w:r>
      </w:hyperlink>
      <w:r w:rsidRPr="0052413D">
        <w:rPr>
          <w:rFonts w:ascii="宋体" w:eastAsia="宋体" w:hAnsi="宋体" w:cs="宋体"/>
          <w:kern w:val="0"/>
          <w:sz w:val="24"/>
          <w:szCs w:val="24"/>
        </w:rPr>
        <w:t> - Issuer principal</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issuerName</w:t>
      </w:r>
      <w:r w:rsidRPr="0052413D">
        <w:rPr>
          <w:rFonts w:ascii="宋体" w:eastAsia="宋体" w:hAnsi="宋体" w:cs="宋体"/>
          <w:kern w:val="0"/>
          <w:sz w:val="24"/>
          <w:szCs w:val="24"/>
        </w:rPr>
        <w:t> String - Issuer’s Common Name</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issuerCert</w:t>
      </w:r>
      <w:r w:rsidRPr="0052413D">
        <w:rPr>
          <w:rFonts w:ascii="宋体" w:eastAsia="宋体" w:hAnsi="宋体" w:cs="宋体"/>
          <w:kern w:val="0"/>
          <w:sz w:val="24"/>
          <w:szCs w:val="24"/>
        </w:rPr>
        <w:t> Certificate - Issuer certificate (if not self-signed)</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subject</w:t>
      </w:r>
      <w:r w:rsidRPr="0052413D">
        <w:rPr>
          <w:rFonts w:ascii="宋体" w:eastAsia="宋体" w:hAnsi="宋体" w:cs="宋体"/>
          <w:kern w:val="0"/>
          <w:sz w:val="24"/>
          <w:szCs w:val="24"/>
        </w:rPr>
        <w:t> </w:t>
      </w:r>
      <w:hyperlink r:id="rId303" w:history="1">
        <w:r w:rsidRPr="0052413D">
          <w:rPr>
            <w:rFonts w:ascii="宋体" w:eastAsia="宋体" w:hAnsi="宋体" w:cs="宋体"/>
            <w:color w:val="046DC8"/>
            <w:kern w:val="0"/>
            <w:sz w:val="24"/>
            <w:szCs w:val="24"/>
            <w:u w:val="single"/>
          </w:rPr>
          <w:t>CertificatePrincipal</w:t>
        </w:r>
      </w:hyperlink>
      <w:r w:rsidRPr="0052413D">
        <w:rPr>
          <w:rFonts w:ascii="宋体" w:eastAsia="宋体" w:hAnsi="宋体" w:cs="宋体"/>
          <w:kern w:val="0"/>
          <w:sz w:val="24"/>
          <w:szCs w:val="24"/>
        </w:rPr>
        <w:t> - Subject principal</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subjectName</w:t>
      </w:r>
      <w:r w:rsidRPr="0052413D">
        <w:rPr>
          <w:rFonts w:ascii="宋体" w:eastAsia="宋体" w:hAnsi="宋体" w:cs="宋体"/>
          <w:kern w:val="0"/>
          <w:sz w:val="24"/>
          <w:szCs w:val="24"/>
        </w:rPr>
        <w:t> String - Subject’s Common Name</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serialNumber</w:t>
      </w:r>
      <w:r w:rsidRPr="0052413D">
        <w:rPr>
          <w:rFonts w:ascii="宋体" w:eastAsia="宋体" w:hAnsi="宋体" w:cs="宋体"/>
          <w:kern w:val="0"/>
          <w:sz w:val="24"/>
          <w:szCs w:val="24"/>
        </w:rPr>
        <w:t> String - Hex value represented string</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validStart</w:t>
      </w:r>
      <w:r w:rsidRPr="0052413D">
        <w:rPr>
          <w:rFonts w:ascii="宋体" w:eastAsia="宋体" w:hAnsi="宋体" w:cs="宋体"/>
          <w:kern w:val="0"/>
          <w:sz w:val="24"/>
          <w:szCs w:val="24"/>
        </w:rPr>
        <w:t> Number - Start date of the certificate being valid in seconds</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validExpiry</w:t>
      </w:r>
      <w:r w:rsidRPr="0052413D">
        <w:rPr>
          <w:rFonts w:ascii="宋体" w:eastAsia="宋体" w:hAnsi="宋体" w:cs="宋体"/>
          <w:kern w:val="0"/>
          <w:sz w:val="24"/>
          <w:szCs w:val="24"/>
        </w:rPr>
        <w:t> Number - End date of the certificate being valid in seconds</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fingerprint</w:t>
      </w:r>
      <w:r w:rsidRPr="0052413D">
        <w:rPr>
          <w:rFonts w:ascii="宋体" w:eastAsia="宋体" w:hAnsi="宋体" w:cs="宋体"/>
          <w:kern w:val="0"/>
          <w:sz w:val="24"/>
          <w:szCs w:val="24"/>
        </w:rPr>
        <w:t> String - Fingerprint of the certificate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Cookie Object</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The name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 The value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domain</w:t>
      </w:r>
      <w:r w:rsidRPr="0052413D">
        <w:rPr>
          <w:rFonts w:ascii="宋体" w:eastAsia="宋体" w:hAnsi="宋体" w:cs="宋体"/>
          <w:kern w:val="0"/>
          <w:sz w:val="24"/>
          <w:szCs w:val="24"/>
        </w:rPr>
        <w:t> String (optional) - The domain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hostOnly</w:t>
      </w:r>
      <w:r w:rsidRPr="0052413D">
        <w:rPr>
          <w:rFonts w:ascii="宋体" w:eastAsia="宋体" w:hAnsi="宋体" w:cs="宋体"/>
          <w:kern w:val="0"/>
          <w:sz w:val="24"/>
          <w:szCs w:val="24"/>
        </w:rPr>
        <w:t> Boolean (optional) - Whether the cookie is a host-only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The path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Whether the cookie is marked as secure.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httpOnly</w:t>
      </w:r>
      <w:r w:rsidRPr="0052413D">
        <w:rPr>
          <w:rFonts w:ascii="宋体" w:eastAsia="宋体" w:hAnsi="宋体" w:cs="宋体"/>
          <w:kern w:val="0"/>
          <w:sz w:val="24"/>
          <w:szCs w:val="24"/>
        </w:rPr>
        <w:t> Boolean (optional) - Whether the cookie is marked as HTTP only.</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session</w:t>
      </w:r>
      <w:r w:rsidRPr="0052413D">
        <w:rPr>
          <w:rFonts w:ascii="宋体" w:eastAsia="宋体" w:hAnsi="宋体" w:cs="宋体"/>
          <w:kern w:val="0"/>
          <w:sz w:val="24"/>
          <w:szCs w:val="24"/>
        </w:rPr>
        <w:t> Boolean (optional) - Whether the cookie is a session cookie or a persistent cookie with an expiration date.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expirationDate</w:t>
      </w:r>
      <w:r w:rsidRPr="0052413D">
        <w:rPr>
          <w:rFonts w:ascii="宋体" w:eastAsia="宋体" w:hAnsi="宋体" w:cs="宋体"/>
          <w:kern w:val="0"/>
          <w:sz w:val="24"/>
          <w:szCs w:val="24"/>
        </w:rPr>
        <w:t> Double (optional) - The expiration date of the cookie as the number of seconds since the UNIX epoch. Not provided for session cookies.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CPUUsage Object</w:t>
      </w:r>
    </w:p>
    <w:p w:rsidR="0052413D" w:rsidRPr="0052413D" w:rsidRDefault="0052413D" w:rsidP="0052413D">
      <w:pPr>
        <w:widowControl/>
        <w:numPr>
          <w:ilvl w:val="0"/>
          <w:numId w:val="3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percentCPUUsage</w:t>
      </w:r>
      <w:r w:rsidRPr="0052413D">
        <w:rPr>
          <w:rFonts w:ascii="宋体" w:eastAsia="宋体" w:hAnsi="宋体" w:cs="宋体"/>
          <w:kern w:val="0"/>
          <w:sz w:val="24"/>
          <w:szCs w:val="24"/>
        </w:rPr>
        <w:t> Number - Percentage of CPU used since the last call to getCPUUsage. First call returns 0.</w:t>
      </w:r>
    </w:p>
    <w:p w:rsidR="0052413D" w:rsidRPr="0052413D" w:rsidRDefault="0052413D" w:rsidP="0052413D">
      <w:pPr>
        <w:widowControl/>
        <w:numPr>
          <w:ilvl w:val="0"/>
          <w:numId w:val="3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idleWakeupsPerSecond</w:t>
      </w:r>
      <w:r w:rsidRPr="0052413D">
        <w:rPr>
          <w:rFonts w:ascii="宋体" w:eastAsia="宋体" w:hAnsi="宋体" w:cs="宋体"/>
          <w:kern w:val="0"/>
          <w:sz w:val="24"/>
          <w:szCs w:val="24"/>
        </w:rPr>
        <w:t> Number - The number of average idle cpu wakeups per second since the last call to getCPUUsage. First call returns 0.</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CrashReport Object</w:t>
      </w:r>
    </w:p>
    <w:p w:rsidR="0052413D" w:rsidRPr="0052413D" w:rsidRDefault="0052413D" w:rsidP="0052413D">
      <w:pPr>
        <w:widowControl/>
        <w:numPr>
          <w:ilvl w:val="0"/>
          <w:numId w:val="3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date</w:t>
      </w:r>
      <w:r w:rsidRPr="0052413D">
        <w:rPr>
          <w:rFonts w:ascii="宋体" w:eastAsia="宋体" w:hAnsi="宋体" w:cs="宋体"/>
          <w:kern w:val="0"/>
          <w:sz w:val="24"/>
          <w:szCs w:val="24"/>
        </w:rPr>
        <w:t> String</w:t>
      </w:r>
    </w:p>
    <w:p w:rsidR="0052413D" w:rsidRPr="0052413D" w:rsidRDefault="0052413D" w:rsidP="0052413D">
      <w:pPr>
        <w:widowControl/>
        <w:numPr>
          <w:ilvl w:val="0"/>
          <w:numId w:val="3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DesktopCapturerSource Object</w:t>
      </w:r>
    </w:p>
    <w:p w:rsidR="0052413D" w:rsidRPr="0052413D" w:rsidRDefault="0052413D" w:rsidP="0052413D">
      <w:pPr>
        <w:widowControl/>
        <w:numPr>
          <w:ilvl w:val="0"/>
          <w:numId w:val="3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id</w:t>
      </w:r>
      <w:r w:rsidRPr="0052413D">
        <w:rPr>
          <w:rFonts w:ascii="宋体" w:eastAsia="宋体" w:hAnsi="宋体" w:cs="宋体"/>
          <w:kern w:val="0"/>
          <w:sz w:val="24"/>
          <w:szCs w:val="24"/>
        </w:rPr>
        <w:t> String - The identifier of a window or screen that can be used as a </w:t>
      </w:r>
      <w:r w:rsidRPr="0052413D">
        <w:rPr>
          <w:rFonts w:ascii="Consolas" w:eastAsia="宋体" w:hAnsi="Consolas" w:cs="宋体"/>
          <w:color w:val="0B3D47"/>
          <w:kern w:val="0"/>
          <w:sz w:val="20"/>
          <w:szCs w:val="20"/>
          <w:shd w:val="clear" w:color="auto" w:fill="F1F3F4"/>
        </w:rPr>
        <w:t>chromeMediaSourceId</w:t>
      </w:r>
      <w:r w:rsidRPr="0052413D">
        <w:rPr>
          <w:rFonts w:ascii="宋体" w:eastAsia="宋体" w:hAnsi="宋体" w:cs="宋体"/>
          <w:kern w:val="0"/>
          <w:sz w:val="24"/>
          <w:szCs w:val="24"/>
        </w:rPr>
        <w:t> constraint when calling [</w:t>
      </w:r>
      <w:r w:rsidRPr="0052413D">
        <w:rPr>
          <w:rFonts w:ascii="Consolas" w:eastAsia="宋体" w:hAnsi="Consolas" w:cs="宋体"/>
          <w:color w:val="0B3D47"/>
          <w:kern w:val="0"/>
          <w:sz w:val="20"/>
          <w:szCs w:val="20"/>
          <w:shd w:val="clear" w:color="auto" w:fill="F1F3F4"/>
        </w:rPr>
        <w:t>navigator.webkitGetUserMedia</w:t>
      </w:r>
      <w:r w:rsidRPr="0052413D">
        <w:rPr>
          <w:rFonts w:ascii="宋体" w:eastAsia="宋体" w:hAnsi="宋体" w:cs="宋体"/>
          <w:kern w:val="0"/>
          <w:sz w:val="24"/>
          <w:szCs w:val="24"/>
        </w:rPr>
        <w:t>]. The format of the identifier will be </w:t>
      </w:r>
      <w:r w:rsidRPr="0052413D">
        <w:rPr>
          <w:rFonts w:ascii="Consolas" w:eastAsia="宋体" w:hAnsi="Consolas" w:cs="宋体"/>
          <w:color w:val="0B3D47"/>
          <w:kern w:val="0"/>
          <w:sz w:val="20"/>
          <w:szCs w:val="20"/>
          <w:shd w:val="clear" w:color="auto" w:fill="F1F3F4"/>
        </w:rPr>
        <w:t>window:XX</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screen:XX</w:t>
      </w:r>
      <w:r w:rsidRPr="0052413D">
        <w:rPr>
          <w:rFonts w:ascii="宋体" w:eastAsia="宋体" w:hAnsi="宋体" w:cs="宋体"/>
          <w:kern w:val="0"/>
          <w:sz w:val="24"/>
          <w:szCs w:val="24"/>
        </w:rPr>
        <w:t>, where </w:t>
      </w:r>
      <w:r w:rsidRPr="0052413D">
        <w:rPr>
          <w:rFonts w:ascii="Consolas" w:eastAsia="宋体" w:hAnsi="Consolas" w:cs="宋体"/>
          <w:color w:val="0B3D47"/>
          <w:kern w:val="0"/>
          <w:sz w:val="20"/>
          <w:szCs w:val="20"/>
          <w:shd w:val="clear" w:color="auto" w:fill="F1F3F4"/>
        </w:rPr>
        <w:t>XX</w:t>
      </w:r>
      <w:r w:rsidRPr="0052413D">
        <w:rPr>
          <w:rFonts w:ascii="宋体" w:eastAsia="宋体" w:hAnsi="宋体" w:cs="宋体"/>
          <w:kern w:val="0"/>
          <w:sz w:val="24"/>
          <w:szCs w:val="24"/>
        </w:rPr>
        <w:t> is a random generated number.</w:t>
      </w:r>
    </w:p>
    <w:p w:rsidR="0052413D" w:rsidRPr="0052413D" w:rsidRDefault="0052413D" w:rsidP="0052413D">
      <w:pPr>
        <w:widowControl/>
        <w:numPr>
          <w:ilvl w:val="0"/>
          <w:numId w:val="3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A screen source will be named either </w:t>
      </w:r>
      <w:r w:rsidRPr="0052413D">
        <w:rPr>
          <w:rFonts w:ascii="Consolas" w:eastAsia="宋体" w:hAnsi="Consolas" w:cs="宋体"/>
          <w:color w:val="0B3D47"/>
          <w:kern w:val="0"/>
          <w:sz w:val="20"/>
          <w:szCs w:val="20"/>
          <w:shd w:val="clear" w:color="auto" w:fill="F1F3F4"/>
        </w:rPr>
        <w:t>Entire Screen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Screen &lt;index&gt;</w:t>
      </w:r>
      <w:r w:rsidRPr="0052413D">
        <w:rPr>
          <w:rFonts w:ascii="宋体" w:eastAsia="宋体" w:hAnsi="宋体" w:cs="宋体"/>
          <w:kern w:val="0"/>
          <w:sz w:val="24"/>
          <w:szCs w:val="24"/>
        </w:rPr>
        <w:t>, while the name of a window source will match the window title.</w:t>
      </w:r>
    </w:p>
    <w:p w:rsidR="0052413D" w:rsidRPr="0052413D" w:rsidRDefault="0052413D" w:rsidP="0052413D">
      <w:pPr>
        <w:widowControl/>
        <w:numPr>
          <w:ilvl w:val="0"/>
          <w:numId w:val="3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thumbnail</w:t>
      </w:r>
      <w:r w:rsidRPr="0052413D">
        <w:rPr>
          <w:rFonts w:ascii="宋体" w:eastAsia="宋体" w:hAnsi="宋体" w:cs="宋体"/>
          <w:kern w:val="0"/>
          <w:sz w:val="24"/>
          <w:szCs w:val="24"/>
        </w:rPr>
        <w:t> </w:t>
      </w:r>
      <w:hyperlink r:id="rId304"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A thumbnail image.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There is no guarantee that the size of the thumbnail is the same as the </w:t>
      </w:r>
      <w:r w:rsidRPr="0052413D">
        <w:rPr>
          <w:rFonts w:ascii="Consolas" w:eastAsia="宋体" w:hAnsi="Consolas" w:cs="宋体"/>
          <w:color w:val="0B3D47"/>
          <w:kern w:val="0"/>
          <w:sz w:val="20"/>
          <w:szCs w:val="20"/>
          <w:shd w:val="clear" w:color="auto" w:fill="F1F3F4"/>
        </w:rPr>
        <w:t>thumbnailSize</w:t>
      </w:r>
      <w:r w:rsidRPr="0052413D">
        <w:rPr>
          <w:rFonts w:ascii="宋体" w:eastAsia="宋体" w:hAnsi="宋体" w:cs="宋体"/>
          <w:kern w:val="0"/>
          <w:sz w:val="24"/>
          <w:szCs w:val="24"/>
        </w:rPr>
        <w:t> specified in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passed to </w:t>
      </w:r>
      <w:r w:rsidRPr="0052413D">
        <w:rPr>
          <w:rFonts w:ascii="Consolas" w:eastAsia="宋体" w:hAnsi="Consolas" w:cs="宋体"/>
          <w:color w:val="0B3D47"/>
          <w:kern w:val="0"/>
          <w:sz w:val="20"/>
          <w:szCs w:val="20"/>
          <w:shd w:val="clear" w:color="auto" w:fill="F1F3F4"/>
        </w:rPr>
        <w:t>desktopCapturer.getSources</w:t>
      </w:r>
      <w:r w:rsidRPr="0052413D">
        <w:rPr>
          <w:rFonts w:ascii="宋体" w:eastAsia="宋体" w:hAnsi="宋体" w:cs="宋体"/>
          <w:kern w:val="0"/>
          <w:sz w:val="24"/>
          <w:szCs w:val="24"/>
        </w:rPr>
        <w:t>. The actual size depends on the scale of the screen or window.</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Display Object</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Number - Unique identifier associated with the display.</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rotation</w:t>
      </w:r>
      <w:r w:rsidRPr="0052413D">
        <w:rPr>
          <w:rFonts w:ascii="宋体" w:eastAsia="宋体" w:hAnsi="宋体" w:cs="宋体"/>
          <w:kern w:val="0"/>
          <w:sz w:val="24"/>
          <w:szCs w:val="24"/>
        </w:rPr>
        <w:t> Number - Can be 0, 90, 180, 270, represents screen rotation in clock-wise degrees.</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Number - Output device’s pixel scale factor.</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touchSupport</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available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unavailable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unknown</w:t>
      </w:r>
      <w:r w:rsidRPr="0052413D">
        <w:rPr>
          <w:rFonts w:ascii="宋体" w:eastAsia="宋体" w:hAnsi="宋体" w:cs="宋体"/>
          <w:kern w:val="0"/>
          <w:sz w:val="24"/>
          <w:szCs w:val="24"/>
        </w:rPr>
        <w:t>.</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05"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w:t>
      </w:r>
      <w:hyperlink r:id="rId306" w:history="1">
        <w:r w:rsidRPr="0052413D">
          <w:rPr>
            <w:rFonts w:ascii="宋体" w:eastAsia="宋体" w:hAnsi="宋体" w:cs="宋体"/>
            <w:color w:val="046DC8"/>
            <w:kern w:val="0"/>
            <w:sz w:val="24"/>
            <w:szCs w:val="24"/>
            <w:u w:val="single"/>
          </w:rPr>
          <w:t>Size</w:t>
        </w:r>
      </w:hyperlink>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workArea</w:t>
      </w:r>
      <w:r w:rsidRPr="0052413D">
        <w:rPr>
          <w:rFonts w:ascii="宋体" w:eastAsia="宋体" w:hAnsi="宋体" w:cs="宋体"/>
          <w:kern w:val="0"/>
          <w:sz w:val="24"/>
          <w:szCs w:val="24"/>
        </w:rPr>
        <w:t> </w:t>
      </w:r>
      <w:hyperlink r:id="rId307"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workAreaSize</w:t>
      </w:r>
      <w:r w:rsidRPr="0052413D">
        <w:rPr>
          <w:rFonts w:ascii="宋体" w:eastAsia="宋体" w:hAnsi="宋体" w:cs="宋体"/>
          <w:kern w:val="0"/>
          <w:sz w:val="24"/>
          <w:szCs w:val="24"/>
        </w:rPr>
        <w:t> </w:t>
      </w:r>
      <w:hyperlink r:id="rId308" w:history="1">
        <w:r w:rsidRPr="0052413D">
          <w:rPr>
            <w:rFonts w:ascii="宋体" w:eastAsia="宋体" w:hAnsi="宋体" w:cs="宋体"/>
            <w:color w:val="046DC8"/>
            <w:kern w:val="0"/>
            <w:sz w:val="24"/>
            <w:szCs w:val="24"/>
            <w:u w:val="single"/>
          </w:rPr>
          <w:t>Size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object represents a physical display connected to the system. A fake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may exist on a headless system, or a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may correspond to a remote, virtual display.</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FileFilter Object</w:t>
      </w:r>
    </w:p>
    <w:p w:rsidR="0052413D" w:rsidRPr="0052413D" w:rsidRDefault="0052413D" w:rsidP="0052413D">
      <w:pPr>
        <w:widowControl/>
        <w:numPr>
          <w:ilvl w:val="0"/>
          <w:numId w:val="3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name</w:t>
      </w:r>
      <w:r w:rsidRPr="0052413D">
        <w:rPr>
          <w:rFonts w:ascii="宋体" w:eastAsia="宋体" w:hAnsi="宋体" w:cs="宋体"/>
          <w:kern w:val="0"/>
          <w:sz w:val="24"/>
          <w:szCs w:val="24"/>
        </w:rPr>
        <w:t> String</w:t>
      </w:r>
    </w:p>
    <w:p w:rsidR="0052413D" w:rsidRPr="0052413D" w:rsidRDefault="0052413D" w:rsidP="0052413D">
      <w:pPr>
        <w:widowControl/>
        <w:numPr>
          <w:ilvl w:val="0"/>
          <w:numId w:val="3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extensions</w:t>
      </w:r>
      <w:r w:rsidRPr="0052413D">
        <w:rPr>
          <w:rFonts w:ascii="宋体" w:eastAsia="宋体" w:hAnsi="宋体" w:cs="宋体"/>
          <w:kern w:val="0"/>
          <w:sz w:val="24"/>
          <w:szCs w:val="24"/>
        </w:rPr>
        <w:t> String[]</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GPUFeatureStatus Object</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2d_canvas</w:t>
      </w:r>
      <w:r w:rsidRPr="0052413D">
        <w:rPr>
          <w:rFonts w:ascii="宋体" w:eastAsia="宋体" w:hAnsi="宋体" w:cs="宋体"/>
          <w:kern w:val="0"/>
          <w:sz w:val="24"/>
          <w:szCs w:val="24"/>
        </w:rPr>
        <w:t> String - Canvas</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flash_3d</w:t>
      </w:r>
      <w:r w:rsidRPr="0052413D">
        <w:rPr>
          <w:rFonts w:ascii="宋体" w:eastAsia="宋体" w:hAnsi="宋体" w:cs="宋体"/>
          <w:kern w:val="0"/>
          <w:sz w:val="24"/>
          <w:szCs w:val="24"/>
        </w:rPr>
        <w:t> String - Flash</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flash_stage3d</w:t>
      </w:r>
      <w:r w:rsidRPr="0052413D">
        <w:rPr>
          <w:rFonts w:ascii="宋体" w:eastAsia="宋体" w:hAnsi="宋体" w:cs="宋体"/>
          <w:kern w:val="0"/>
          <w:sz w:val="24"/>
          <w:szCs w:val="24"/>
        </w:rPr>
        <w:t> String - Flash Stage3D</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flash_stage3d_baseline</w:t>
      </w:r>
      <w:r w:rsidRPr="0052413D">
        <w:rPr>
          <w:rFonts w:ascii="宋体" w:eastAsia="宋体" w:hAnsi="宋体" w:cs="宋体"/>
          <w:kern w:val="0"/>
          <w:sz w:val="24"/>
          <w:szCs w:val="24"/>
        </w:rPr>
        <w:t> String - Flash Stage3D Baseline profile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gpu_compositing</w:t>
      </w:r>
      <w:r w:rsidRPr="0052413D">
        <w:rPr>
          <w:rFonts w:ascii="宋体" w:eastAsia="宋体" w:hAnsi="宋体" w:cs="宋体"/>
          <w:kern w:val="0"/>
          <w:sz w:val="24"/>
          <w:szCs w:val="24"/>
        </w:rPr>
        <w:t> String - Compositing</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multiple_raster_threads</w:t>
      </w:r>
      <w:r w:rsidRPr="0052413D">
        <w:rPr>
          <w:rFonts w:ascii="宋体" w:eastAsia="宋体" w:hAnsi="宋体" w:cs="宋体"/>
          <w:kern w:val="0"/>
          <w:sz w:val="24"/>
          <w:szCs w:val="24"/>
        </w:rPr>
        <w:t> String - Multiple Raster Threads</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native_gpu_memory_buffers</w:t>
      </w:r>
      <w:r w:rsidRPr="0052413D">
        <w:rPr>
          <w:rFonts w:ascii="宋体" w:eastAsia="宋体" w:hAnsi="宋体" w:cs="宋体"/>
          <w:kern w:val="0"/>
          <w:sz w:val="24"/>
          <w:szCs w:val="24"/>
        </w:rPr>
        <w:t> String - Native GpuMemoryBuffers</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rasterization</w:t>
      </w:r>
      <w:r w:rsidRPr="0052413D">
        <w:rPr>
          <w:rFonts w:ascii="宋体" w:eastAsia="宋体" w:hAnsi="宋体" w:cs="宋体"/>
          <w:kern w:val="0"/>
          <w:sz w:val="24"/>
          <w:szCs w:val="24"/>
        </w:rPr>
        <w:t> String - Rasterization</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video_decode</w:t>
      </w:r>
      <w:r w:rsidRPr="0052413D">
        <w:rPr>
          <w:rFonts w:ascii="宋体" w:eastAsia="宋体" w:hAnsi="宋体" w:cs="宋体"/>
          <w:kern w:val="0"/>
          <w:sz w:val="24"/>
          <w:szCs w:val="24"/>
        </w:rPr>
        <w:t> String - Video Decode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video_encode</w:t>
      </w:r>
      <w:r w:rsidRPr="0052413D">
        <w:rPr>
          <w:rFonts w:ascii="宋体" w:eastAsia="宋体" w:hAnsi="宋体" w:cs="宋体"/>
          <w:kern w:val="0"/>
          <w:sz w:val="24"/>
          <w:szCs w:val="24"/>
        </w:rPr>
        <w:t> String - Video Encode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vpx_decode</w:t>
      </w:r>
      <w:r w:rsidRPr="0052413D">
        <w:rPr>
          <w:rFonts w:ascii="宋体" w:eastAsia="宋体" w:hAnsi="宋体" w:cs="宋体"/>
          <w:kern w:val="0"/>
          <w:sz w:val="24"/>
          <w:szCs w:val="24"/>
        </w:rPr>
        <w:t> String - VPx Video Decode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webgl</w:t>
      </w:r>
      <w:r w:rsidRPr="0052413D">
        <w:rPr>
          <w:rFonts w:ascii="宋体" w:eastAsia="宋体" w:hAnsi="宋体" w:cs="宋体"/>
          <w:kern w:val="0"/>
          <w:sz w:val="24"/>
          <w:szCs w:val="24"/>
        </w:rPr>
        <w:t> String - WebGL</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webgl2</w:t>
      </w:r>
      <w:r w:rsidRPr="0052413D">
        <w:rPr>
          <w:rFonts w:ascii="宋体" w:eastAsia="宋体" w:hAnsi="宋体" w:cs="宋体"/>
          <w:kern w:val="0"/>
          <w:sz w:val="24"/>
          <w:szCs w:val="24"/>
        </w:rPr>
        <w:t> String - WebGL2</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Possible values:</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disabled_software</w:t>
      </w:r>
      <w:r w:rsidRPr="0052413D">
        <w:rPr>
          <w:rFonts w:ascii="宋体" w:eastAsia="宋体" w:hAnsi="宋体" w:cs="宋体"/>
          <w:kern w:val="0"/>
          <w:sz w:val="24"/>
          <w:szCs w:val="24"/>
        </w:rPr>
        <w:t> - Software only. Hardware acceleration disabled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disabled_off</w:t>
      </w:r>
      <w:r w:rsidRPr="0052413D">
        <w:rPr>
          <w:rFonts w:ascii="宋体" w:eastAsia="宋体" w:hAnsi="宋体" w:cs="宋体"/>
          <w:kern w:val="0"/>
          <w:sz w:val="24"/>
          <w:szCs w:val="24"/>
        </w:rPr>
        <w:t> - Disabled (red)</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disabled_off_ok</w:t>
      </w:r>
      <w:r w:rsidRPr="0052413D">
        <w:rPr>
          <w:rFonts w:ascii="宋体" w:eastAsia="宋体" w:hAnsi="宋体" w:cs="宋体"/>
          <w:kern w:val="0"/>
          <w:sz w:val="24"/>
          <w:szCs w:val="24"/>
        </w:rPr>
        <w:t> - Disabled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unavailable_software</w:t>
      </w:r>
      <w:r w:rsidRPr="0052413D">
        <w:rPr>
          <w:rFonts w:ascii="宋体" w:eastAsia="宋体" w:hAnsi="宋体" w:cs="宋体"/>
          <w:kern w:val="0"/>
          <w:sz w:val="24"/>
          <w:szCs w:val="24"/>
        </w:rPr>
        <w:t> - Software only, hardware acceleration unavailable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unavailable_off</w:t>
      </w:r>
      <w:r w:rsidRPr="0052413D">
        <w:rPr>
          <w:rFonts w:ascii="宋体" w:eastAsia="宋体" w:hAnsi="宋体" w:cs="宋体"/>
          <w:kern w:val="0"/>
          <w:sz w:val="24"/>
          <w:szCs w:val="24"/>
        </w:rPr>
        <w:t> - Unavailable (red)</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unavailable_off_ok</w:t>
      </w:r>
      <w:r w:rsidRPr="0052413D">
        <w:rPr>
          <w:rFonts w:ascii="宋体" w:eastAsia="宋体" w:hAnsi="宋体" w:cs="宋体"/>
          <w:kern w:val="0"/>
          <w:sz w:val="24"/>
          <w:szCs w:val="24"/>
        </w:rPr>
        <w:t> - Unavailable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enabled_readback</w:t>
      </w:r>
      <w:r w:rsidRPr="0052413D">
        <w:rPr>
          <w:rFonts w:ascii="宋体" w:eastAsia="宋体" w:hAnsi="宋体" w:cs="宋体"/>
          <w:kern w:val="0"/>
          <w:sz w:val="24"/>
          <w:szCs w:val="24"/>
        </w:rPr>
        <w:t> - Hardware accelerated but at reduced performance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enabled_force</w:t>
      </w:r>
      <w:r w:rsidRPr="0052413D">
        <w:rPr>
          <w:rFonts w:ascii="宋体" w:eastAsia="宋体" w:hAnsi="宋体" w:cs="宋体"/>
          <w:kern w:val="0"/>
          <w:sz w:val="24"/>
          <w:szCs w:val="24"/>
        </w:rPr>
        <w:t> - Hardware accelerated on all pages (green)</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 Hardware accelerated (green)</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enabled_on</w:t>
      </w:r>
      <w:r w:rsidRPr="0052413D">
        <w:rPr>
          <w:rFonts w:ascii="宋体" w:eastAsia="宋体" w:hAnsi="宋体" w:cs="宋体"/>
          <w:kern w:val="0"/>
          <w:sz w:val="24"/>
          <w:szCs w:val="24"/>
        </w:rPr>
        <w:t> - Enabled (green)</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enabled_force_on</w:t>
      </w:r>
      <w:r w:rsidRPr="0052413D">
        <w:rPr>
          <w:rFonts w:ascii="宋体" w:eastAsia="宋体" w:hAnsi="宋体" w:cs="宋体"/>
          <w:kern w:val="0"/>
          <w:sz w:val="24"/>
          <w:szCs w:val="24"/>
        </w:rPr>
        <w:t> - Force enabled (green)</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IOCounters Object</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readOperationCount</w:t>
      </w:r>
      <w:r w:rsidRPr="0052413D">
        <w:rPr>
          <w:rFonts w:ascii="宋体" w:eastAsia="宋体" w:hAnsi="宋体" w:cs="宋体"/>
          <w:kern w:val="0"/>
          <w:sz w:val="24"/>
          <w:szCs w:val="24"/>
        </w:rPr>
        <w:t> Number - The number of I/O read operations.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writeOperationCount</w:t>
      </w:r>
      <w:r w:rsidRPr="0052413D">
        <w:rPr>
          <w:rFonts w:ascii="宋体" w:eastAsia="宋体" w:hAnsi="宋体" w:cs="宋体"/>
          <w:kern w:val="0"/>
          <w:sz w:val="24"/>
          <w:szCs w:val="24"/>
        </w:rPr>
        <w:t> Number - The number of I/O write operations.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otherOperationCount</w:t>
      </w:r>
      <w:r w:rsidRPr="0052413D">
        <w:rPr>
          <w:rFonts w:ascii="宋体" w:eastAsia="宋体" w:hAnsi="宋体" w:cs="宋体"/>
          <w:kern w:val="0"/>
          <w:sz w:val="24"/>
          <w:szCs w:val="24"/>
        </w:rPr>
        <w:t> Number - Then number of I/O other operations.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readTransferCount</w:t>
      </w:r>
      <w:r w:rsidRPr="0052413D">
        <w:rPr>
          <w:rFonts w:ascii="宋体" w:eastAsia="宋体" w:hAnsi="宋体" w:cs="宋体"/>
          <w:kern w:val="0"/>
          <w:sz w:val="24"/>
          <w:szCs w:val="24"/>
        </w:rPr>
        <w:t> Number - The number of I/O read transfers.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writeTransferCount</w:t>
      </w:r>
      <w:r w:rsidRPr="0052413D">
        <w:rPr>
          <w:rFonts w:ascii="宋体" w:eastAsia="宋体" w:hAnsi="宋体" w:cs="宋体"/>
          <w:kern w:val="0"/>
          <w:sz w:val="24"/>
          <w:szCs w:val="24"/>
        </w:rPr>
        <w:t> Number - The number of I/O write transfers.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otherTransferCount</w:t>
      </w:r>
      <w:r w:rsidRPr="0052413D">
        <w:rPr>
          <w:rFonts w:ascii="宋体" w:eastAsia="宋体" w:hAnsi="宋体" w:cs="宋体"/>
          <w:kern w:val="0"/>
          <w:sz w:val="24"/>
          <w:szCs w:val="24"/>
        </w:rPr>
        <w:t> Number - Then number of I/O other transfers.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JumpListCategory Object</w:t>
      </w:r>
    </w:p>
    <w:p w:rsidR="0052413D" w:rsidRPr="0052413D" w:rsidRDefault="0052413D" w:rsidP="0052413D">
      <w:pPr>
        <w:widowControl/>
        <w:numPr>
          <w:ilvl w:val="0"/>
          <w:numId w:val="3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One of the following:</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 Items in this category will be placed into the standard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 There can be only one such category, and it will always be displayed at the bottom of the Jump List.</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frequent</w:t>
      </w:r>
      <w:r w:rsidRPr="0052413D">
        <w:rPr>
          <w:rFonts w:ascii="宋体" w:eastAsia="宋体" w:hAnsi="宋体" w:cs="宋体"/>
          <w:kern w:val="0"/>
          <w:sz w:val="24"/>
          <w:szCs w:val="24"/>
        </w:rPr>
        <w:t> - Displays a list of files frequently opened by the app, the name of the category and its items are set by Windows.</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recent</w:t>
      </w:r>
      <w:r w:rsidRPr="0052413D">
        <w:rPr>
          <w:rFonts w:ascii="宋体" w:eastAsia="宋体" w:hAnsi="宋体" w:cs="宋体"/>
          <w:kern w:val="0"/>
          <w:sz w:val="24"/>
          <w:szCs w:val="24"/>
        </w:rPr>
        <w:t> - Displays a list of files recently opened by the app, the name of the category and its items are set by Windows. Items may be added to this category indirectly using </w:t>
      </w:r>
      <w:r w:rsidRPr="0052413D">
        <w:rPr>
          <w:rFonts w:ascii="Consolas" w:eastAsia="宋体" w:hAnsi="Consolas" w:cs="宋体"/>
          <w:color w:val="0B3D47"/>
          <w:kern w:val="0"/>
          <w:sz w:val="20"/>
          <w:szCs w:val="20"/>
          <w:shd w:val="clear" w:color="auto" w:fill="F1F3F4"/>
        </w:rPr>
        <w:t>app.addRecentDocument(path)</w:t>
      </w:r>
      <w:r w:rsidRPr="0052413D">
        <w:rPr>
          <w:rFonts w:ascii="宋体" w:eastAsia="宋体" w:hAnsi="宋体" w:cs="宋体"/>
          <w:kern w:val="0"/>
          <w:sz w:val="24"/>
          <w:szCs w:val="24"/>
        </w:rPr>
        <w:t>.</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 Displays tasks or file links,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must be set by the app.</w:t>
      </w:r>
    </w:p>
    <w:p w:rsidR="0052413D" w:rsidRPr="0052413D" w:rsidRDefault="0052413D" w:rsidP="0052413D">
      <w:pPr>
        <w:widowControl/>
        <w:numPr>
          <w:ilvl w:val="0"/>
          <w:numId w:val="3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(optional) - Must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otherwise it should be omitted.</w:t>
      </w:r>
    </w:p>
    <w:p w:rsidR="0052413D" w:rsidRPr="0052413D" w:rsidRDefault="0052413D" w:rsidP="0052413D">
      <w:pPr>
        <w:widowControl/>
        <w:numPr>
          <w:ilvl w:val="0"/>
          <w:numId w:val="3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JumpListItem[] (optional) - Array of </w:t>
      </w:r>
      <w:hyperlink r:id="rId309" w:history="1">
        <w:r w:rsidRPr="0052413D">
          <w:rPr>
            <w:rFonts w:ascii="Consolas" w:eastAsia="宋体" w:hAnsi="Consolas" w:cs="宋体"/>
            <w:color w:val="0B3D47"/>
            <w:kern w:val="0"/>
            <w:sz w:val="20"/>
            <w:szCs w:val="20"/>
            <w:shd w:val="clear" w:color="auto" w:fill="F1F3F4"/>
          </w:rPr>
          <w:t>JumpListItem</w:t>
        </w:r>
      </w:hyperlink>
      <w:r w:rsidRPr="0052413D">
        <w:rPr>
          <w:rFonts w:ascii="宋体" w:eastAsia="宋体" w:hAnsi="宋体" w:cs="宋体"/>
          <w:kern w:val="0"/>
          <w:sz w:val="24"/>
          <w:szCs w:val="24"/>
        </w:rPr>
        <w:t> objects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otherwise it should be omitted.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a </w:t>
      </w:r>
      <w:r w:rsidRPr="0052413D">
        <w:rPr>
          <w:rFonts w:ascii="Consolas" w:eastAsia="宋体" w:hAnsi="Consolas" w:cs="宋体"/>
          <w:color w:val="0B3D47"/>
          <w:kern w:val="0"/>
          <w:sz w:val="20"/>
          <w:szCs w:val="20"/>
          <w:shd w:val="clear" w:color="auto" w:fill="F1F3F4"/>
        </w:rPr>
        <w:t>JumpListCategory</w:t>
      </w:r>
      <w:r w:rsidRPr="0052413D">
        <w:rPr>
          <w:rFonts w:ascii="宋体" w:eastAsia="宋体" w:hAnsi="宋体" w:cs="宋体"/>
          <w:kern w:val="0"/>
          <w:sz w:val="24"/>
          <w:szCs w:val="24"/>
        </w:rPr>
        <w:t> object has neither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nor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set then its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If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is set but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property is omitted then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JumpListItem Object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One of the following:</w:t>
      </w:r>
    </w:p>
    <w:p w:rsidR="0052413D" w:rsidRPr="0052413D" w:rsidRDefault="0052413D" w:rsidP="0052413D">
      <w:pPr>
        <w:widowControl/>
        <w:numPr>
          <w:ilvl w:val="1"/>
          <w:numId w:val="31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 - A task will launch an app with specific arguments.</w:t>
      </w:r>
    </w:p>
    <w:p w:rsidR="0052413D" w:rsidRPr="0052413D" w:rsidRDefault="0052413D" w:rsidP="0052413D">
      <w:pPr>
        <w:widowControl/>
        <w:numPr>
          <w:ilvl w:val="1"/>
          <w:numId w:val="31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separator</w:t>
      </w:r>
      <w:r w:rsidRPr="0052413D">
        <w:rPr>
          <w:rFonts w:ascii="宋体" w:eastAsia="宋体" w:hAnsi="宋体" w:cs="宋体"/>
          <w:kern w:val="0"/>
          <w:sz w:val="24"/>
          <w:szCs w:val="24"/>
        </w:rPr>
        <w:t> - Can be used to separate items in the standard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w:t>
      </w:r>
    </w:p>
    <w:p w:rsidR="0052413D" w:rsidRPr="0052413D" w:rsidRDefault="0052413D" w:rsidP="0052413D">
      <w:pPr>
        <w:widowControl/>
        <w:numPr>
          <w:ilvl w:val="1"/>
          <w:numId w:val="31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 A file link will open a file using the app that created the Jump List, for this to work the app must be registered as a handler for the file type (though it doesn’t have to be the default handler).</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Path of the file to open,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program</w:t>
      </w:r>
      <w:r w:rsidRPr="0052413D">
        <w:rPr>
          <w:rFonts w:ascii="宋体" w:eastAsia="宋体" w:hAnsi="宋体" w:cs="宋体"/>
          <w:kern w:val="0"/>
          <w:sz w:val="24"/>
          <w:szCs w:val="24"/>
        </w:rPr>
        <w:t> String (optional) - Path of the program to execute, usually you should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which opens the current program.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 The command line arguments when </w:t>
      </w:r>
      <w:r w:rsidRPr="0052413D">
        <w:rPr>
          <w:rFonts w:ascii="Consolas" w:eastAsia="宋体" w:hAnsi="Consolas" w:cs="宋体"/>
          <w:color w:val="0B3D47"/>
          <w:kern w:val="0"/>
          <w:sz w:val="20"/>
          <w:szCs w:val="20"/>
          <w:shd w:val="clear" w:color="auto" w:fill="F1F3F4"/>
        </w:rPr>
        <w:t>program</w:t>
      </w:r>
      <w:r w:rsidRPr="0052413D">
        <w:rPr>
          <w:rFonts w:ascii="宋体" w:eastAsia="宋体" w:hAnsi="宋体" w:cs="宋体"/>
          <w:kern w:val="0"/>
          <w:sz w:val="24"/>
          <w:szCs w:val="24"/>
        </w:rPr>
        <w:t> is executed.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 - The text to be displayed for the item in the Jump List.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(optional) - Description of the task (displayed in a tooltip).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iconPath</w:t>
      </w:r>
      <w:r w:rsidRPr="0052413D">
        <w:rPr>
          <w:rFonts w:ascii="宋体" w:eastAsia="宋体" w:hAnsi="宋体" w:cs="宋体"/>
          <w:kern w:val="0"/>
          <w:sz w:val="24"/>
          <w:szCs w:val="24"/>
        </w:rPr>
        <w:t> String (optional) - The absolute path to an icon to be displayed in a Jump List, which can be an arbitrary resource file that contains an icon (e.g.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.dll</w:t>
      </w:r>
      <w:r w:rsidRPr="0052413D">
        <w:rPr>
          <w:rFonts w:ascii="宋体" w:eastAsia="宋体" w:hAnsi="宋体" w:cs="宋体"/>
          <w:kern w:val="0"/>
          <w:sz w:val="24"/>
          <w:szCs w:val="24"/>
        </w:rPr>
        <w:t>). You can usually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 to show the program icon.</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Number (optional) - The index of the icon in the resource file. If a resource file contains multiple icons this value can be used to specify the zero-based index of the icon that should be displayed for this task. If a resource file contains only one icon, this property should be set to zero.</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MemoryInfo Object</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Integer - Process id of the process.</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workingSetSize</w:t>
      </w:r>
      <w:r w:rsidRPr="0052413D">
        <w:rPr>
          <w:rFonts w:ascii="宋体" w:eastAsia="宋体" w:hAnsi="宋体" w:cs="宋体"/>
          <w:kern w:val="0"/>
          <w:sz w:val="24"/>
          <w:szCs w:val="24"/>
        </w:rPr>
        <w:t> Integer - The amount of memory currently pinned to actual physical RAM.</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peakWorkingSetSize</w:t>
      </w:r>
      <w:r w:rsidRPr="0052413D">
        <w:rPr>
          <w:rFonts w:ascii="宋体" w:eastAsia="宋体" w:hAnsi="宋体" w:cs="宋体"/>
          <w:kern w:val="0"/>
          <w:sz w:val="24"/>
          <w:szCs w:val="24"/>
        </w:rPr>
        <w:t> Integer - The maximum amount of memory that has ever been pinned to actual physical RAM. On macOS its value will always be 0.</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privateBytes</w:t>
      </w:r>
      <w:r w:rsidRPr="0052413D">
        <w:rPr>
          <w:rFonts w:ascii="宋体" w:eastAsia="宋体" w:hAnsi="宋体" w:cs="宋体"/>
          <w:kern w:val="0"/>
          <w:sz w:val="24"/>
          <w:szCs w:val="24"/>
        </w:rPr>
        <w:t> Integer - The amount of memory not shared by other processes, such as JS heap or HTML content.</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sharedBytes</w:t>
      </w:r>
      <w:r w:rsidRPr="0052413D">
        <w:rPr>
          <w:rFonts w:ascii="宋体" w:eastAsia="宋体" w:hAnsi="宋体" w:cs="宋体"/>
          <w:kern w:val="0"/>
          <w:sz w:val="24"/>
          <w:szCs w:val="24"/>
        </w:rPr>
        <w:t> Integer - The amount of memory shared between processes, typically memory consumed by the Electron code itself</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all statistics are reported in Kilobytes.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MemoryUsageDetails Object</w:t>
      </w:r>
    </w:p>
    <w:p w:rsidR="0052413D" w:rsidRPr="0052413D" w:rsidRDefault="0052413D" w:rsidP="0052413D">
      <w:pPr>
        <w:widowControl/>
        <w:numPr>
          <w:ilvl w:val="0"/>
          <w:numId w:val="3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count</w:t>
      </w:r>
      <w:r w:rsidRPr="0052413D">
        <w:rPr>
          <w:rFonts w:ascii="宋体" w:eastAsia="宋体" w:hAnsi="宋体" w:cs="宋体"/>
          <w:kern w:val="0"/>
          <w:sz w:val="24"/>
          <w:szCs w:val="24"/>
        </w:rPr>
        <w:t> Number</w:t>
      </w:r>
    </w:p>
    <w:p w:rsidR="0052413D" w:rsidRPr="0052413D" w:rsidRDefault="0052413D" w:rsidP="0052413D">
      <w:pPr>
        <w:widowControl/>
        <w:numPr>
          <w:ilvl w:val="0"/>
          <w:numId w:val="3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Number</w:t>
      </w:r>
    </w:p>
    <w:p w:rsidR="0052413D" w:rsidRPr="0052413D" w:rsidRDefault="0052413D" w:rsidP="0052413D">
      <w:pPr>
        <w:widowControl/>
        <w:numPr>
          <w:ilvl w:val="0"/>
          <w:numId w:val="3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liveSize</w:t>
      </w:r>
      <w:r w:rsidRPr="0052413D">
        <w:rPr>
          <w:rFonts w:ascii="宋体" w:eastAsia="宋体" w:hAnsi="宋体" w:cs="宋体"/>
          <w:kern w:val="0"/>
          <w:sz w:val="24"/>
          <w:szCs w:val="24"/>
        </w:rPr>
        <w:t> Number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MimeTypedBuffer Object</w:t>
      </w:r>
    </w:p>
    <w:p w:rsidR="0052413D" w:rsidRPr="0052413D" w:rsidRDefault="0052413D" w:rsidP="0052413D">
      <w:pPr>
        <w:widowControl/>
        <w:numPr>
          <w:ilvl w:val="0"/>
          <w:numId w:val="3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String - The mimeType of the Buffer that you are sending</w:t>
      </w:r>
    </w:p>
    <w:p w:rsidR="0052413D" w:rsidRPr="0052413D" w:rsidRDefault="0052413D" w:rsidP="0052413D">
      <w:pPr>
        <w:widowControl/>
        <w:numPr>
          <w:ilvl w:val="0"/>
          <w:numId w:val="3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Buffer - The actual Buffer content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NotificationAction Object</w:t>
      </w:r>
    </w:p>
    <w:p w:rsidR="0052413D" w:rsidRPr="0052413D" w:rsidRDefault="0052413D" w:rsidP="0052413D">
      <w:pPr>
        <w:widowControl/>
        <w:numPr>
          <w:ilvl w:val="0"/>
          <w:numId w:val="3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The type of action, can be </w:t>
      </w: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w:t>
      </w:r>
    </w:p>
    <w:p w:rsidR="0052413D" w:rsidRPr="0052413D" w:rsidRDefault="0052413D" w:rsidP="0052413D">
      <w:pPr>
        <w:widowControl/>
        <w:numPr>
          <w:ilvl w:val="0"/>
          <w:numId w:val="3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(optional) The label for the given action.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Platform / Action Support</w:t>
      </w:r>
    </w:p>
    <w:tbl>
      <w:tblPr>
        <w:tblW w:w="12000" w:type="dxa"/>
        <w:tblCellMar>
          <w:top w:w="15" w:type="dxa"/>
          <w:left w:w="15" w:type="dxa"/>
          <w:bottom w:w="15" w:type="dxa"/>
          <w:right w:w="15" w:type="dxa"/>
        </w:tblCellMar>
        <w:tblLook w:val="04A0" w:firstRow="1" w:lastRow="0" w:firstColumn="1" w:lastColumn="0" w:noHBand="0" w:noVBand="1"/>
      </w:tblPr>
      <w:tblGrid>
        <w:gridCol w:w="1056"/>
        <w:gridCol w:w="1388"/>
        <w:gridCol w:w="1709"/>
        <w:gridCol w:w="1708"/>
        <w:gridCol w:w="6139"/>
      </w:tblGrid>
      <w:tr w:rsidR="0052413D" w:rsidRPr="0052413D" w:rsidTr="0052413D">
        <w:trPr>
          <w:tblHeader/>
        </w:trPr>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Action Type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Platform Support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Usage of </w:t>
            </w:r>
            <w:r w:rsidRPr="0052413D">
              <w:rPr>
                <w:rFonts w:ascii="Consolas" w:eastAsia="宋体" w:hAnsi="Consolas" w:cs="宋体"/>
                <w:b/>
                <w:bCs/>
                <w:color w:val="0B3D47"/>
                <w:kern w:val="0"/>
                <w:sz w:val="20"/>
                <w:szCs w:val="20"/>
                <w:shd w:val="clear" w:color="auto" w:fill="F1F3F4"/>
              </w:rPr>
              <w:t>text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Default </w:t>
            </w:r>
            <w:r w:rsidRPr="0052413D">
              <w:rPr>
                <w:rFonts w:ascii="Consolas" w:eastAsia="宋体" w:hAnsi="Consolas" w:cs="宋体"/>
                <w:b/>
                <w:bCs/>
                <w:color w:val="0B3D47"/>
                <w:kern w:val="0"/>
                <w:sz w:val="20"/>
                <w:szCs w:val="20"/>
                <w:shd w:val="clear" w:color="auto" w:fill="F1F3F4"/>
              </w:rPr>
              <w:t>text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Limitations</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Consolas" w:eastAsia="宋体" w:hAnsi="Consolas" w:cs="宋体"/>
                <w:color w:val="0B3D47"/>
                <w:kern w:val="0"/>
                <w:sz w:val="18"/>
                <w:szCs w:val="18"/>
                <w:shd w:val="clear" w:color="auto" w:fill="F1F3F4"/>
              </w:rPr>
              <w:t>button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macOS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Used as the label for the button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“Show”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Maximum of one button, if multiple are provided only the last is used. This action is also incomptible with </w:t>
            </w:r>
            <w:r w:rsidRPr="0052413D">
              <w:rPr>
                <w:rFonts w:ascii="Consolas" w:eastAsia="宋体" w:hAnsi="Consolas" w:cs="宋体"/>
                <w:color w:val="0B3D47"/>
                <w:kern w:val="0"/>
                <w:sz w:val="18"/>
                <w:szCs w:val="18"/>
                <w:shd w:val="clear" w:color="auto" w:fill="F1F3F4"/>
              </w:rPr>
              <w:t>hasReply</w:t>
            </w:r>
            <w:r w:rsidRPr="0052413D">
              <w:rPr>
                <w:rFonts w:ascii="宋体" w:eastAsia="宋体" w:hAnsi="宋体" w:cs="宋体"/>
                <w:kern w:val="0"/>
                <w:szCs w:val="21"/>
              </w:rPr>
              <w:t> and will be ignored if </w:t>
            </w:r>
            <w:r w:rsidRPr="0052413D">
              <w:rPr>
                <w:rFonts w:ascii="Consolas" w:eastAsia="宋体" w:hAnsi="Consolas" w:cs="宋体"/>
                <w:color w:val="0B3D47"/>
                <w:kern w:val="0"/>
                <w:sz w:val="18"/>
                <w:szCs w:val="18"/>
                <w:shd w:val="clear" w:color="auto" w:fill="F1F3F4"/>
              </w:rPr>
              <w:t>hasReply</w:t>
            </w:r>
            <w:r w:rsidRPr="0052413D">
              <w:rPr>
                <w:rFonts w:ascii="宋体" w:eastAsia="宋体" w:hAnsi="宋体" w:cs="宋体"/>
                <w:kern w:val="0"/>
                <w:szCs w:val="21"/>
              </w:rPr>
              <w:t> is </w:t>
            </w:r>
            <w:r w:rsidRPr="0052413D">
              <w:rPr>
                <w:rFonts w:ascii="Consolas" w:eastAsia="宋体" w:hAnsi="Consolas" w:cs="宋体"/>
                <w:color w:val="0B3D47"/>
                <w:kern w:val="0"/>
                <w:sz w:val="18"/>
                <w:szCs w:val="18"/>
                <w:shd w:val="clear" w:color="auto" w:fill="F1F3F4"/>
              </w:rPr>
              <w:t>true</w:t>
            </w:r>
            <w:r w:rsidRPr="0052413D">
              <w:rPr>
                <w:rFonts w:ascii="宋体" w:eastAsia="宋体" w:hAnsi="宋体" w:cs="宋体"/>
                <w:kern w:val="0"/>
                <w:szCs w:val="21"/>
              </w:rPr>
              <w:t>.</w:t>
            </w:r>
          </w:p>
        </w:tc>
      </w:tr>
    </w:tbl>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Button support on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for extra notification buttons to work on macOS your app must meet the following criteria.</w:t>
      </w:r>
    </w:p>
    <w:p w:rsidR="0052413D" w:rsidRPr="0052413D" w:rsidRDefault="0052413D" w:rsidP="0052413D">
      <w:pPr>
        <w:widowControl/>
        <w:numPr>
          <w:ilvl w:val="0"/>
          <w:numId w:val="3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App is signed</w:t>
      </w:r>
    </w:p>
    <w:p w:rsidR="0052413D" w:rsidRPr="0052413D" w:rsidRDefault="0052413D" w:rsidP="0052413D">
      <w:pPr>
        <w:widowControl/>
        <w:numPr>
          <w:ilvl w:val="0"/>
          <w:numId w:val="32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App has it’s </w:t>
      </w:r>
      <w:r w:rsidRPr="0052413D">
        <w:rPr>
          <w:rFonts w:ascii="Consolas" w:eastAsia="宋体" w:hAnsi="Consolas" w:cs="宋体"/>
          <w:color w:val="0B3D47"/>
          <w:kern w:val="0"/>
          <w:sz w:val="20"/>
          <w:szCs w:val="20"/>
          <w:shd w:val="clear" w:color="auto" w:fill="F1F3F4"/>
        </w:rPr>
        <w:t>NSUserNotificationAlertStyle</w:t>
      </w:r>
      <w:r w:rsidRPr="0052413D">
        <w:rPr>
          <w:rFonts w:ascii="宋体" w:eastAsia="宋体" w:hAnsi="宋体" w:cs="宋体"/>
          <w:kern w:val="0"/>
          <w:sz w:val="24"/>
          <w:szCs w:val="24"/>
        </w:rPr>
        <w:t> set to </w:t>
      </w:r>
      <w:r w:rsidRPr="0052413D">
        <w:rPr>
          <w:rFonts w:ascii="Consolas" w:eastAsia="宋体" w:hAnsi="Consolas" w:cs="宋体"/>
          <w:color w:val="0B3D47"/>
          <w:kern w:val="0"/>
          <w:sz w:val="20"/>
          <w:szCs w:val="20"/>
          <w:shd w:val="clear" w:color="auto" w:fill="F1F3F4"/>
        </w:rPr>
        <w:t>alert</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either of these requirements are not met the button simply won’t appear.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Point Object</w:t>
      </w:r>
    </w:p>
    <w:p w:rsidR="0052413D" w:rsidRPr="0052413D" w:rsidRDefault="0052413D" w:rsidP="0052413D">
      <w:pPr>
        <w:widowControl/>
        <w:numPr>
          <w:ilvl w:val="0"/>
          <w:numId w:val="3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Number</w:t>
      </w:r>
    </w:p>
    <w:p w:rsidR="0052413D" w:rsidRPr="0052413D" w:rsidRDefault="0052413D" w:rsidP="0052413D">
      <w:pPr>
        <w:widowControl/>
        <w:numPr>
          <w:ilvl w:val="0"/>
          <w:numId w:val="3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Number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PrinterInfo Object</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status</w:t>
      </w:r>
      <w:r w:rsidRPr="0052413D">
        <w:rPr>
          <w:rFonts w:ascii="宋体" w:eastAsia="宋体" w:hAnsi="宋体" w:cs="宋体"/>
          <w:kern w:val="0"/>
          <w:sz w:val="24"/>
          <w:szCs w:val="24"/>
        </w:rPr>
        <w:t> Number</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isDefault</w:t>
      </w:r>
      <w:r w:rsidRPr="0052413D">
        <w:rPr>
          <w:rFonts w:ascii="宋体" w:eastAsia="宋体" w:hAnsi="宋体" w:cs="宋体"/>
          <w:kern w:val="0"/>
          <w:sz w:val="24"/>
          <w:szCs w:val="24"/>
        </w:rPr>
        <w:t> Boolean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Below is an example of some of the additional options that may be set which may be different on each platform.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name: </w:t>
      </w:r>
      <w:r w:rsidRPr="0052413D">
        <w:rPr>
          <w:rFonts w:ascii="Consolas" w:eastAsia="宋体" w:hAnsi="Consolas" w:cs="宋体"/>
          <w:color w:val="D01040"/>
          <w:kern w:val="0"/>
          <w:sz w:val="20"/>
          <w:szCs w:val="20"/>
          <w:bdr w:val="none" w:sz="0" w:space="0" w:color="auto" w:frame="1"/>
        </w:rPr>
        <w:t>'Zebra_LP2844'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description: </w:t>
      </w:r>
      <w:r w:rsidRPr="0052413D">
        <w:rPr>
          <w:rFonts w:ascii="Consolas" w:eastAsia="宋体" w:hAnsi="Consolas" w:cs="宋体"/>
          <w:color w:val="D01040"/>
          <w:kern w:val="0"/>
          <w:sz w:val="20"/>
          <w:szCs w:val="20"/>
          <w:bdr w:val="none" w:sz="0" w:space="0" w:color="auto" w:frame="1"/>
        </w:rPr>
        <w:t>'Zebra 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status: </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isDefault: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options: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copies: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'device-uri'</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'usb://Zebra/LP2844?location=14200000'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finishings: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'job-cancel-after'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'10800'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'job-hold-until'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'no-hold'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'job-priority'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'50'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'job-sheets'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'none,none'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'marker-change-time'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'number-up'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'printer-commands'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'printer-info'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'Zebra 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'printer-is-accepting-jobs'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'printer-is-shared'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'printer-location'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'printer-make-and-model'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'Zebra EPL2 Label Printer'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'printer-state'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'printer-state-change-time'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'1484872644'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'printer-state-reasons'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'offline-report'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'36932'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'printer-uri-supported'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'ipp://localhost/printers/Zebra_LP2844'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system_driverinfo: </w:t>
      </w:r>
      <w:r w:rsidRPr="0052413D">
        <w:rPr>
          <w:rFonts w:ascii="Consolas" w:eastAsia="宋体" w:hAnsi="Consolas" w:cs="宋体"/>
          <w:color w:val="D01040"/>
          <w:kern w:val="0"/>
          <w:sz w:val="20"/>
          <w:szCs w:val="20"/>
          <w:bdr w:val="none" w:sz="0" w:space="0" w:color="auto" w:frame="1"/>
        </w:rPr>
        <w:t>'Z'</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ProcessMemoryInfo Object</w:t>
      </w:r>
    </w:p>
    <w:p w:rsidR="0052413D" w:rsidRPr="0052413D" w:rsidRDefault="0052413D" w:rsidP="0052413D">
      <w:pPr>
        <w:widowControl/>
        <w:numPr>
          <w:ilvl w:val="0"/>
          <w:numId w:val="3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Integer - Process id of the process.</w:t>
      </w:r>
    </w:p>
    <w:p w:rsidR="0052413D" w:rsidRPr="0052413D" w:rsidRDefault="0052413D" w:rsidP="0052413D">
      <w:pPr>
        <w:widowControl/>
        <w:numPr>
          <w:ilvl w:val="0"/>
          <w:numId w:val="3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memory</w:t>
      </w:r>
      <w:r w:rsidRPr="0052413D">
        <w:rPr>
          <w:rFonts w:ascii="宋体" w:eastAsia="宋体" w:hAnsi="宋体" w:cs="宋体"/>
          <w:kern w:val="0"/>
          <w:sz w:val="24"/>
          <w:szCs w:val="24"/>
        </w:rPr>
        <w:t> </w:t>
      </w:r>
      <w:hyperlink r:id="rId310" w:history="1">
        <w:r w:rsidRPr="0052413D">
          <w:rPr>
            <w:rFonts w:ascii="宋体" w:eastAsia="宋体" w:hAnsi="宋体" w:cs="宋体"/>
            <w:color w:val="046DC8"/>
            <w:kern w:val="0"/>
            <w:sz w:val="24"/>
            <w:szCs w:val="24"/>
            <w:u w:val="single"/>
          </w:rPr>
          <w:t>MemoryInfo</w:t>
        </w:r>
      </w:hyperlink>
      <w:r w:rsidRPr="0052413D">
        <w:rPr>
          <w:rFonts w:ascii="宋体" w:eastAsia="宋体" w:hAnsi="宋体" w:cs="宋体"/>
          <w:kern w:val="0"/>
          <w:sz w:val="24"/>
          <w:szCs w:val="24"/>
        </w:rPr>
        <w:t> - Memory information of the process.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ProcessMetric Object</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Integer - Process id of the process.</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Process type (Browser or Tab or GPU etc).</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memory</w:t>
      </w:r>
      <w:r w:rsidRPr="0052413D">
        <w:rPr>
          <w:rFonts w:ascii="宋体" w:eastAsia="宋体" w:hAnsi="宋体" w:cs="宋体"/>
          <w:kern w:val="0"/>
          <w:sz w:val="24"/>
          <w:szCs w:val="24"/>
        </w:rPr>
        <w:t> </w:t>
      </w:r>
      <w:hyperlink r:id="rId311" w:history="1">
        <w:r w:rsidRPr="0052413D">
          <w:rPr>
            <w:rFonts w:ascii="宋体" w:eastAsia="宋体" w:hAnsi="宋体" w:cs="宋体"/>
            <w:color w:val="046DC8"/>
            <w:kern w:val="0"/>
            <w:sz w:val="24"/>
            <w:szCs w:val="24"/>
            <w:u w:val="single"/>
          </w:rPr>
          <w:t>MemoryInfo</w:t>
        </w:r>
      </w:hyperlink>
      <w:r w:rsidRPr="0052413D">
        <w:rPr>
          <w:rFonts w:ascii="宋体" w:eastAsia="宋体" w:hAnsi="宋体" w:cs="宋体"/>
          <w:kern w:val="0"/>
          <w:sz w:val="24"/>
          <w:szCs w:val="24"/>
        </w:rPr>
        <w:t> - Memory information for the process.</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cpu</w:t>
      </w:r>
      <w:r w:rsidRPr="0052413D">
        <w:rPr>
          <w:rFonts w:ascii="宋体" w:eastAsia="宋体" w:hAnsi="宋体" w:cs="宋体"/>
          <w:kern w:val="0"/>
          <w:sz w:val="24"/>
          <w:szCs w:val="24"/>
        </w:rPr>
        <w:t> </w:t>
      </w:r>
      <w:hyperlink r:id="rId312" w:history="1">
        <w:r w:rsidRPr="0052413D">
          <w:rPr>
            <w:rFonts w:ascii="宋体" w:eastAsia="宋体" w:hAnsi="宋体" w:cs="宋体"/>
            <w:color w:val="046DC8"/>
            <w:kern w:val="0"/>
            <w:sz w:val="24"/>
            <w:szCs w:val="24"/>
            <w:u w:val="single"/>
          </w:rPr>
          <w:t>CPUUsage</w:t>
        </w:r>
      </w:hyperlink>
      <w:r w:rsidRPr="0052413D">
        <w:rPr>
          <w:rFonts w:ascii="宋体" w:eastAsia="宋体" w:hAnsi="宋体" w:cs="宋体"/>
          <w:kern w:val="0"/>
          <w:sz w:val="24"/>
          <w:szCs w:val="24"/>
        </w:rPr>
        <w:t> - CPU usage of the process.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Rectangle Object</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Number - The x coordinate of the origin of the rectangle (must be an integer)</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Number - The y coordinate of the origin of the rectangle (must be an integer)</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Number - The width of the rectangle (must be an integer)</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Number - The height of the rectangle (must be an integer)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RemoveClientCertificate Object</w:t>
      </w:r>
    </w:p>
    <w:p w:rsidR="0052413D" w:rsidRPr="0052413D" w:rsidRDefault="0052413D" w:rsidP="0052413D">
      <w:pPr>
        <w:widowControl/>
        <w:numPr>
          <w:ilvl w:val="0"/>
          <w:numId w:val="3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clientCertificate</w:t>
      </w:r>
      <w:r w:rsidRPr="0052413D">
        <w:rPr>
          <w:rFonts w:ascii="宋体" w:eastAsia="宋体" w:hAnsi="宋体" w:cs="宋体"/>
          <w:kern w:val="0"/>
          <w:sz w:val="24"/>
          <w:szCs w:val="24"/>
        </w:rPr>
        <w:t>.</w:t>
      </w:r>
    </w:p>
    <w:p w:rsidR="0052413D" w:rsidRPr="0052413D" w:rsidRDefault="0052413D" w:rsidP="0052413D">
      <w:pPr>
        <w:widowControl/>
        <w:numPr>
          <w:ilvl w:val="0"/>
          <w:numId w:val="3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 String - Origin of the server whose associated client certificate must be removed from the cache.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RemovePassword Object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 String (optional) - When provided, the authentication info related to the origin will only be removed otherwise the entire cache will be cleared.</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 (optional) - Scheme of the authentication. Can be </w:t>
      </w:r>
      <w:r w:rsidRPr="0052413D">
        <w:rPr>
          <w:rFonts w:ascii="Consolas" w:eastAsia="宋体" w:hAnsi="Consolas" w:cs="宋体"/>
          <w:color w:val="0B3D47"/>
          <w:kern w:val="0"/>
          <w:sz w:val="20"/>
          <w:szCs w:val="20"/>
          <w:shd w:val="clear" w:color="auto" w:fill="F1F3F4"/>
        </w:rPr>
        <w:t>basic</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digest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ntlm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negotiate</w:t>
      </w:r>
      <w:r w:rsidRPr="0052413D">
        <w:rPr>
          <w:rFonts w:ascii="宋体" w:eastAsia="宋体" w:hAnsi="宋体" w:cs="宋体"/>
          <w:kern w:val="0"/>
          <w:sz w:val="24"/>
          <w:szCs w:val="24"/>
        </w:rPr>
        <w:t>.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 (optional) - Realm of the authentication.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 (optional) - Credentials of the authentication.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 (optional) - Credentials of the authentication.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ScrubberItem Object</w:t>
      </w:r>
    </w:p>
    <w:p w:rsidR="0052413D" w:rsidRPr="0052413D" w:rsidRDefault="0052413D" w:rsidP="0052413D">
      <w:pPr>
        <w:widowControl/>
        <w:numPr>
          <w:ilvl w:val="0"/>
          <w:numId w:val="3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 (optional) The text to appear in this item</w:t>
      </w:r>
    </w:p>
    <w:p w:rsidR="0052413D" w:rsidRPr="0052413D" w:rsidRDefault="0052413D" w:rsidP="0052413D">
      <w:pPr>
        <w:widowControl/>
        <w:numPr>
          <w:ilvl w:val="0"/>
          <w:numId w:val="3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NativeImage - (optional) The image to appear in this item</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8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SegmentedControlSegment Object</w:t>
      </w:r>
    </w:p>
    <w:p w:rsidR="0052413D" w:rsidRPr="0052413D" w:rsidRDefault="0052413D" w:rsidP="0052413D">
      <w:pPr>
        <w:widowControl/>
        <w:numPr>
          <w:ilvl w:val="0"/>
          <w:numId w:val="3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 (optional) The text to appear in this segment</w:t>
      </w:r>
    </w:p>
    <w:p w:rsidR="0052413D" w:rsidRPr="0052413D" w:rsidRDefault="0052413D" w:rsidP="0052413D">
      <w:pPr>
        <w:widowControl/>
        <w:numPr>
          <w:ilvl w:val="0"/>
          <w:numId w:val="3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NativeImage - (optional) The image to appear in this segment</w:t>
      </w:r>
    </w:p>
    <w:p w:rsidR="0052413D" w:rsidRPr="0052413D" w:rsidRDefault="0052413D" w:rsidP="0052413D">
      <w:pPr>
        <w:widowControl/>
        <w:numPr>
          <w:ilvl w:val="0"/>
          <w:numId w:val="3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Boolean - (optional) Whether this segment is selectable. Default: true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ShortcutDetails Object</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w:t>
      </w:r>
      <w:r w:rsidRPr="0052413D">
        <w:rPr>
          <w:rFonts w:ascii="宋体" w:eastAsia="宋体" w:hAnsi="宋体" w:cs="宋体"/>
          <w:kern w:val="0"/>
          <w:sz w:val="24"/>
          <w:szCs w:val="24"/>
        </w:rPr>
        <w:t> String - The target to launch from this shortcut.</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cwd</w:t>
      </w:r>
      <w:r w:rsidRPr="0052413D">
        <w:rPr>
          <w:rFonts w:ascii="宋体" w:eastAsia="宋体" w:hAnsi="宋体" w:cs="宋体"/>
          <w:kern w:val="0"/>
          <w:sz w:val="24"/>
          <w:szCs w:val="24"/>
        </w:rPr>
        <w:t> String (optional) - The working directory. Default is empty.</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 The arguments to be applied to </w:t>
      </w:r>
      <w:r w:rsidRPr="0052413D">
        <w:rPr>
          <w:rFonts w:ascii="Consolas" w:eastAsia="宋体" w:hAnsi="Consolas" w:cs="宋体"/>
          <w:color w:val="0B3D47"/>
          <w:kern w:val="0"/>
          <w:sz w:val="20"/>
          <w:szCs w:val="20"/>
          <w:shd w:val="clear" w:color="auto" w:fill="F1F3F4"/>
        </w:rPr>
        <w:t>target</w:t>
      </w:r>
      <w:r w:rsidRPr="0052413D">
        <w:rPr>
          <w:rFonts w:ascii="宋体" w:eastAsia="宋体" w:hAnsi="宋体" w:cs="宋体"/>
          <w:kern w:val="0"/>
          <w:sz w:val="24"/>
          <w:szCs w:val="24"/>
        </w:rPr>
        <w:t> when launching from this shortcut. Default is empty.</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(optional) - The description of the shortcut. Default is empty.</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String (optional) - The path to the icon, can be a DLL or EXE.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have to be set together. Default is empty, which uses the target’s icon.</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Number (optional) - The resource ID of icon when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is a DLL or EXE. Default is 0.</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appUserModelId</w:t>
      </w:r>
      <w:r w:rsidRPr="0052413D">
        <w:rPr>
          <w:rFonts w:ascii="宋体" w:eastAsia="宋体" w:hAnsi="宋体" w:cs="宋体"/>
          <w:kern w:val="0"/>
          <w:sz w:val="24"/>
          <w:szCs w:val="24"/>
        </w:rPr>
        <w:t> String (optional) - The Application User Model ID. Default is empty.</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Size Object</w:t>
      </w:r>
    </w:p>
    <w:p w:rsidR="0052413D" w:rsidRPr="0052413D" w:rsidRDefault="0052413D" w:rsidP="0052413D">
      <w:pPr>
        <w:widowControl/>
        <w:numPr>
          <w:ilvl w:val="0"/>
          <w:numId w:val="3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Number</w:t>
      </w:r>
    </w:p>
    <w:p w:rsidR="0052413D" w:rsidRPr="0052413D" w:rsidRDefault="0052413D" w:rsidP="0052413D">
      <w:pPr>
        <w:widowControl/>
        <w:numPr>
          <w:ilvl w:val="0"/>
          <w:numId w:val="3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Number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Task Object</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program</w:t>
      </w:r>
      <w:r w:rsidRPr="0052413D">
        <w:rPr>
          <w:rFonts w:ascii="宋体" w:eastAsia="宋体" w:hAnsi="宋体" w:cs="宋体"/>
          <w:kern w:val="0"/>
          <w:sz w:val="24"/>
          <w:szCs w:val="24"/>
        </w:rPr>
        <w:t> String - Path of the program to execute, usually you should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 which opens the current program.</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arguments</w:t>
      </w:r>
      <w:r w:rsidRPr="0052413D">
        <w:rPr>
          <w:rFonts w:ascii="宋体" w:eastAsia="宋体" w:hAnsi="宋体" w:cs="宋体"/>
          <w:kern w:val="0"/>
          <w:sz w:val="24"/>
          <w:szCs w:val="24"/>
        </w:rPr>
        <w:t> String - The command line arguments when </w:t>
      </w:r>
      <w:r w:rsidRPr="0052413D">
        <w:rPr>
          <w:rFonts w:ascii="Consolas" w:eastAsia="宋体" w:hAnsi="Consolas" w:cs="宋体"/>
          <w:color w:val="0B3D47"/>
          <w:kern w:val="0"/>
          <w:sz w:val="20"/>
          <w:szCs w:val="20"/>
          <w:shd w:val="clear" w:color="auto" w:fill="F1F3F4"/>
        </w:rPr>
        <w:t>program</w:t>
      </w:r>
      <w:r w:rsidRPr="0052413D">
        <w:rPr>
          <w:rFonts w:ascii="宋体" w:eastAsia="宋体" w:hAnsi="宋体" w:cs="宋体"/>
          <w:kern w:val="0"/>
          <w:sz w:val="24"/>
          <w:szCs w:val="24"/>
        </w:rPr>
        <w:t> is executed.</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The string to be displayed in a JumpList.</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 Description of this task.</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iconPath</w:t>
      </w:r>
      <w:r w:rsidRPr="0052413D">
        <w:rPr>
          <w:rFonts w:ascii="宋体" w:eastAsia="宋体" w:hAnsi="宋体" w:cs="宋体"/>
          <w:kern w:val="0"/>
          <w:sz w:val="24"/>
          <w:szCs w:val="24"/>
        </w:rPr>
        <w:t> String - The absolute path to an icon to be displayed in a JumpList, which can be an arbitrary resource file that contains an icon. You can usually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 to show the icon of the program.</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Number - The icon index in the icon file. If an icon file consists of two or more icons, set this value to identify the icon. If an icon file consists of one icon, this value is 0.</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ThumbarButton Object</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13"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icon showing in thumbnail toolbar.</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 (optional) - The text of the button’s tooltip.</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String[] (optional) - Control specific states and behaviors of the button. By default, it is </w:t>
      </w: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is an array that can include following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s:</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enabled</w:t>
      </w:r>
      <w:r w:rsidRPr="0052413D">
        <w:rPr>
          <w:rFonts w:ascii="宋体" w:eastAsia="宋体" w:hAnsi="宋体" w:cs="宋体"/>
          <w:kern w:val="0"/>
          <w:sz w:val="24"/>
          <w:szCs w:val="24"/>
        </w:rPr>
        <w:t> - The button is active and available to the user.</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w:t>
      </w:r>
      <w:r w:rsidRPr="0052413D">
        <w:rPr>
          <w:rFonts w:ascii="宋体" w:eastAsia="宋体" w:hAnsi="宋体" w:cs="宋体"/>
          <w:kern w:val="0"/>
          <w:sz w:val="24"/>
          <w:szCs w:val="24"/>
        </w:rPr>
        <w:t> - The button is disabled. It is present, but has a visual state indicating it will not respond to user action.</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dismissonclick</w:t>
      </w:r>
      <w:r w:rsidRPr="0052413D">
        <w:rPr>
          <w:rFonts w:ascii="宋体" w:eastAsia="宋体" w:hAnsi="宋体" w:cs="宋体"/>
          <w:kern w:val="0"/>
          <w:sz w:val="24"/>
          <w:szCs w:val="24"/>
        </w:rPr>
        <w:t> - When the button is clicked, the thumbnail window closes immediately.</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nobackground</w:t>
      </w:r>
      <w:r w:rsidRPr="0052413D">
        <w:rPr>
          <w:rFonts w:ascii="宋体" w:eastAsia="宋体" w:hAnsi="宋体" w:cs="宋体"/>
          <w:kern w:val="0"/>
          <w:sz w:val="24"/>
          <w:szCs w:val="24"/>
        </w:rPr>
        <w:t> - Do not draw a button border, use only the image.</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 The button is not shown to the user.</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noninteractive</w:t>
      </w:r>
      <w:r w:rsidRPr="0052413D">
        <w:rPr>
          <w:rFonts w:ascii="宋体" w:eastAsia="宋体" w:hAnsi="宋体" w:cs="宋体"/>
          <w:kern w:val="0"/>
          <w:sz w:val="24"/>
          <w:szCs w:val="24"/>
        </w:rPr>
        <w:t> - The button is enabled but not interactive; no pressed button state is drawn. This value is intended for instances where the button is used in a notification.</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UploadBlob Object</w:t>
      </w:r>
    </w:p>
    <w:p w:rsidR="0052413D" w:rsidRPr="0052413D" w:rsidRDefault="0052413D" w:rsidP="0052413D">
      <w:pPr>
        <w:widowControl/>
        <w:numPr>
          <w:ilvl w:val="0"/>
          <w:numId w:val="3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blob</w:t>
      </w:r>
      <w:r w:rsidRPr="0052413D">
        <w:rPr>
          <w:rFonts w:ascii="宋体" w:eastAsia="宋体" w:hAnsi="宋体" w:cs="宋体"/>
          <w:kern w:val="0"/>
          <w:sz w:val="24"/>
          <w:szCs w:val="24"/>
        </w:rPr>
        <w:t>.</w:t>
      </w:r>
    </w:p>
    <w:p w:rsidR="0052413D" w:rsidRPr="0052413D" w:rsidRDefault="0052413D" w:rsidP="0052413D">
      <w:pPr>
        <w:widowControl/>
        <w:numPr>
          <w:ilvl w:val="0"/>
          <w:numId w:val="3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blobUUID</w:t>
      </w:r>
      <w:r w:rsidRPr="0052413D">
        <w:rPr>
          <w:rFonts w:ascii="宋体" w:eastAsia="宋体" w:hAnsi="宋体" w:cs="宋体"/>
          <w:kern w:val="0"/>
          <w:sz w:val="24"/>
          <w:szCs w:val="24"/>
        </w:rPr>
        <w:t> String - UUID of blob data to upload.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UploadData Object</w:t>
      </w:r>
    </w:p>
    <w:p w:rsidR="0052413D" w:rsidRPr="0052413D" w:rsidRDefault="0052413D" w:rsidP="0052413D">
      <w:pPr>
        <w:widowControl/>
        <w:numPr>
          <w:ilvl w:val="0"/>
          <w:numId w:val="3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bytes</w:t>
      </w:r>
      <w:r w:rsidRPr="0052413D">
        <w:rPr>
          <w:rFonts w:ascii="宋体" w:eastAsia="宋体" w:hAnsi="宋体" w:cs="宋体"/>
          <w:kern w:val="0"/>
          <w:sz w:val="24"/>
          <w:szCs w:val="24"/>
        </w:rPr>
        <w:t> Buffer - Content being sent.</w:t>
      </w:r>
    </w:p>
    <w:p w:rsidR="0052413D" w:rsidRPr="0052413D" w:rsidRDefault="0052413D" w:rsidP="0052413D">
      <w:pPr>
        <w:widowControl/>
        <w:numPr>
          <w:ilvl w:val="0"/>
          <w:numId w:val="3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String - Path of file being uploaded.</w:t>
      </w:r>
    </w:p>
    <w:p w:rsidR="0052413D" w:rsidRPr="0052413D" w:rsidRDefault="0052413D" w:rsidP="0052413D">
      <w:pPr>
        <w:widowControl/>
        <w:numPr>
          <w:ilvl w:val="0"/>
          <w:numId w:val="3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blobUUID</w:t>
      </w:r>
      <w:r w:rsidRPr="0052413D">
        <w:rPr>
          <w:rFonts w:ascii="宋体" w:eastAsia="宋体" w:hAnsi="宋体" w:cs="宋体"/>
          <w:kern w:val="0"/>
          <w:sz w:val="24"/>
          <w:szCs w:val="24"/>
        </w:rPr>
        <w:t> String - UUID of blob data. Use </w:t>
      </w:r>
      <w:hyperlink r:id="rId314" w:anchor="sesgetblobdataidentifier-callback" w:history="1">
        <w:r w:rsidRPr="0052413D">
          <w:rPr>
            <w:rFonts w:ascii="宋体" w:eastAsia="宋体" w:hAnsi="宋体" w:cs="宋体"/>
            <w:color w:val="046DC8"/>
            <w:kern w:val="0"/>
            <w:sz w:val="24"/>
            <w:szCs w:val="24"/>
            <w:u w:val="single"/>
          </w:rPr>
          <w:t>ses.getBlobData</w:t>
        </w:r>
      </w:hyperlink>
      <w:r w:rsidRPr="0052413D">
        <w:rPr>
          <w:rFonts w:ascii="宋体" w:eastAsia="宋体" w:hAnsi="宋体" w:cs="宋体"/>
          <w:kern w:val="0"/>
          <w:sz w:val="24"/>
          <w:szCs w:val="24"/>
        </w:rPr>
        <w:t> method to retrieve the data.</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UploadFileSystem Object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fileSystem</w:t>
      </w:r>
      <w:r w:rsidRPr="0052413D">
        <w:rPr>
          <w:rFonts w:ascii="宋体" w:eastAsia="宋体" w:hAnsi="宋体" w:cs="宋体"/>
          <w:kern w:val="0"/>
          <w:sz w:val="24"/>
          <w:szCs w:val="24"/>
        </w:rPr>
        <w: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filsSystemURL</w:t>
      </w:r>
      <w:r w:rsidRPr="0052413D">
        <w:rPr>
          <w:rFonts w:ascii="宋体" w:eastAsia="宋体" w:hAnsi="宋体" w:cs="宋体"/>
          <w:kern w:val="0"/>
          <w:sz w:val="24"/>
          <w:szCs w:val="24"/>
        </w:rPr>
        <w:t> String - FileSystem url to read data for upload.</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 -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length</w:t>
      </w:r>
      <w:r w:rsidRPr="0052413D">
        <w:rPr>
          <w:rFonts w:ascii="宋体" w:eastAsia="宋体" w:hAnsi="宋体" w:cs="宋体"/>
          <w:kern w:val="0"/>
          <w:sz w:val="24"/>
          <w:szCs w:val="24"/>
        </w:rPr>
        <w:t> Integer - Number of bytes to read from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modificationTime</w:t>
      </w:r>
      <w:r w:rsidRPr="0052413D">
        <w:rPr>
          <w:rFonts w:ascii="宋体" w:eastAsia="宋体" w:hAnsi="宋体" w:cs="宋体"/>
          <w:kern w:val="0"/>
          <w:sz w:val="24"/>
          <w:szCs w:val="24"/>
        </w:rPr>
        <w:t> Double - Last Modification time in number of seconds sine the UNIX epoch.</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UploadFile Object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 - Path of file to be uploaded.</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 -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length</w:t>
      </w:r>
      <w:r w:rsidRPr="0052413D">
        <w:rPr>
          <w:rFonts w:ascii="宋体" w:eastAsia="宋体" w:hAnsi="宋体" w:cs="宋体"/>
          <w:kern w:val="0"/>
          <w:sz w:val="24"/>
          <w:szCs w:val="24"/>
        </w:rPr>
        <w:t> Integer - Number of bytes to read from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modificationTime</w:t>
      </w:r>
      <w:r w:rsidRPr="0052413D">
        <w:rPr>
          <w:rFonts w:ascii="宋体" w:eastAsia="宋体" w:hAnsi="宋体" w:cs="宋体"/>
          <w:kern w:val="0"/>
          <w:sz w:val="24"/>
          <w:szCs w:val="24"/>
        </w:rPr>
        <w:t> Double - Last Modification time in number of seconds sine the UNIX epoch.</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UploadRawData Object</w:t>
      </w:r>
    </w:p>
    <w:p w:rsidR="0052413D" w:rsidRPr="0052413D" w:rsidRDefault="0052413D" w:rsidP="0052413D">
      <w:pPr>
        <w:widowControl/>
        <w:numPr>
          <w:ilvl w:val="0"/>
          <w:numId w:val="3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rawData</w:t>
      </w:r>
      <w:r w:rsidRPr="0052413D">
        <w:rPr>
          <w:rFonts w:ascii="宋体" w:eastAsia="宋体" w:hAnsi="宋体" w:cs="宋体"/>
          <w:kern w:val="0"/>
          <w:sz w:val="24"/>
          <w:szCs w:val="24"/>
        </w:rPr>
        <w:t>.</w:t>
      </w:r>
    </w:p>
    <w:p w:rsidR="0052413D" w:rsidRPr="0052413D" w:rsidRDefault="0052413D" w:rsidP="0052413D">
      <w:pPr>
        <w:widowControl/>
        <w:numPr>
          <w:ilvl w:val="0"/>
          <w:numId w:val="3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bytes</w:t>
      </w:r>
      <w:r w:rsidRPr="0052413D">
        <w:rPr>
          <w:rFonts w:ascii="宋体" w:eastAsia="宋体" w:hAnsi="宋体" w:cs="宋体"/>
          <w:kern w:val="0"/>
          <w:sz w:val="24"/>
          <w:szCs w:val="24"/>
        </w:rPr>
        <w:t> Buffer - Data to be uploaded.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Synopsis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lastRenderedPageBreak/>
        <w:t>How to use Node.js and Electron APIs.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All of </w:t>
      </w:r>
      <w:hyperlink r:id="rId315" w:history="1">
        <w:r w:rsidRPr="0052413D">
          <w:rPr>
            <w:rFonts w:ascii="宋体" w:eastAsia="宋体" w:hAnsi="宋体" w:cs="宋体"/>
            <w:color w:val="046DC8"/>
            <w:kern w:val="0"/>
            <w:sz w:val="24"/>
            <w:szCs w:val="24"/>
            <w:u w:val="single"/>
          </w:rPr>
          <w:t>Node.js’s built-in modules</w:t>
        </w:r>
      </w:hyperlink>
      <w:r w:rsidRPr="0052413D">
        <w:rPr>
          <w:rFonts w:ascii="宋体" w:eastAsia="宋体" w:hAnsi="宋体" w:cs="宋体"/>
          <w:kern w:val="0"/>
          <w:sz w:val="24"/>
          <w:szCs w:val="24"/>
        </w:rPr>
        <w:t> are available in Electron and third-party node modules also fully supported as well (including the </w:t>
      </w:r>
      <w:hyperlink r:id="rId316" w:history="1">
        <w:r w:rsidRPr="0052413D">
          <w:rPr>
            <w:rFonts w:ascii="宋体" w:eastAsia="宋体" w:hAnsi="宋体" w:cs="宋体"/>
            <w:color w:val="046DC8"/>
            <w:kern w:val="0"/>
            <w:sz w:val="24"/>
            <w:szCs w:val="24"/>
            <w:u w:val="single"/>
          </w:rPr>
          <w:t>native modules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also provides some extra built-in modules for developing native desktop applications. Some modules are only available in the main process, some are only available in the renderer process (web page), and some can be used in both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basic rule is: if a module is </w:t>
      </w:r>
      <w:hyperlink r:id="rId317" w:history="1">
        <w:r w:rsidRPr="0052413D">
          <w:rPr>
            <w:rFonts w:ascii="宋体" w:eastAsia="宋体" w:hAnsi="宋体" w:cs="宋体"/>
            <w:color w:val="046DC8"/>
            <w:kern w:val="0"/>
            <w:sz w:val="24"/>
            <w:szCs w:val="24"/>
            <w:u w:val="single"/>
          </w:rPr>
          <w:t>GUI</w:t>
        </w:r>
      </w:hyperlink>
      <w:r w:rsidRPr="0052413D">
        <w:rPr>
          <w:rFonts w:ascii="宋体" w:eastAsia="宋体" w:hAnsi="宋体" w:cs="宋体"/>
          <w:kern w:val="0"/>
          <w:sz w:val="24"/>
          <w:szCs w:val="24"/>
        </w:rPr>
        <w:t> or low-level system related, then it should be only available in the main process. You need to be familiar with the concept of </w:t>
      </w:r>
      <w:hyperlink r:id="rId318" w:anchor="main-process" w:history="1">
        <w:r w:rsidRPr="0052413D">
          <w:rPr>
            <w:rFonts w:ascii="宋体" w:eastAsia="宋体" w:hAnsi="宋体" w:cs="宋体"/>
            <w:color w:val="046DC8"/>
            <w:kern w:val="0"/>
            <w:sz w:val="24"/>
            <w:szCs w:val="24"/>
            <w:u w:val="single"/>
          </w:rPr>
          <w:t>main process vs. renderer process</w:t>
        </w:r>
      </w:hyperlink>
      <w:r w:rsidRPr="0052413D">
        <w:rPr>
          <w:rFonts w:ascii="宋体" w:eastAsia="宋体" w:hAnsi="宋体" w:cs="宋体"/>
          <w:kern w:val="0"/>
          <w:sz w:val="24"/>
          <w:szCs w:val="24"/>
        </w:rPr>
        <w:t> scripts to be able to use those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main process script is just like a normal Node.js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renderer process is no different than a normal web page, except for the extra ability to use node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console.log(app.getVersion())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run your app, read </w:t>
      </w:r>
      <w:hyperlink r:id="rId319" w:anchor="run-your-app" w:history="1">
        <w:r w:rsidRPr="0052413D">
          <w:rPr>
            <w:rFonts w:ascii="宋体" w:eastAsia="宋体" w:hAnsi="宋体" w:cs="宋体"/>
            <w:color w:val="046DC8"/>
            <w:kern w:val="0"/>
            <w:sz w:val="24"/>
            <w:szCs w:val="24"/>
            <w:u w:val="single"/>
          </w:rPr>
          <w:t>Run your app</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Destructuring assignment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of 0.37, you can use </w:t>
      </w:r>
      <w:hyperlink r:id="rId320" w:history="1">
        <w:r w:rsidRPr="0052413D">
          <w:rPr>
            <w:rFonts w:ascii="宋体" w:eastAsia="宋体" w:hAnsi="宋体" w:cs="宋体"/>
            <w:color w:val="046DC8"/>
            <w:kern w:val="0"/>
            <w:sz w:val="24"/>
            <w:szCs w:val="24"/>
            <w:u w:val="single"/>
          </w:rPr>
          <w:t>destructuring assignment</w:t>
        </w:r>
      </w:hyperlink>
      <w:r w:rsidRPr="0052413D">
        <w:rPr>
          <w:rFonts w:ascii="宋体" w:eastAsia="宋体" w:hAnsi="宋体" w:cs="宋体"/>
          <w:kern w:val="0"/>
          <w:sz w:val="24"/>
          <w:szCs w:val="24"/>
        </w:rPr>
        <w:t> to make it easier to use built-in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need the entire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 you can require it and then using destructuring to access the individual modules from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is equivalent to the following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electron.BrowserWindow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systemPreferences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Get system preferences.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{systemPreferences}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console.log(systemPreferences.isDarkMode())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systemPreferences</w:t>
      </w:r>
      <w:r w:rsidRPr="0052413D">
        <w:rPr>
          <w:rFonts w:ascii="宋体" w:eastAsia="宋体" w:hAnsi="宋体" w:cs="宋体"/>
          <w:kern w:val="0"/>
          <w:sz w:val="24"/>
          <w:szCs w:val="24"/>
        </w:rPr>
        <w:t> object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‘accent-color-changed’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newColor</w:t>
      </w:r>
      <w:r w:rsidRPr="0052413D">
        <w:rPr>
          <w:rFonts w:ascii="宋体" w:eastAsia="宋体" w:hAnsi="宋体" w:cs="宋体"/>
          <w:kern w:val="0"/>
          <w:sz w:val="24"/>
          <w:szCs w:val="24"/>
        </w:rPr>
        <w:t> String - The new RGBA color the user assigned to be their system accent color.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‘color-changed’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‘inverted-color-scheme-changed’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invertedColorScheme</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an inverted color scheme, such as a high contrast theme, is being used,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systemPreferences.isDarkMode()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system is in Dark Mode.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systemPreferences.isSwipeTrackingFromScrollEventsEnabled()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Swipe between pages setting is 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systemPreferences.postNotification(event, userInfo)</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Posts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as native notifications of macOS.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is an Object that contains the user information dictionary sent along with the notification.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systemPreferences.postLocalNotification(event, userInfo)</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Posts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as native notifications of macOS.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is an Object that contains the user information dictionary sent along with the notification.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systemPreferences.subscribeNotification(event,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3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1"/>
          <w:numId w:val="3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Subscribes to native notifications of macOS,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callback(event, userInfo)</w:t>
      </w:r>
      <w:r w:rsidRPr="0052413D">
        <w:rPr>
          <w:rFonts w:ascii="宋体" w:eastAsia="宋体" w:hAnsi="宋体" w:cs="宋体"/>
          <w:kern w:val="0"/>
          <w:sz w:val="24"/>
          <w:szCs w:val="24"/>
        </w:rPr>
        <w:t> when the corresponding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happens.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is an Object that contains the user information dictionary sent along with the notification.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of the subscriber is returned, which can be used to unsubscribe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Under the hood this API subscribes to </w:t>
      </w:r>
      <w:r w:rsidRPr="0052413D">
        <w:rPr>
          <w:rFonts w:ascii="Consolas" w:eastAsia="宋体" w:hAnsi="Consolas" w:cs="宋体"/>
          <w:color w:val="0B3D47"/>
          <w:kern w:val="0"/>
          <w:sz w:val="20"/>
          <w:szCs w:val="20"/>
          <w:shd w:val="clear" w:color="auto" w:fill="F1F3F4"/>
        </w:rPr>
        <w:t>NSDistributedNotificationCenter</w:t>
      </w:r>
      <w:r w:rsidRPr="0052413D">
        <w:rPr>
          <w:rFonts w:ascii="宋体" w:eastAsia="宋体" w:hAnsi="宋体" w:cs="宋体"/>
          <w:kern w:val="0"/>
          <w:sz w:val="24"/>
          <w:szCs w:val="24"/>
        </w:rPr>
        <w:t>, example values of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are:</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AppleInterfaceThemeChangedNotification</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AppleAquaColorVariantChanged</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AppleColorPreferencesChangedNotification</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AppleShowScrollBarsSettingChanged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systemPreferences.unsubscribeNotification(id)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subscriber with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systemPreferences.subscribeLocalNotification(event,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3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1"/>
          <w:numId w:val="3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subscribeNotification</w:t>
      </w:r>
      <w:r w:rsidRPr="0052413D">
        <w:rPr>
          <w:rFonts w:ascii="宋体" w:eastAsia="宋体" w:hAnsi="宋体" w:cs="宋体"/>
          <w:kern w:val="0"/>
          <w:sz w:val="24"/>
          <w:szCs w:val="24"/>
        </w:rPr>
        <w:t>, but uses </w:t>
      </w:r>
      <w:r w:rsidRPr="0052413D">
        <w:rPr>
          <w:rFonts w:ascii="Consolas" w:eastAsia="宋体" w:hAnsi="Consolas" w:cs="宋体"/>
          <w:color w:val="0B3D47"/>
          <w:kern w:val="0"/>
          <w:sz w:val="20"/>
          <w:szCs w:val="20"/>
          <w:shd w:val="clear" w:color="auto" w:fill="F1F3F4"/>
        </w:rPr>
        <w:t>NSNotificationCenter</w:t>
      </w:r>
      <w:r w:rsidRPr="0052413D">
        <w:rPr>
          <w:rFonts w:ascii="宋体" w:eastAsia="宋体" w:hAnsi="宋体" w:cs="宋体"/>
          <w:kern w:val="0"/>
          <w:sz w:val="24"/>
          <w:szCs w:val="24"/>
        </w:rPr>
        <w:t> for local defaults. This is necessary for events such as </w:t>
      </w:r>
      <w:r w:rsidRPr="0052413D">
        <w:rPr>
          <w:rFonts w:ascii="Consolas" w:eastAsia="宋体" w:hAnsi="Consolas" w:cs="宋体"/>
          <w:color w:val="0B3D47"/>
          <w:kern w:val="0"/>
          <w:sz w:val="20"/>
          <w:szCs w:val="20"/>
          <w:shd w:val="clear" w:color="auto" w:fill="F1F3F4"/>
        </w:rPr>
        <w:t>NSUserDefaultsDidChangeNotification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systemPreferences.unsubscribeLocalNotification(id)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unsubscribeNotification</w:t>
      </w:r>
      <w:r w:rsidRPr="0052413D">
        <w:rPr>
          <w:rFonts w:ascii="宋体" w:eastAsia="宋体" w:hAnsi="宋体" w:cs="宋体"/>
          <w:kern w:val="0"/>
          <w:sz w:val="24"/>
          <w:szCs w:val="24"/>
        </w:rPr>
        <w:t>, but removes the subscriber from </w:t>
      </w:r>
      <w:r w:rsidRPr="0052413D">
        <w:rPr>
          <w:rFonts w:ascii="Consolas" w:eastAsia="宋体" w:hAnsi="Consolas" w:cs="宋体"/>
          <w:color w:val="0B3D47"/>
          <w:kern w:val="0"/>
          <w:sz w:val="20"/>
          <w:szCs w:val="20"/>
          <w:shd w:val="clear" w:color="auto" w:fill="F1F3F4"/>
        </w:rPr>
        <w:t>NSNotificationCenter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systemPreferences.getUserDefault(key,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String</w:t>
      </w:r>
    </w:p>
    <w:p w:rsidR="0052413D" w:rsidRPr="0052413D" w:rsidRDefault="0052413D" w:rsidP="0052413D">
      <w:pPr>
        <w:widowControl/>
        <w:numPr>
          <w:ilvl w:val="0"/>
          <w:numId w:val="3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float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double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array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dictionary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value of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in system preferences.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API uses </w:t>
      </w:r>
      <w:r w:rsidRPr="0052413D">
        <w:rPr>
          <w:rFonts w:ascii="Consolas" w:eastAsia="宋体" w:hAnsi="Consolas" w:cs="宋体"/>
          <w:color w:val="0B3D47"/>
          <w:kern w:val="0"/>
          <w:sz w:val="20"/>
          <w:szCs w:val="20"/>
          <w:shd w:val="clear" w:color="auto" w:fill="F1F3F4"/>
        </w:rPr>
        <w:t>NSUserDefaults</w:t>
      </w:r>
      <w:r w:rsidRPr="0052413D">
        <w:rPr>
          <w:rFonts w:ascii="宋体" w:eastAsia="宋体" w:hAnsi="宋体" w:cs="宋体"/>
          <w:kern w:val="0"/>
          <w:sz w:val="24"/>
          <w:szCs w:val="24"/>
        </w:rPr>
        <w:t> on macOS. Some popular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s are:</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AppleInterfaceStyle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string</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AppleAquaColorVariant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integer</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AppleHighlightColor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string</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AppleShowScrollBars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string</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NSNavRecentPlaces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array</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NSPreferredWebServices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dictionary</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NSUserDictionaryReplacementItems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array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systemPreferences.setUserDefault(key, type, value)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key</w:t>
      </w:r>
      <w:r w:rsidRPr="0052413D">
        <w:rPr>
          <w:rFonts w:ascii="宋体" w:eastAsia="宋体" w:hAnsi="宋体" w:cs="宋体"/>
          <w:kern w:val="0"/>
          <w:sz w:val="24"/>
          <w:szCs w:val="24"/>
        </w:rPr>
        <w:t> String</w:t>
      </w:r>
    </w:p>
    <w:p w:rsidR="0052413D" w:rsidRPr="0052413D" w:rsidRDefault="0052413D" w:rsidP="0052413D">
      <w:pPr>
        <w:widowControl/>
        <w:numPr>
          <w:ilvl w:val="0"/>
          <w:numId w:val="3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See [</w:t>
      </w:r>
      <w:r w:rsidRPr="0052413D">
        <w:rPr>
          <w:rFonts w:ascii="Consolas" w:eastAsia="宋体" w:hAnsi="Consolas" w:cs="宋体"/>
          <w:color w:val="0B3D47"/>
          <w:kern w:val="0"/>
          <w:sz w:val="20"/>
          <w:szCs w:val="20"/>
          <w:shd w:val="clear" w:color="auto" w:fill="F1F3F4"/>
        </w:rPr>
        <w:t>getUserDefault</w:t>
      </w:r>
      <w:r w:rsidRPr="0052413D">
        <w:rPr>
          <w:rFonts w:ascii="宋体" w:eastAsia="宋体" w:hAnsi="宋体" w:cs="宋体"/>
          <w:kern w:val="0"/>
          <w:sz w:val="24"/>
          <w:szCs w:val="24"/>
        </w:rPr>
        <w:t>][#systempreferencesgetuserdefaultkey-type-macos]</w:t>
      </w:r>
    </w:p>
    <w:p w:rsidR="0052413D" w:rsidRPr="0052413D" w:rsidRDefault="0052413D" w:rsidP="0052413D">
      <w:pPr>
        <w:widowControl/>
        <w:numPr>
          <w:ilvl w:val="0"/>
          <w:numId w:val="3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the value of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in system preferences.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should match actual type of </w:t>
      </w: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An exception is thrown if they don’t.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API uses </w:t>
      </w:r>
      <w:r w:rsidRPr="0052413D">
        <w:rPr>
          <w:rFonts w:ascii="Consolas" w:eastAsia="宋体" w:hAnsi="Consolas" w:cs="宋体"/>
          <w:color w:val="0B3D47"/>
          <w:kern w:val="0"/>
          <w:sz w:val="20"/>
          <w:szCs w:val="20"/>
          <w:shd w:val="clear" w:color="auto" w:fill="F1F3F4"/>
        </w:rPr>
        <w:t>NSUserDefaults</w:t>
      </w:r>
      <w:r w:rsidRPr="0052413D">
        <w:rPr>
          <w:rFonts w:ascii="宋体" w:eastAsia="宋体" w:hAnsi="宋体" w:cs="宋体"/>
          <w:kern w:val="0"/>
          <w:sz w:val="24"/>
          <w:szCs w:val="24"/>
        </w:rPr>
        <w:t> on macOS. Some popular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s are:</w:t>
      </w:r>
    </w:p>
    <w:p w:rsidR="0052413D" w:rsidRPr="0052413D" w:rsidRDefault="0052413D" w:rsidP="0052413D">
      <w:pPr>
        <w:widowControl/>
        <w:numPr>
          <w:ilvl w:val="0"/>
          <w:numId w:val="3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ApplePressAndHoldEnabled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boolean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systemPreferences.isAeroGlassEnabled()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w:t>
      </w:r>
      <w:hyperlink r:id="rId322" w:history="1">
        <w:r w:rsidRPr="0052413D">
          <w:rPr>
            <w:rFonts w:ascii="宋体" w:eastAsia="宋体" w:hAnsi="宋体" w:cs="宋体"/>
            <w:color w:val="046DC8"/>
            <w:kern w:val="0"/>
            <w:sz w:val="24"/>
            <w:szCs w:val="24"/>
            <w:u w:val="single"/>
          </w:rPr>
          <w:t>DWM composition</w:t>
        </w:r>
      </w:hyperlink>
      <w:r w:rsidRPr="0052413D">
        <w:rPr>
          <w:rFonts w:ascii="宋体" w:eastAsia="宋体" w:hAnsi="宋体" w:cs="宋体"/>
          <w:kern w:val="0"/>
          <w:sz w:val="24"/>
          <w:szCs w:val="24"/>
        </w:rPr>
        <w:t> (Aero Glass) is enabled, and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using it to determine if you should create a transparent window or not (transparent windows won’t work correctly when DWM composition is disabled):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systemPreferences}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browserOptions =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Make the window transparent only if the platform supports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(process.platform !== </w:t>
      </w:r>
      <w:r w:rsidRPr="0052413D">
        <w:rPr>
          <w:rFonts w:ascii="Consolas" w:eastAsia="宋体" w:hAnsi="Consolas" w:cs="宋体"/>
          <w:color w:val="D01040"/>
          <w:kern w:val="0"/>
          <w:sz w:val="20"/>
          <w:szCs w:val="20"/>
          <w:bdr w:val="none" w:sz="0" w:space="0" w:color="auto" w:frame="1"/>
        </w:rPr>
        <w:t>'win32'</w:t>
      </w:r>
      <w:r w:rsidRPr="0052413D">
        <w:rPr>
          <w:rFonts w:ascii="Consolas" w:eastAsia="宋体" w:hAnsi="Consolas" w:cs="宋体"/>
          <w:color w:val="0B3D47"/>
          <w:kern w:val="0"/>
          <w:sz w:val="20"/>
          <w:szCs w:val="20"/>
          <w:bdr w:val="none" w:sz="0" w:space="0" w:color="auto" w:frame="1"/>
        </w:rPr>
        <w:t xml:space="preserve"> || systemPreferences.isAeroGlassEnabled())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browserOptions.transparent =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browserOptions.frame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Create the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BrowserWindow(browserOptions)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Navigate.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(browserOptions.transparent)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win.loadURL(`file:</w:t>
      </w:r>
      <w:r w:rsidRPr="0052413D">
        <w:rPr>
          <w:rFonts w:ascii="Consolas" w:eastAsia="宋体" w:hAnsi="Consolas" w:cs="宋体"/>
          <w:i/>
          <w:iCs/>
          <w:color w:val="717160"/>
          <w:kern w:val="0"/>
          <w:sz w:val="20"/>
          <w:szCs w:val="20"/>
          <w:bdr w:val="none" w:sz="0" w:space="0" w:color="auto" w:frame="1"/>
        </w:rPr>
        <w:t>//${__dirname}/index.html`)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No transparency, so we load a fallback that uses basic styles.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//${__dirname}/fallback.html`)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systemPreferences.getAccentColor()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users current system wide accent color preference in RGBA hexadecimal form.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color = systemPreferences.getAccentColor() </w:t>
      </w:r>
      <w:r w:rsidRPr="0052413D">
        <w:rPr>
          <w:rFonts w:ascii="Consolas" w:eastAsia="宋体" w:hAnsi="Consolas" w:cs="宋体"/>
          <w:i/>
          <w:iCs/>
          <w:color w:val="717160"/>
          <w:kern w:val="0"/>
          <w:sz w:val="20"/>
          <w:szCs w:val="20"/>
          <w:bdr w:val="none" w:sz="0" w:space="0" w:color="auto" w:frame="1"/>
        </w:rPr>
        <w:t>// `"aabbccdd"`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red = color.substr(</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green = color.substr(</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"bb"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blue = color.substr(</w:t>
      </w:r>
      <w:r w:rsidRPr="0052413D">
        <w:rPr>
          <w:rFonts w:ascii="Consolas" w:eastAsia="宋体" w:hAnsi="Consolas" w:cs="宋体"/>
          <w:color w:val="007F8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alpha = color.substr(</w:t>
      </w:r>
      <w:r w:rsidRPr="0052413D">
        <w:rPr>
          <w:rFonts w:ascii="Consolas" w:eastAsia="宋体" w:hAnsi="Consolas" w:cs="宋体"/>
          <w:color w:val="007F80"/>
          <w:kern w:val="0"/>
          <w:sz w:val="20"/>
          <w:szCs w:val="20"/>
          <w:bdr w:val="none" w:sz="0" w:space="0" w:color="auto" w:frame="1"/>
        </w:rPr>
        <w:t>6</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systemPreferences.getColor(color)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color</w:t>
      </w:r>
      <w:r w:rsidRPr="0052413D">
        <w:rPr>
          <w:rFonts w:ascii="宋体" w:eastAsia="宋体" w:hAnsi="宋体" w:cs="宋体"/>
          <w:kern w:val="0"/>
          <w:sz w:val="24"/>
          <w:szCs w:val="24"/>
        </w:rPr>
        <w:t> String - One of the following values: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3d-dark-shadow</w:t>
      </w:r>
      <w:r w:rsidRPr="0052413D">
        <w:rPr>
          <w:rFonts w:ascii="宋体" w:eastAsia="宋体" w:hAnsi="宋体" w:cs="宋体"/>
          <w:kern w:val="0"/>
          <w:sz w:val="24"/>
          <w:szCs w:val="24"/>
        </w:rPr>
        <w:t> - Dark shadow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3d-face</w:t>
      </w:r>
      <w:r w:rsidRPr="0052413D">
        <w:rPr>
          <w:rFonts w:ascii="宋体" w:eastAsia="宋体" w:hAnsi="宋体" w:cs="宋体"/>
          <w:kern w:val="0"/>
          <w:sz w:val="24"/>
          <w:szCs w:val="24"/>
        </w:rPr>
        <w:t> - Face color for three-dimensional display elements and for dialog box backgrounds.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3d-highlight</w:t>
      </w:r>
      <w:r w:rsidRPr="0052413D">
        <w:rPr>
          <w:rFonts w:ascii="宋体" w:eastAsia="宋体" w:hAnsi="宋体" w:cs="宋体"/>
          <w:kern w:val="0"/>
          <w:sz w:val="24"/>
          <w:szCs w:val="24"/>
        </w:rPr>
        <w:t> - Highlight color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3d-light</w:t>
      </w:r>
      <w:r w:rsidRPr="0052413D">
        <w:rPr>
          <w:rFonts w:ascii="宋体" w:eastAsia="宋体" w:hAnsi="宋体" w:cs="宋体"/>
          <w:kern w:val="0"/>
          <w:sz w:val="24"/>
          <w:szCs w:val="24"/>
        </w:rPr>
        <w:t> - Light color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3d-shadow</w:t>
      </w:r>
      <w:r w:rsidRPr="0052413D">
        <w:rPr>
          <w:rFonts w:ascii="宋体" w:eastAsia="宋体" w:hAnsi="宋体" w:cs="宋体"/>
          <w:kern w:val="0"/>
          <w:sz w:val="24"/>
          <w:szCs w:val="24"/>
        </w:rPr>
        <w:t> - Shadow color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active-border</w:t>
      </w:r>
      <w:r w:rsidRPr="0052413D">
        <w:rPr>
          <w:rFonts w:ascii="宋体" w:eastAsia="宋体" w:hAnsi="宋体" w:cs="宋体"/>
          <w:kern w:val="0"/>
          <w:sz w:val="24"/>
          <w:szCs w:val="24"/>
        </w:rPr>
        <w:t> - Active window border.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active-caption</w:t>
      </w:r>
      <w:r w:rsidRPr="0052413D">
        <w:rPr>
          <w:rFonts w:ascii="宋体" w:eastAsia="宋体" w:hAnsi="宋体" w:cs="宋体"/>
          <w:kern w:val="0"/>
          <w:sz w:val="24"/>
          <w:szCs w:val="24"/>
        </w:rPr>
        <w:t> - Active window title bar. Specifies the left side color in the color gradient of an active window’s title bar if the gradient effect is enabled.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active-caption-gradient</w:t>
      </w:r>
      <w:r w:rsidRPr="0052413D">
        <w:rPr>
          <w:rFonts w:ascii="宋体" w:eastAsia="宋体" w:hAnsi="宋体" w:cs="宋体"/>
          <w:kern w:val="0"/>
          <w:sz w:val="24"/>
          <w:szCs w:val="24"/>
        </w:rPr>
        <w:t> - Right side color in the color gradient of an active window’s title bar.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app-workspace</w:t>
      </w:r>
      <w:r w:rsidRPr="0052413D">
        <w:rPr>
          <w:rFonts w:ascii="宋体" w:eastAsia="宋体" w:hAnsi="宋体" w:cs="宋体"/>
          <w:kern w:val="0"/>
          <w:sz w:val="24"/>
          <w:szCs w:val="24"/>
        </w:rPr>
        <w:t> - Background color of multiple document interface (MDI) applications.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button-text</w:t>
      </w:r>
      <w:r w:rsidRPr="0052413D">
        <w:rPr>
          <w:rFonts w:ascii="宋体" w:eastAsia="宋体" w:hAnsi="宋体" w:cs="宋体"/>
          <w:kern w:val="0"/>
          <w:sz w:val="24"/>
          <w:szCs w:val="24"/>
        </w:rPr>
        <w:t> - Text on push buttons.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caption-text</w:t>
      </w:r>
      <w:r w:rsidRPr="0052413D">
        <w:rPr>
          <w:rFonts w:ascii="宋体" w:eastAsia="宋体" w:hAnsi="宋体" w:cs="宋体"/>
          <w:kern w:val="0"/>
          <w:sz w:val="24"/>
          <w:szCs w:val="24"/>
        </w:rPr>
        <w:t> - Text in caption, size box, and scroll bar arrow box.</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 Desktop background color.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disabled-text</w:t>
      </w:r>
      <w:r w:rsidRPr="0052413D">
        <w:rPr>
          <w:rFonts w:ascii="宋体" w:eastAsia="宋体" w:hAnsi="宋体" w:cs="宋体"/>
          <w:kern w:val="0"/>
          <w:sz w:val="24"/>
          <w:szCs w:val="24"/>
        </w:rPr>
        <w:t> - Grayed (disabled) text.</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w:t>
      </w:r>
      <w:r w:rsidRPr="0052413D">
        <w:rPr>
          <w:rFonts w:ascii="宋体" w:eastAsia="宋体" w:hAnsi="宋体" w:cs="宋体"/>
          <w:kern w:val="0"/>
          <w:sz w:val="24"/>
          <w:szCs w:val="24"/>
        </w:rPr>
        <w:t> - Item(s) selected in a control.</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highlight-text</w:t>
      </w:r>
      <w:r w:rsidRPr="0052413D">
        <w:rPr>
          <w:rFonts w:ascii="宋体" w:eastAsia="宋体" w:hAnsi="宋体" w:cs="宋体"/>
          <w:kern w:val="0"/>
          <w:sz w:val="24"/>
          <w:szCs w:val="24"/>
        </w:rPr>
        <w:t> - Text of item(s) selected in a control.</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hotlight</w:t>
      </w:r>
      <w:r w:rsidRPr="0052413D">
        <w:rPr>
          <w:rFonts w:ascii="宋体" w:eastAsia="宋体" w:hAnsi="宋体" w:cs="宋体"/>
          <w:kern w:val="0"/>
          <w:sz w:val="24"/>
          <w:szCs w:val="24"/>
        </w:rPr>
        <w:t> - Color for a hyperlink or hot-tracked item.</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inactive-border</w:t>
      </w:r>
      <w:r w:rsidRPr="0052413D">
        <w:rPr>
          <w:rFonts w:ascii="宋体" w:eastAsia="宋体" w:hAnsi="宋体" w:cs="宋体"/>
          <w:kern w:val="0"/>
          <w:sz w:val="24"/>
          <w:szCs w:val="24"/>
        </w:rPr>
        <w:t> - Inactive window border.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inactive-caption</w:t>
      </w:r>
      <w:r w:rsidRPr="0052413D">
        <w:rPr>
          <w:rFonts w:ascii="宋体" w:eastAsia="宋体" w:hAnsi="宋体" w:cs="宋体"/>
          <w:kern w:val="0"/>
          <w:sz w:val="24"/>
          <w:szCs w:val="24"/>
        </w:rPr>
        <w:t> - Inactive window caption. Specifies the left side color in the color gradient of an inactive window’s title bar if the gradient effect is enabled.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inactive-caption-gradient</w:t>
      </w:r>
      <w:r w:rsidRPr="0052413D">
        <w:rPr>
          <w:rFonts w:ascii="宋体" w:eastAsia="宋体" w:hAnsi="宋体" w:cs="宋体"/>
          <w:kern w:val="0"/>
          <w:sz w:val="24"/>
          <w:szCs w:val="24"/>
        </w:rPr>
        <w:t> - Right side color in the color gradient of an inactive window’s title bar.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inactive-caption-text</w:t>
      </w:r>
      <w:r w:rsidRPr="0052413D">
        <w:rPr>
          <w:rFonts w:ascii="宋体" w:eastAsia="宋体" w:hAnsi="宋体" w:cs="宋体"/>
          <w:kern w:val="0"/>
          <w:sz w:val="24"/>
          <w:szCs w:val="24"/>
        </w:rPr>
        <w:t> - Color of text in an inactive caption.</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info-background</w:t>
      </w:r>
      <w:r w:rsidRPr="0052413D">
        <w:rPr>
          <w:rFonts w:ascii="宋体" w:eastAsia="宋体" w:hAnsi="宋体" w:cs="宋体"/>
          <w:kern w:val="0"/>
          <w:sz w:val="24"/>
          <w:szCs w:val="24"/>
        </w:rPr>
        <w:t> - Background color for tooltip controls.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info-text</w:t>
      </w:r>
      <w:r w:rsidRPr="0052413D">
        <w:rPr>
          <w:rFonts w:ascii="宋体" w:eastAsia="宋体" w:hAnsi="宋体" w:cs="宋体"/>
          <w:kern w:val="0"/>
          <w:sz w:val="24"/>
          <w:szCs w:val="24"/>
        </w:rPr>
        <w:t> - Text color for tooltip controls.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menu</w:t>
      </w:r>
      <w:r w:rsidRPr="0052413D">
        <w:rPr>
          <w:rFonts w:ascii="宋体" w:eastAsia="宋体" w:hAnsi="宋体" w:cs="宋体"/>
          <w:kern w:val="0"/>
          <w:sz w:val="24"/>
          <w:szCs w:val="24"/>
        </w:rPr>
        <w:t> - Menu background.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menu-highlight</w:t>
      </w:r>
      <w:r w:rsidRPr="0052413D">
        <w:rPr>
          <w:rFonts w:ascii="宋体" w:eastAsia="宋体" w:hAnsi="宋体" w:cs="宋体"/>
          <w:kern w:val="0"/>
          <w:sz w:val="24"/>
          <w:szCs w:val="24"/>
        </w:rPr>
        <w:t> - The color used to highlight menu items when the menu appears as a flat menu.</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menubar</w:t>
      </w:r>
      <w:r w:rsidRPr="0052413D">
        <w:rPr>
          <w:rFonts w:ascii="宋体" w:eastAsia="宋体" w:hAnsi="宋体" w:cs="宋体"/>
          <w:kern w:val="0"/>
          <w:sz w:val="24"/>
          <w:szCs w:val="24"/>
        </w:rPr>
        <w:t> - The background color for the menu bar when menus appear as flat menus.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menu-text</w:t>
      </w:r>
      <w:r w:rsidRPr="0052413D">
        <w:rPr>
          <w:rFonts w:ascii="宋体" w:eastAsia="宋体" w:hAnsi="宋体" w:cs="宋体"/>
          <w:kern w:val="0"/>
          <w:sz w:val="24"/>
          <w:szCs w:val="24"/>
        </w:rPr>
        <w:t> - Text in menus.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scrollbar</w:t>
      </w:r>
      <w:r w:rsidRPr="0052413D">
        <w:rPr>
          <w:rFonts w:ascii="宋体" w:eastAsia="宋体" w:hAnsi="宋体" w:cs="宋体"/>
          <w:kern w:val="0"/>
          <w:sz w:val="24"/>
          <w:szCs w:val="24"/>
        </w:rPr>
        <w:t> - Scroll bar gray area.</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 Window background.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window-frame</w:t>
      </w:r>
      <w:r w:rsidRPr="0052413D">
        <w:rPr>
          <w:rFonts w:ascii="宋体" w:eastAsia="宋体" w:hAnsi="宋体" w:cs="宋体"/>
          <w:kern w:val="0"/>
          <w:sz w:val="24"/>
          <w:szCs w:val="24"/>
        </w:rPr>
        <w:t> - Window frame.</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window-text</w:t>
      </w:r>
      <w:r w:rsidRPr="0052413D">
        <w:rPr>
          <w:rFonts w:ascii="宋体" w:eastAsia="宋体" w:hAnsi="宋体" w:cs="宋体"/>
          <w:kern w:val="0"/>
          <w:sz w:val="24"/>
          <w:szCs w:val="24"/>
        </w:rPr>
        <w:t> - Text in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system color setting in RGB hexadecimal form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 See the </w:t>
      </w:r>
      <w:hyperlink r:id="rId323" w:history="1">
        <w:r w:rsidRPr="0052413D">
          <w:rPr>
            <w:rFonts w:ascii="宋体" w:eastAsia="宋体" w:hAnsi="宋体" w:cs="宋体"/>
            <w:color w:val="046DC8"/>
            <w:kern w:val="0"/>
            <w:sz w:val="24"/>
            <w:szCs w:val="24"/>
            <w:u w:val="single"/>
          </w:rPr>
          <w:t>Windows docs</w:t>
        </w:r>
      </w:hyperlink>
      <w:r w:rsidRPr="0052413D">
        <w:rPr>
          <w:rFonts w:ascii="宋体" w:eastAsia="宋体" w:hAnsi="宋体" w:cs="宋体"/>
          <w:kern w:val="0"/>
          <w:sz w:val="24"/>
          <w:szCs w:val="24"/>
        </w:rPr>
        <w:t> for more details.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systemPreferences.isInvertedColorScheme()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an inverted color scheme, such as a high contrast theme, is active,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TouchBarButton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button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TouchBarButton(options)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(optional) - Button text.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String (optional) - Button background color in hex format, i.e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25"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 - Button icon.</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iconPosition</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overlay</w:t>
      </w:r>
      <w:r w:rsidRPr="0052413D">
        <w:rPr>
          <w:rFonts w:ascii="宋体" w:eastAsia="宋体" w:hAnsi="宋体" w:cs="宋体"/>
          <w:kern w:val="0"/>
          <w:sz w:val="24"/>
          <w:szCs w:val="24"/>
        </w:rPr>
        <w: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(optional) - Function to call when the button is clicked.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TouchBarButton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touchBarButton.label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button’s current text. Changing this value immediately updates the button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touchBarButton.backgroundColor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hex code representing the button’s current background color. Changing this value immediately updates the button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touchBarButton.icon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representing the button’s current icon. Changing this value immediately updates the button in the touch bar.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0"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TouchBarColorPicker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color picker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6"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TouchBarColorPicker(options)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availableColors</w:t>
      </w:r>
      <w:r w:rsidRPr="0052413D">
        <w:rPr>
          <w:rFonts w:ascii="宋体" w:eastAsia="宋体" w:hAnsi="宋体" w:cs="宋体"/>
          <w:kern w:val="0"/>
          <w:sz w:val="24"/>
          <w:szCs w:val="24"/>
        </w:rPr>
        <w:t> String[] (optional) - Array of hex color strings to appear as possible colors to select.</w:t>
      </w:r>
    </w:p>
    <w:p w:rsidR="0052413D" w:rsidRPr="0052413D" w:rsidRDefault="0052413D" w:rsidP="0052413D">
      <w:pPr>
        <w:widowControl/>
        <w:numPr>
          <w:ilvl w:val="1"/>
          <w:numId w:val="3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selectedColor</w:t>
      </w:r>
      <w:r w:rsidRPr="0052413D">
        <w:rPr>
          <w:rFonts w:ascii="宋体" w:eastAsia="宋体" w:hAnsi="宋体" w:cs="宋体"/>
          <w:kern w:val="0"/>
          <w:sz w:val="24"/>
          <w:szCs w:val="24"/>
        </w:rPr>
        <w:t> String (optional) - The selected hex color in the picker, i.e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w:t>
      </w:r>
    </w:p>
    <w:p w:rsidR="0052413D" w:rsidRPr="0052413D" w:rsidRDefault="0052413D" w:rsidP="0052413D">
      <w:pPr>
        <w:widowControl/>
        <w:numPr>
          <w:ilvl w:val="1"/>
          <w:numId w:val="3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change</w:t>
      </w:r>
      <w:r w:rsidRPr="0052413D">
        <w:rPr>
          <w:rFonts w:ascii="宋体" w:eastAsia="宋体" w:hAnsi="宋体" w:cs="宋体"/>
          <w:kern w:val="0"/>
          <w:sz w:val="24"/>
          <w:szCs w:val="24"/>
        </w:rPr>
        <w:t> Function (optional) - Function to call when a color is selected.</w:t>
      </w:r>
    </w:p>
    <w:p w:rsidR="0052413D" w:rsidRPr="0052413D" w:rsidRDefault="0052413D" w:rsidP="0052413D">
      <w:pPr>
        <w:widowControl/>
        <w:numPr>
          <w:ilvl w:val="2"/>
          <w:numId w:val="3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color</w:t>
      </w:r>
      <w:r w:rsidRPr="0052413D">
        <w:rPr>
          <w:rFonts w:ascii="宋体" w:eastAsia="宋体" w:hAnsi="宋体" w:cs="宋体"/>
          <w:kern w:val="0"/>
          <w:sz w:val="24"/>
          <w:szCs w:val="24"/>
        </w:rPr>
        <w:t> String - The color that the user selected from the picker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TouchBarColorPicker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touchBarColorPicker.availableColors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array representing the color picker’s available colors to select. Changing this value immediately updates the color picker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touchBarColorPicker.selectedColor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hex code representing the color picker’s currently selected color. Changing this value immediately updates the color picker in the touch bar.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1"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TouchBarGroup</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group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TouchBarGroup(options)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28" w:history="1">
        <w:r w:rsidRPr="0052413D">
          <w:rPr>
            <w:rFonts w:ascii="宋体" w:eastAsia="宋体" w:hAnsi="宋体" w:cs="宋体"/>
            <w:color w:val="046DC8"/>
            <w:kern w:val="0"/>
            <w:sz w:val="24"/>
            <w:szCs w:val="24"/>
            <w:u w:val="single"/>
          </w:rPr>
          <w:t>TouchBar</w:t>
        </w:r>
      </w:hyperlink>
      <w:r w:rsidRPr="0052413D">
        <w:rPr>
          <w:rFonts w:ascii="宋体" w:eastAsia="宋体" w:hAnsi="宋体" w:cs="宋体"/>
          <w:kern w:val="0"/>
          <w:sz w:val="24"/>
          <w:szCs w:val="24"/>
        </w:rPr>
        <w:t> - Items to display as a group.</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2"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TouchBarLabel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label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TouchBarLabel(options)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(optional) - Text to display.</w:t>
      </w:r>
    </w:p>
    <w:p w:rsidR="0052413D" w:rsidRPr="0052413D" w:rsidRDefault="0052413D" w:rsidP="0052413D">
      <w:pPr>
        <w:widowControl/>
        <w:numPr>
          <w:ilvl w:val="1"/>
          <w:numId w:val="3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textColor</w:t>
      </w:r>
      <w:r w:rsidRPr="0052413D">
        <w:rPr>
          <w:rFonts w:ascii="宋体" w:eastAsia="宋体" w:hAnsi="宋体" w:cs="宋体"/>
          <w:kern w:val="0"/>
          <w:sz w:val="24"/>
          <w:szCs w:val="24"/>
        </w:rPr>
        <w:t> String (optional) - Hex color of text, i.e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TouchBarLabel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touchBarLabel.label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label’s current text. Changing this value immediately updates the label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touchBarLabel.textColor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hex code representing the label’s current text color. Changing this value immediately updates the label in the touch bar.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3"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TouchBarPopover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popover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0"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TouchBarPopover(options)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(optional) - Popover button text.</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31"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 - Popover button icon.</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32" w:history="1">
        <w:r w:rsidRPr="0052413D">
          <w:rPr>
            <w:rFonts w:ascii="宋体" w:eastAsia="宋体" w:hAnsi="宋体" w:cs="宋体"/>
            <w:color w:val="046DC8"/>
            <w:kern w:val="0"/>
            <w:sz w:val="24"/>
            <w:szCs w:val="24"/>
            <w:u w:val="single"/>
          </w:rPr>
          <w:t>TouchBar</w:t>
        </w:r>
      </w:hyperlink>
      <w:r w:rsidRPr="0052413D">
        <w:rPr>
          <w:rFonts w:ascii="宋体" w:eastAsia="宋体" w:hAnsi="宋体" w:cs="宋体"/>
          <w:kern w:val="0"/>
          <w:sz w:val="24"/>
          <w:szCs w:val="24"/>
        </w:rPr>
        <w:t> (optional) - Items to display in the popover.</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showCloseButton</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display a close button on the left of the popover,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not show it.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TouchBarPopover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touchBarPopover.label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popover’s current button text. Changing this value immediately updates the popover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touchBarPopover.icon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representing the popover’s current button icon. Changing this value immediately updates the popover in the touch bar.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4"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TouchBarScrubber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scrubber (a scrollable selector)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3"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new TouchBarScrubber(options)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34" w:history="1">
        <w:r w:rsidRPr="0052413D">
          <w:rPr>
            <w:rFonts w:ascii="宋体" w:eastAsia="宋体" w:hAnsi="宋体" w:cs="宋体"/>
            <w:color w:val="046DC8"/>
            <w:kern w:val="0"/>
            <w:sz w:val="24"/>
            <w:szCs w:val="24"/>
            <w:u w:val="single"/>
          </w:rPr>
          <w:t>ScrubberItem[]</w:t>
        </w:r>
      </w:hyperlink>
      <w:r w:rsidRPr="0052413D">
        <w:rPr>
          <w:rFonts w:ascii="宋体" w:eastAsia="宋体" w:hAnsi="宋体" w:cs="宋体"/>
          <w:kern w:val="0"/>
          <w:sz w:val="24"/>
          <w:szCs w:val="24"/>
        </w:rPr>
        <w:t> - An array of items to place in this scrubber</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w:t>
      </w:r>
      <w:r w:rsidRPr="0052413D">
        <w:rPr>
          <w:rFonts w:ascii="宋体" w:eastAsia="宋体" w:hAnsi="宋体" w:cs="宋体"/>
          <w:kern w:val="0"/>
          <w:sz w:val="24"/>
          <w:szCs w:val="24"/>
        </w:rPr>
        <w:t> Function - Called when the user taps an item that was not the last tapped item</w:t>
      </w:r>
    </w:p>
    <w:p w:rsidR="0052413D" w:rsidRPr="0052413D" w:rsidRDefault="0052413D" w:rsidP="0052413D">
      <w:pPr>
        <w:widowControl/>
        <w:numPr>
          <w:ilvl w:val="2"/>
          <w:numId w:val="36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selectedIndex</w:t>
      </w:r>
      <w:r w:rsidRPr="0052413D">
        <w:rPr>
          <w:rFonts w:ascii="宋体" w:eastAsia="宋体" w:hAnsi="宋体" w:cs="宋体"/>
          <w:kern w:val="0"/>
          <w:sz w:val="24"/>
          <w:szCs w:val="24"/>
        </w:rPr>
        <w:t> Integer - The index of the item the user selected</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w:t>
      </w:r>
      <w:r w:rsidRPr="0052413D">
        <w:rPr>
          <w:rFonts w:ascii="宋体" w:eastAsia="宋体" w:hAnsi="宋体" w:cs="宋体"/>
          <w:kern w:val="0"/>
          <w:sz w:val="24"/>
          <w:szCs w:val="24"/>
        </w:rPr>
        <w:t> Function - Called when the user taps any item</w:t>
      </w:r>
    </w:p>
    <w:p w:rsidR="0052413D" w:rsidRPr="0052413D" w:rsidRDefault="0052413D" w:rsidP="0052413D">
      <w:pPr>
        <w:widowControl/>
        <w:numPr>
          <w:ilvl w:val="2"/>
          <w:numId w:val="36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highlightedIndex</w:t>
      </w:r>
      <w:r w:rsidRPr="0052413D">
        <w:rPr>
          <w:rFonts w:ascii="宋体" w:eastAsia="宋体" w:hAnsi="宋体" w:cs="宋体"/>
          <w:kern w:val="0"/>
          <w:sz w:val="24"/>
          <w:szCs w:val="24"/>
        </w:rPr>
        <w:t> Integer - The index of the item the user touched</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selectedStyle</w:t>
      </w:r>
      <w:r w:rsidRPr="0052413D">
        <w:rPr>
          <w:rFonts w:ascii="宋体" w:eastAsia="宋体" w:hAnsi="宋体" w:cs="宋体"/>
          <w:kern w:val="0"/>
          <w:sz w:val="24"/>
          <w:szCs w:val="24"/>
        </w:rPr>
        <w:t> String - Selected item style. Defaults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overlayStyle</w:t>
      </w:r>
      <w:r w:rsidRPr="0052413D">
        <w:rPr>
          <w:rFonts w:ascii="宋体" w:eastAsia="宋体" w:hAnsi="宋体" w:cs="宋体"/>
          <w:kern w:val="0"/>
          <w:sz w:val="24"/>
          <w:szCs w:val="24"/>
        </w:rPr>
        <w:t> String - Selected overlay item style. Defaults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showArrowButtons</w:t>
      </w:r>
      <w:r w:rsidRPr="0052413D">
        <w:rPr>
          <w:rFonts w:ascii="宋体" w:eastAsia="宋体" w:hAnsi="宋体" w:cs="宋体"/>
          <w:kern w:val="0"/>
          <w:sz w:val="24"/>
          <w:szCs w:val="24"/>
        </w:rPr>
        <w:t> Boolean -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Defaults to </w:t>
      </w:r>
      <w:r w:rsidRPr="0052413D">
        <w:rPr>
          <w:rFonts w:ascii="Consolas" w:eastAsia="宋体" w:hAnsi="Consolas" w:cs="宋体"/>
          <w:color w:val="0B3D47"/>
          <w:kern w:val="0"/>
          <w:sz w:val="20"/>
          <w:szCs w:val="20"/>
          <w:shd w:val="clear" w:color="auto" w:fill="F1F3F4"/>
        </w:rPr>
        <w:t>free</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continuous</w:t>
      </w:r>
      <w:r w:rsidRPr="0052413D">
        <w:rPr>
          <w:rFonts w:ascii="宋体" w:eastAsia="宋体" w:hAnsi="宋体" w:cs="宋体"/>
          <w:kern w:val="0"/>
          <w:sz w:val="24"/>
          <w:szCs w:val="24"/>
        </w:rPr>
        <w:t> Boolean -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TouchBarScrubber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touchBarScrubber.items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ScrubberItem[]</w:t>
      </w:r>
      <w:r w:rsidRPr="0052413D">
        <w:rPr>
          <w:rFonts w:ascii="宋体" w:eastAsia="宋体" w:hAnsi="宋体" w:cs="宋体"/>
          <w:kern w:val="0"/>
          <w:sz w:val="24"/>
          <w:szCs w:val="24"/>
        </w:rPr>
        <w:t> array representing the items in this scrubber. Updating this value immediately updates the control in the touch bar. Updating deep properties inside this array </w:t>
      </w:r>
      <w:r w:rsidRPr="0052413D">
        <w:rPr>
          <w:rFonts w:ascii="宋体" w:eastAsia="宋体" w:hAnsi="宋体" w:cs="宋体"/>
          <w:b/>
          <w:bCs/>
          <w:color w:val="183D44"/>
          <w:kern w:val="0"/>
          <w:sz w:val="24"/>
          <w:szCs w:val="24"/>
        </w:rPr>
        <w:t>does not update the touch bar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touchBarScrubber.selectedStyle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style that selected items in the scrubber should have. Updating this value immediately updates the control in the touch bar. Possible values:</w:t>
      </w:r>
    </w:p>
    <w:p w:rsidR="0052413D" w:rsidRPr="0052413D" w:rsidRDefault="0052413D" w:rsidP="0052413D">
      <w:pPr>
        <w:widowControl/>
        <w:numPr>
          <w:ilvl w:val="0"/>
          <w:numId w:val="3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roundedBackgroundStyle]</w:t>
      </w:r>
    </w:p>
    <w:p w:rsidR="0052413D" w:rsidRPr="0052413D" w:rsidRDefault="0052413D" w:rsidP="0052413D">
      <w:pPr>
        <w:widowControl/>
        <w:numPr>
          <w:ilvl w:val="0"/>
          <w:numId w:val="3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outline</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outlineOverlayStyle]</w:t>
      </w:r>
    </w:p>
    <w:p w:rsidR="0052413D" w:rsidRPr="0052413D" w:rsidRDefault="0052413D" w:rsidP="0052413D">
      <w:pPr>
        <w:widowControl/>
        <w:numPr>
          <w:ilvl w:val="0"/>
          <w:numId w:val="3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 Actually null, not a string, removes all styles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touchBarScrubber.overlayStyle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style that selected items in the scrubber should have. This style is overlayed on top of the scrubber item instead of being placed behind it. Updating this value immediately updates the control in the touch bar. Possible values:</w:t>
      </w:r>
    </w:p>
    <w:p w:rsidR="0052413D" w:rsidRPr="0052413D" w:rsidRDefault="0052413D" w:rsidP="0052413D">
      <w:pPr>
        <w:widowControl/>
        <w:numPr>
          <w:ilvl w:val="0"/>
          <w:numId w:val="3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background</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roundedBackgroundStyle]</w:t>
      </w:r>
    </w:p>
    <w:p w:rsidR="0052413D" w:rsidRPr="0052413D" w:rsidRDefault="0052413D" w:rsidP="0052413D">
      <w:pPr>
        <w:widowControl/>
        <w:numPr>
          <w:ilvl w:val="0"/>
          <w:numId w:val="3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outline</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outlineOverlayStyle]</w:t>
      </w:r>
    </w:p>
    <w:p w:rsidR="0052413D" w:rsidRPr="0052413D" w:rsidRDefault="0052413D" w:rsidP="0052413D">
      <w:pPr>
        <w:widowControl/>
        <w:numPr>
          <w:ilvl w:val="0"/>
          <w:numId w:val="3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 Actually null, not a string, removes all styles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touchBarScrubber.showArrowButtons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representing whether to show the left / right selection arrows in this scrubber. Updating this value immediately updates the control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touchBarScrubber.mode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mode of this scrubber. Updating this value immediately updates the control in the touch bar. Possible values:</w:t>
      </w:r>
    </w:p>
    <w:p w:rsidR="0052413D" w:rsidRPr="0052413D" w:rsidRDefault="0052413D" w:rsidP="0052413D">
      <w:pPr>
        <w:widowControl/>
        <w:numPr>
          <w:ilvl w:val="0"/>
          <w:numId w:val="3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fixed</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NSScrubberModeFixed</w:t>
      </w:r>
    </w:p>
    <w:p w:rsidR="0052413D" w:rsidRPr="0052413D" w:rsidRDefault="0052413D" w:rsidP="0052413D">
      <w:pPr>
        <w:widowControl/>
        <w:numPr>
          <w:ilvl w:val="0"/>
          <w:numId w:val="3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free</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NSScrubberModeFree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touchBarScrubber.continuous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representing whether this scrubber is continuous or not. Updating this value immediately updates the control in the touch bar.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5"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TouchBarSegmentedControl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segmented control (a button group) where one button has a selected state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TouchBarSegmentedControl(options)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segmentStyle</w:t>
      </w:r>
      <w:r w:rsidRPr="0052413D">
        <w:rPr>
          <w:rFonts w:ascii="宋体" w:eastAsia="宋体" w:hAnsi="宋体" w:cs="宋体"/>
          <w:kern w:val="0"/>
          <w:sz w:val="24"/>
          <w:szCs w:val="24"/>
        </w:rPr>
        <w:t> String - (optional) Style of the segments:</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automatic</w:t>
      </w:r>
      <w:r w:rsidRPr="0052413D">
        <w:rPr>
          <w:rFonts w:ascii="宋体" w:eastAsia="宋体" w:hAnsi="宋体" w:cs="宋体"/>
          <w:kern w:val="0"/>
          <w:sz w:val="24"/>
          <w:szCs w:val="24"/>
        </w:rPr>
        <w:t> - Default. The appearance of the segmented control is automatically determined based on the type of window in which the control is displayed and the position within the window.</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rounded</w:t>
      </w:r>
      <w:r w:rsidRPr="0052413D">
        <w:rPr>
          <w:rFonts w:ascii="宋体" w:eastAsia="宋体" w:hAnsi="宋体" w:cs="宋体"/>
          <w:kern w:val="0"/>
          <w:sz w:val="24"/>
          <w:szCs w:val="24"/>
        </w:rPr>
        <w:t> - The control is displayed using the rounded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textured-rounded</w:t>
      </w:r>
      <w:r w:rsidRPr="0052413D">
        <w:rPr>
          <w:rFonts w:ascii="宋体" w:eastAsia="宋体" w:hAnsi="宋体" w:cs="宋体"/>
          <w:kern w:val="0"/>
          <w:sz w:val="24"/>
          <w:szCs w:val="24"/>
        </w:rPr>
        <w:t> - The control is displayed using the textured rounded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round-rect</w:t>
      </w:r>
      <w:r w:rsidRPr="0052413D">
        <w:rPr>
          <w:rFonts w:ascii="宋体" w:eastAsia="宋体" w:hAnsi="宋体" w:cs="宋体"/>
          <w:kern w:val="0"/>
          <w:sz w:val="24"/>
          <w:szCs w:val="24"/>
        </w:rPr>
        <w:t> - The control is displayed using the round rect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textured-square</w:t>
      </w:r>
      <w:r w:rsidRPr="0052413D">
        <w:rPr>
          <w:rFonts w:ascii="宋体" w:eastAsia="宋体" w:hAnsi="宋体" w:cs="宋体"/>
          <w:kern w:val="0"/>
          <w:sz w:val="24"/>
          <w:szCs w:val="24"/>
        </w:rPr>
        <w:t> - The control is displayed using the textured square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capsule</w:t>
      </w:r>
      <w:r w:rsidRPr="0052413D">
        <w:rPr>
          <w:rFonts w:ascii="宋体" w:eastAsia="宋体" w:hAnsi="宋体" w:cs="宋体"/>
          <w:kern w:val="0"/>
          <w:sz w:val="24"/>
          <w:szCs w:val="24"/>
        </w:rPr>
        <w:t> - The control is displayed using the capsule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small-square</w:t>
      </w:r>
      <w:r w:rsidRPr="0052413D">
        <w:rPr>
          <w:rFonts w:ascii="宋体" w:eastAsia="宋体" w:hAnsi="宋体" w:cs="宋体"/>
          <w:kern w:val="0"/>
          <w:sz w:val="24"/>
          <w:szCs w:val="24"/>
        </w:rPr>
        <w:t> - The control is displayed using the small square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separated</w:t>
      </w:r>
      <w:r w:rsidRPr="0052413D">
        <w:rPr>
          <w:rFonts w:ascii="宋体" w:eastAsia="宋体" w:hAnsi="宋体" w:cs="宋体"/>
          <w:kern w:val="0"/>
          <w:sz w:val="24"/>
          <w:szCs w:val="24"/>
        </w:rPr>
        <w:t> - The segments in the control are displayed very close to each other but not touching.</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(optional) The selection mode of the control:</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single</w:t>
      </w:r>
      <w:r w:rsidRPr="0052413D">
        <w:rPr>
          <w:rFonts w:ascii="宋体" w:eastAsia="宋体" w:hAnsi="宋体" w:cs="宋体"/>
          <w:kern w:val="0"/>
          <w:sz w:val="24"/>
          <w:szCs w:val="24"/>
        </w:rPr>
        <w:t> - Default. One item selected at a time, selecting one deselects the previously selected item.</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multiple</w:t>
      </w:r>
      <w:r w:rsidRPr="0052413D">
        <w:rPr>
          <w:rFonts w:ascii="宋体" w:eastAsia="宋体" w:hAnsi="宋体" w:cs="宋体"/>
          <w:kern w:val="0"/>
          <w:sz w:val="24"/>
          <w:szCs w:val="24"/>
        </w:rPr>
        <w:t> - Multiple items can be selected at a time.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 Make the segments act as buttons, each segment can be pressed and released but never marked as active.</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segments</w:t>
      </w:r>
      <w:r w:rsidRPr="0052413D">
        <w:rPr>
          <w:rFonts w:ascii="宋体" w:eastAsia="宋体" w:hAnsi="宋体" w:cs="宋体"/>
          <w:kern w:val="0"/>
          <w:sz w:val="24"/>
          <w:szCs w:val="24"/>
        </w:rPr>
        <w:t> </w:t>
      </w:r>
      <w:hyperlink r:id="rId336" w:history="1">
        <w:r w:rsidRPr="0052413D">
          <w:rPr>
            <w:rFonts w:ascii="宋体" w:eastAsia="宋体" w:hAnsi="宋体" w:cs="宋体"/>
            <w:color w:val="046DC8"/>
            <w:kern w:val="0"/>
            <w:sz w:val="24"/>
            <w:szCs w:val="24"/>
            <w:u w:val="single"/>
          </w:rPr>
          <w:t>SegmentedControlSegment[]</w:t>
        </w:r>
      </w:hyperlink>
      <w:r w:rsidRPr="0052413D">
        <w:rPr>
          <w:rFonts w:ascii="宋体" w:eastAsia="宋体" w:hAnsi="宋体" w:cs="宋体"/>
          <w:kern w:val="0"/>
          <w:sz w:val="24"/>
          <w:szCs w:val="24"/>
        </w:rPr>
        <w:t> - An array of segments to place in this control.</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selectedIndex</w:t>
      </w:r>
      <w:r w:rsidRPr="0052413D">
        <w:rPr>
          <w:rFonts w:ascii="宋体" w:eastAsia="宋体" w:hAnsi="宋体" w:cs="宋体"/>
          <w:kern w:val="0"/>
          <w:sz w:val="24"/>
          <w:szCs w:val="24"/>
        </w:rPr>
        <w:t> Integer (optional) - The index of the currently selected segment, will update automatically with user interaction. When the mode is multiple it will be the last selected item.</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change</w:t>
      </w:r>
      <w:r w:rsidRPr="0052413D">
        <w:rPr>
          <w:rFonts w:ascii="宋体" w:eastAsia="宋体" w:hAnsi="宋体" w:cs="宋体"/>
          <w:kern w:val="0"/>
          <w:sz w:val="24"/>
          <w:szCs w:val="24"/>
        </w:rPr>
        <w:t> Function - Called when the user selects a new segment</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selectedIndex</w:t>
      </w:r>
      <w:r w:rsidRPr="0052413D">
        <w:rPr>
          <w:rFonts w:ascii="宋体" w:eastAsia="宋体" w:hAnsi="宋体" w:cs="宋体"/>
          <w:kern w:val="0"/>
          <w:sz w:val="24"/>
          <w:szCs w:val="24"/>
        </w:rPr>
        <w:t> Integer - The index of the segment the user selected.</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isSelected</w:t>
      </w:r>
      <w:r w:rsidRPr="0052413D">
        <w:rPr>
          <w:rFonts w:ascii="宋体" w:eastAsia="宋体" w:hAnsi="宋体" w:cs="宋体"/>
          <w:kern w:val="0"/>
          <w:sz w:val="24"/>
          <w:szCs w:val="24"/>
        </w:rPr>
        <w:t> Boolean - Whether as a result of user selection the segment is selected or not.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TouchBarSegmentedControl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touchBarSegmentedControl.segmentStyle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controls current segment style. Updating this value immediately updates the control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touchBarSegmentedControl.segments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SegmentedControlSegment[]</w:t>
      </w:r>
      <w:r w:rsidRPr="0052413D">
        <w:rPr>
          <w:rFonts w:ascii="宋体" w:eastAsia="宋体" w:hAnsi="宋体" w:cs="宋体"/>
          <w:kern w:val="0"/>
          <w:sz w:val="24"/>
          <w:szCs w:val="24"/>
        </w:rPr>
        <w:t> array representing the segments in this control. Updating this value immediately updates the control in the touch bar. Updating deep properties inside this array </w:t>
      </w:r>
      <w:r w:rsidRPr="0052413D">
        <w:rPr>
          <w:rFonts w:ascii="宋体" w:eastAsia="宋体" w:hAnsi="宋体" w:cs="宋体"/>
          <w:b/>
          <w:bCs/>
          <w:color w:val="183D44"/>
          <w:kern w:val="0"/>
          <w:sz w:val="24"/>
          <w:szCs w:val="24"/>
        </w:rPr>
        <w:t>does not update the touch bar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touchBarSegmentedControl.selectedIndex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currently selected segment. Changing this value immediately updates the control in the touch bar. User interaction with the touch bar will update this value automatically.</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6"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TouchBarSlider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slider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TouchBarSlider(options)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(optional) - Label text.</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Integer (optional) - Selected value.</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minValue</w:t>
      </w:r>
      <w:r w:rsidRPr="0052413D">
        <w:rPr>
          <w:rFonts w:ascii="宋体" w:eastAsia="宋体" w:hAnsi="宋体" w:cs="宋体"/>
          <w:kern w:val="0"/>
          <w:sz w:val="24"/>
          <w:szCs w:val="24"/>
        </w:rPr>
        <w:t> Integer (optional) - Minimum value.</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maxValue</w:t>
      </w:r>
      <w:r w:rsidRPr="0052413D">
        <w:rPr>
          <w:rFonts w:ascii="宋体" w:eastAsia="宋体" w:hAnsi="宋体" w:cs="宋体"/>
          <w:kern w:val="0"/>
          <w:sz w:val="24"/>
          <w:szCs w:val="24"/>
        </w:rPr>
        <w:t> Integer (optional) - Maximum value.</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change</w:t>
      </w:r>
      <w:r w:rsidRPr="0052413D">
        <w:rPr>
          <w:rFonts w:ascii="宋体" w:eastAsia="宋体" w:hAnsi="宋体" w:cs="宋体"/>
          <w:kern w:val="0"/>
          <w:sz w:val="24"/>
          <w:szCs w:val="24"/>
        </w:rPr>
        <w:t> Function (optional) - Function to call when the slider is changed.</w:t>
      </w:r>
    </w:p>
    <w:p w:rsidR="0052413D" w:rsidRPr="0052413D" w:rsidRDefault="0052413D" w:rsidP="0052413D">
      <w:pPr>
        <w:widowControl/>
        <w:numPr>
          <w:ilvl w:val="2"/>
          <w:numId w:val="3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newValue</w:t>
      </w:r>
      <w:r w:rsidRPr="0052413D">
        <w:rPr>
          <w:rFonts w:ascii="宋体" w:eastAsia="宋体" w:hAnsi="宋体" w:cs="宋体"/>
          <w:kern w:val="0"/>
          <w:sz w:val="24"/>
          <w:szCs w:val="24"/>
        </w:rPr>
        <w:t> Number - The value that the user selected on the Slider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TouchBarSlider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slider’s current text. Changing this value immediately updates the slider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representing the slider’s current value. Changing this value immediately updates the slider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touchBarSlider.minValue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representing the slider’s current minimum value. Changing this value immediately updates the slider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touchBarSlider.maxValue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representing the slider’s current maximum value. Changing this value immediately updates the slider in the touch bar.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7"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TouchBarSpacer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lastRenderedPageBreak/>
        <w:t>Create a spacer between two items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TouchBarSpacer(options)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String (optional) - Size of spacer, possible values are:</w:t>
      </w:r>
    </w:p>
    <w:p w:rsidR="0052413D" w:rsidRPr="0052413D" w:rsidRDefault="0052413D" w:rsidP="0052413D">
      <w:pPr>
        <w:widowControl/>
        <w:numPr>
          <w:ilvl w:val="2"/>
          <w:numId w:val="36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small</w:t>
      </w:r>
      <w:r w:rsidRPr="0052413D">
        <w:rPr>
          <w:rFonts w:ascii="宋体" w:eastAsia="宋体" w:hAnsi="宋体" w:cs="宋体"/>
          <w:kern w:val="0"/>
          <w:sz w:val="24"/>
          <w:szCs w:val="24"/>
        </w:rPr>
        <w:t> - Small space between items.</w:t>
      </w:r>
    </w:p>
    <w:p w:rsidR="0052413D" w:rsidRPr="0052413D" w:rsidRDefault="0052413D" w:rsidP="0052413D">
      <w:pPr>
        <w:widowControl/>
        <w:numPr>
          <w:ilvl w:val="2"/>
          <w:numId w:val="36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large</w:t>
      </w:r>
      <w:r w:rsidRPr="0052413D">
        <w:rPr>
          <w:rFonts w:ascii="宋体" w:eastAsia="宋体" w:hAnsi="宋体" w:cs="宋体"/>
          <w:kern w:val="0"/>
          <w:sz w:val="24"/>
          <w:szCs w:val="24"/>
        </w:rPr>
        <w:t> - Large space between items.</w:t>
      </w:r>
    </w:p>
    <w:p w:rsidR="0052413D" w:rsidRPr="0052413D" w:rsidRDefault="0052413D" w:rsidP="0052413D">
      <w:pPr>
        <w:widowControl/>
        <w:numPr>
          <w:ilvl w:val="2"/>
          <w:numId w:val="36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flexible</w:t>
      </w:r>
      <w:r w:rsidRPr="0052413D">
        <w:rPr>
          <w:rFonts w:ascii="宋体" w:eastAsia="宋体" w:hAnsi="宋体" w:cs="宋体"/>
          <w:kern w:val="0"/>
          <w:sz w:val="24"/>
          <w:szCs w:val="24"/>
        </w:rPr>
        <w:t> - Take up all available space.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8"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TouchBar layouts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40" w:history="1">
        <w:r w:rsidRPr="0052413D">
          <w:rPr>
            <w:rFonts w:ascii="宋体" w:eastAsia="宋体" w:hAnsi="宋体" w:cs="宋体"/>
            <w:color w:val="046DC8"/>
            <w:kern w:val="0"/>
            <w:sz w:val="24"/>
            <w:szCs w:val="24"/>
            <w:u w:val="single"/>
          </w:rPr>
          <w:t>TouchBarButton</w:t>
        </w:r>
      </w:hyperlink>
      <w:r w:rsidRPr="0052413D">
        <w:rPr>
          <w:rFonts w:ascii="宋体" w:eastAsia="宋体" w:hAnsi="宋体" w:cs="宋体"/>
          <w:kern w:val="0"/>
          <w:sz w:val="24"/>
          <w:szCs w:val="24"/>
        </w:rPr>
        <w:t> | </w:t>
      </w:r>
      <w:hyperlink r:id="rId341" w:history="1">
        <w:r w:rsidRPr="0052413D">
          <w:rPr>
            <w:rFonts w:ascii="宋体" w:eastAsia="宋体" w:hAnsi="宋体" w:cs="宋体"/>
            <w:color w:val="046DC8"/>
            <w:kern w:val="0"/>
            <w:sz w:val="24"/>
            <w:szCs w:val="24"/>
            <w:u w:val="single"/>
          </w:rPr>
          <w:t>TouchBarColorPicker</w:t>
        </w:r>
      </w:hyperlink>
      <w:r w:rsidRPr="0052413D">
        <w:rPr>
          <w:rFonts w:ascii="宋体" w:eastAsia="宋体" w:hAnsi="宋体" w:cs="宋体"/>
          <w:kern w:val="0"/>
          <w:sz w:val="24"/>
          <w:szCs w:val="24"/>
        </w:rPr>
        <w:t> | </w:t>
      </w:r>
      <w:hyperlink r:id="rId342" w:history="1">
        <w:r w:rsidRPr="0052413D">
          <w:rPr>
            <w:rFonts w:ascii="宋体" w:eastAsia="宋体" w:hAnsi="宋体" w:cs="宋体"/>
            <w:color w:val="046DC8"/>
            <w:kern w:val="0"/>
            <w:sz w:val="24"/>
            <w:szCs w:val="24"/>
            <w:u w:val="single"/>
          </w:rPr>
          <w:t>TouchBarGroup</w:t>
        </w:r>
      </w:hyperlink>
      <w:r w:rsidRPr="0052413D">
        <w:rPr>
          <w:rFonts w:ascii="宋体" w:eastAsia="宋体" w:hAnsi="宋体" w:cs="宋体"/>
          <w:kern w:val="0"/>
          <w:sz w:val="24"/>
          <w:szCs w:val="24"/>
        </w:rPr>
        <w:t> | </w:t>
      </w:r>
      <w:hyperlink r:id="rId343" w:history="1">
        <w:r w:rsidRPr="0052413D">
          <w:rPr>
            <w:rFonts w:ascii="宋体" w:eastAsia="宋体" w:hAnsi="宋体" w:cs="宋体"/>
            <w:color w:val="046DC8"/>
            <w:kern w:val="0"/>
            <w:sz w:val="24"/>
            <w:szCs w:val="24"/>
            <w:u w:val="single"/>
          </w:rPr>
          <w:t>TouchBarLabel</w:t>
        </w:r>
      </w:hyperlink>
      <w:r w:rsidRPr="0052413D">
        <w:rPr>
          <w:rFonts w:ascii="宋体" w:eastAsia="宋体" w:hAnsi="宋体" w:cs="宋体"/>
          <w:kern w:val="0"/>
          <w:sz w:val="24"/>
          <w:szCs w:val="24"/>
        </w:rPr>
        <w:t> | </w:t>
      </w:r>
      <w:hyperlink r:id="rId344" w:history="1">
        <w:r w:rsidRPr="0052413D">
          <w:rPr>
            <w:rFonts w:ascii="宋体" w:eastAsia="宋体" w:hAnsi="宋体" w:cs="宋体"/>
            <w:color w:val="046DC8"/>
            <w:kern w:val="0"/>
            <w:sz w:val="24"/>
            <w:szCs w:val="24"/>
            <w:u w:val="single"/>
          </w:rPr>
          <w:t>TouchBarPopover</w:t>
        </w:r>
      </w:hyperlink>
      <w:r w:rsidRPr="0052413D">
        <w:rPr>
          <w:rFonts w:ascii="宋体" w:eastAsia="宋体" w:hAnsi="宋体" w:cs="宋体"/>
          <w:kern w:val="0"/>
          <w:sz w:val="24"/>
          <w:szCs w:val="24"/>
        </w:rPr>
        <w:t> | </w:t>
      </w:r>
      <w:hyperlink r:id="rId345" w:history="1">
        <w:r w:rsidRPr="0052413D">
          <w:rPr>
            <w:rFonts w:ascii="宋体" w:eastAsia="宋体" w:hAnsi="宋体" w:cs="宋体"/>
            <w:color w:val="046DC8"/>
            <w:kern w:val="0"/>
            <w:sz w:val="24"/>
            <w:szCs w:val="24"/>
            <w:u w:val="single"/>
          </w:rPr>
          <w:t>TouchBarScrubber</w:t>
        </w:r>
      </w:hyperlink>
      <w:r w:rsidRPr="0052413D">
        <w:rPr>
          <w:rFonts w:ascii="宋体" w:eastAsia="宋体" w:hAnsi="宋体" w:cs="宋体"/>
          <w:kern w:val="0"/>
          <w:sz w:val="24"/>
          <w:szCs w:val="24"/>
        </w:rPr>
        <w:t> | </w:t>
      </w:r>
      <w:hyperlink r:id="rId346" w:history="1">
        <w:r w:rsidRPr="0052413D">
          <w:rPr>
            <w:rFonts w:ascii="宋体" w:eastAsia="宋体" w:hAnsi="宋体" w:cs="宋体"/>
            <w:color w:val="046DC8"/>
            <w:kern w:val="0"/>
            <w:sz w:val="24"/>
            <w:szCs w:val="24"/>
            <w:u w:val="single"/>
          </w:rPr>
          <w:t>TouchBarSegmentedControl</w:t>
        </w:r>
      </w:hyperlink>
      <w:r w:rsidRPr="0052413D">
        <w:rPr>
          <w:rFonts w:ascii="宋体" w:eastAsia="宋体" w:hAnsi="宋体" w:cs="宋体"/>
          <w:kern w:val="0"/>
          <w:sz w:val="24"/>
          <w:szCs w:val="24"/>
        </w:rPr>
        <w:t> | </w:t>
      </w:r>
      <w:hyperlink r:id="rId347" w:history="1">
        <w:r w:rsidRPr="0052413D">
          <w:rPr>
            <w:rFonts w:ascii="宋体" w:eastAsia="宋体" w:hAnsi="宋体" w:cs="宋体"/>
            <w:color w:val="046DC8"/>
            <w:kern w:val="0"/>
            <w:sz w:val="24"/>
            <w:szCs w:val="24"/>
            <w:u w:val="single"/>
          </w:rPr>
          <w:t>TouchBarSlider</w:t>
        </w:r>
      </w:hyperlink>
      <w:r w:rsidRPr="0052413D">
        <w:rPr>
          <w:rFonts w:ascii="宋体" w:eastAsia="宋体" w:hAnsi="宋体" w:cs="宋体"/>
          <w:kern w:val="0"/>
          <w:sz w:val="24"/>
          <w:szCs w:val="24"/>
        </w:rPr>
        <w:t> | </w:t>
      </w:r>
      <w:hyperlink r:id="rId348" w:history="1">
        <w:r w:rsidRPr="0052413D">
          <w:rPr>
            <w:rFonts w:ascii="宋体" w:eastAsia="宋体" w:hAnsi="宋体" w:cs="宋体"/>
            <w:color w:val="046DC8"/>
            <w:kern w:val="0"/>
            <w:sz w:val="24"/>
            <w:szCs w:val="24"/>
            <w:u w:val="single"/>
          </w:rPr>
          <w:t>TouchBarSpacer</w:t>
        </w:r>
      </w:hyperlink>
      <w:r w:rsidRPr="0052413D">
        <w:rPr>
          <w:rFonts w:ascii="宋体" w:eastAsia="宋体" w:hAnsi="宋体" w:cs="宋体"/>
          <w:kern w:val="0"/>
          <w:sz w:val="24"/>
          <w:szCs w:val="24"/>
        </w:rPr>
        <w:t>)[]</w:t>
      </w:r>
    </w:p>
    <w:p w:rsidR="0052413D" w:rsidRPr="0052413D" w:rsidRDefault="0052413D" w:rsidP="0052413D">
      <w:pPr>
        <w:widowControl/>
        <w:numPr>
          <w:ilvl w:val="1"/>
          <w:numId w:val="3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escapeItem</w:t>
      </w:r>
      <w:r w:rsidRPr="0052413D">
        <w:rPr>
          <w:rFonts w:ascii="宋体" w:eastAsia="宋体" w:hAnsi="宋体" w:cs="宋体"/>
          <w:kern w:val="0"/>
          <w:sz w:val="24"/>
          <w:szCs w:val="24"/>
        </w:rPr>
        <w:t> (</w:t>
      </w:r>
      <w:hyperlink r:id="rId349" w:history="1">
        <w:r w:rsidRPr="0052413D">
          <w:rPr>
            <w:rFonts w:ascii="宋体" w:eastAsia="宋体" w:hAnsi="宋体" w:cs="宋体"/>
            <w:color w:val="046DC8"/>
            <w:kern w:val="0"/>
            <w:sz w:val="24"/>
            <w:szCs w:val="24"/>
            <w:u w:val="single"/>
          </w:rPr>
          <w:t>TouchBarButton</w:t>
        </w:r>
      </w:hyperlink>
      <w:r w:rsidRPr="0052413D">
        <w:rPr>
          <w:rFonts w:ascii="宋体" w:eastAsia="宋体" w:hAnsi="宋体" w:cs="宋体"/>
          <w:kern w:val="0"/>
          <w:sz w:val="24"/>
          <w:szCs w:val="24"/>
        </w:rPr>
        <w:t> | </w:t>
      </w:r>
      <w:hyperlink r:id="rId350" w:history="1">
        <w:r w:rsidRPr="0052413D">
          <w:rPr>
            <w:rFonts w:ascii="宋体" w:eastAsia="宋体" w:hAnsi="宋体" w:cs="宋体"/>
            <w:color w:val="046DC8"/>
            <w:kern w:val="0"/>
            <w:sz w:val="24"/>
            <w:szCs w:val="24"/>
            <w:u w:val="single"/>
          </w:rPr>
          <w:t>TouchBarColorPicker</w:t>
        </w:r>
      </w:hyperlink>
      <w:r w:rsidRPr="0052413D">
        <w:rPr>
          <w:rFonts w:ascii="宋体" w:eastAsia="宋体" w:hAnsi="宋体" w:cs="宋体"/>
          <w:kern w:val="0"/>
          <w:sz w:val="24"/>
          <w:szCs w:val="24"/>
        </w:rPr>
        <w:t> | </w:t>
      </w:r>
      <w:hyperlink r:id="rId351" w:history="1">
        <w:r w:rsidRPr="0052413D">
          <w:rPr>
            <w:rFonts w:ascii="宋体" w:eastAsia="宋体" w:hAnsi="宋体" w:cs="宋体"/>
            <w:color w:val="046DC8"/>
            <w:kern w:val="0"/>
            <w:sz w:val="24"/>
            <w:szCs w:val="24"/>
            <w:u w:val="single"/>
          </w:rPr>
          <w:t>TouchBarGroup</w:t>
        </w:r>
      </w:hyperlink>
      <w:r w:rsidRPr="0052413D">
        <w:rPr>
          <w:rFonts w:ascii="宋体" w:eastAsia="宋体" w:hAnsi="宋体" w:cs="宋体"/>
          <w:kern w:val="0"/>
          <w:sz w:val="24"/>
          <w:szCs w:val="24"/>
        </w:rPr>
        <w:t> | </w:t>
      </w:r>
      <w:hyperlink r:id="rId352" w:history="1">
        <w:r w:rsidRPr="0052413D">
          <w:rPr>
            <w:rFonts w:ascii="宋体" w:eastAsia="宋体" w:hAnsi="宋体" w:cs="宋体"/>
            <w:color w:val="046DC8"/>
            <w:kern w:val="0"/>
            <w:sz w:val="24"/>
            <w:szCs w:val="24"/>
            <w:u w:val="single"/>
          </w:rPr>
          <w:t>TouchBarLabel</w:t>
        </w:r>
      </w:hyperlink>
      <w:r w:rsidRPr="0052413D">
        <w:rPr>
          <w:rFonts w:ascii="宋体" w:eastAsia="宋体" w:hAnsi="宋体" w:cs="宋体"/>
          <w:kern w:val="0"/>
          <w:sz w:val="24"/>
          <w:szCs w:val="24"/>
        </w:rPr>
        <w:t> | </w:t>
      </w:r>
      <w:hyperlink r:id="rId353" w:history="1">
        <w:r w:rsidRPr="0052413D">
          <w:rPr>
            <w:rFonts w:ascii="宋体" w:eastAsia="宋体" w:hAnsi="宋体" w:cs="宋体"/>
            <w:color w:val="046DC8"/>
            <w:kern w:val="0"/>
            <w:sz w:val="24"/>
            <w:szCs w:val="24"/>
            <w:u w:val="single"/>
          </w:rPr>
          <w:t>TouchBarPopover</w:t>
        </w:r>
      </w:hyperlink>
      <w:r w:rsidRPr="0052413D">
        <w:rPr>
          <w:rFonts w:ascii="宋体" w:eastAsia="宋体" w:hAnsi="宋体" w:cs="宋体"/>
          <w:kern w:val="0"/>
          <w:sz w:val="24"/>
          <w:szCs w:val="24"/>
        </w:rPr>
        <w:t> | </w:t>
      </w:r>
      <w:hyperlink r:id="rId354" w:history="1">
        <w:r w:rsidRPr="0052413D">
          <w:rPr>
            <w:rFonts w:ascii="宋体" w:eastAsia="宋体" w:hAnsi="宋体" w:cs="宋体"/>
            <w:color w:val="046DC8"/>
            <w:kern w:val="0"/>
            <w:sz w:val="24"/>
            <w:szCs w:val="24"/>
            <w:u w:val="single"/>
          </w:rPr>
          <w:t>TouchBarScrubber</w:t>
        </w:r>
      </w:hyperlink>
      <w:r w:rsidRPr="0052413D">
        <w:rPr>
          <w:rFonts w:ascii="宋体" w:eastAsia="宋体" w:hAnsi="宋体" w:cs="宋体"/>
          <w:kern w:val="0"/>
          <w:sz w:val="24"/>
          <w:szCs w:val="24"/>
        </w:rPr>
        <w:t> | </w:t>
      </w:r>
      <w:hyperlink r:id="rId355" w:history="1">
        <w:r w:rsidRPr="0052413D">
          <w:rPr>
            <w:rFonts w:ascii="宋体" w:eastAsia="宋体" w:hAnsi="宋体" w:cs="宋体"/>
            <w:color w:val="046DC8"/>
            <w:kern w:val="0"/>
            <w:sz w:val="24"/>
            <w:szCs w:val="24"/>
            <w:u w:val="single"/>
          </w:rPr>
          <w:t>TouchBarSegmentedControl</w:t>
        </w:r>
      </w:hyperlink>
      <w:r w:rsidRPr="0052413D">
        <w:rPr>
          <w:rFonts w:ascii="宋体" w:eastAsia="宋体" w:hAnsi="宋体" w:cs="宋体"/>
          <w:kern w:val="0"/>
          <w:sz w:val="24"/>
          <w:szCs w:val="24"/>
        </w:rPr>
        <w:t> | </w:t>
      </w:r>
      <w:hyperlink r:id="rId356" w:history="1">
        <w:r w:rsidRPr="0052413D">
          <w:rPr>
            <w:rFonts w:ascii="宋体" w:eastAsia="宋体" w:hAnsi="宋体" w:cs="宋体"/>
            <w:color w:val="046DC8"/>
            <w:kern w:val="0"/>
            <w:sz w:val="24"/>
            <w:szCs w:val="24"/>
            <w:u w:val="single"/>
          </w:rPr>
          <w:t>TouchBarSlider</w:t>
        </w:r>
      </w:hyperlink>
      <w:r w:rsidRPr="0052413D">
        <w:rPr>
          <w:rFonts w:ascii="宋体" w:eastAsia="宋体" w:hAnsi="宋体" w:cs="宋体"/>
          <w:kern w:val="0"/>
          <w:sz w:val="24"/>
          <w:szCs w:val="24"/>
        </w:rPr>
        <w:t> | </w:t>
      </w:r>
      <w:hyperlink r:id="rId357" w:history="1">
        <w:r w:rsidRPr="0052413D">
          <w:rPr>
            <w:rFonts w:ascii="宋体" w:eastAsia="宋体" w:hAnsi="宋体" w:cs="宋体"/>
            <w:color w:val="046DC8"/>
            <w:kern w:val="0"/>
            <w:sz w:val="24"/>
            <w:szCs w:val="24"/>
            <w:u w:val="single"/>
          </w:rPr>
          <w:t>TouchBarSpacer</w:t>
        </w:r>
      </w:hyperlink>
      <w:r w:rsidRPr="0052413D">
        <w:rPr>
          <w:rFonts w:ascii="宋体" w:eastAsia="宋体" w:hAnsi="宋体" w:cs="宋体"/>
          <w:kern w:val="0"/>
          <w:sz w:val="24"/>
          <w:szCs w:val="24"/>
        </w:rPr>
        <w:t>)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touch bar with the specified items. Use </w:t>
      </w:r>
      <w:r w:rsidRPr="0052413D">
        <w:rPr>
          <w:rFonts w:ascii="Consolas" w:eastAsia="宋体" w:hAnsi="Consolas" w:cs="宋体"/>
          <w:color w:val="0B3D47"/>
          <w:kern w:val="0"/>
          <w:sz w:val="20"/>
          <w:szCs w:val="20"/>
          <w:shd w:val="clear" w:color="auto" w:fill="F1F3F4"/>
        </w:rPr>
        <w:t>BrowserWindow.setTouchBar</w:t>
      </w:r>
      <w:r w:rsidRPr="0052413D">
        <w:rPr>
          <w:rFonts w:ascii="宋体" w:eastAsia="宋体" w:hAnsi="宋体" w:cs="宋体"/>
          <w:kern w:val="0"/>
          <w:sz w:val="24"/>
          <w:szCs w:val="24"/>
        </w:rPr>
        <w:t> to add the </w:t>
      </w:r>
      <w:r w:rsidRPr="0052413D">
        <w:rPr>
          <w:rFonts w:ascii="Consolas" w:eastAsia="宋体" w:hAnsi="Consolas" w:cs="宋体"/>
          <w:color w:val="0B3D47"/>
          <w:kern w:val="0"/>
          <w:sz w:val="20"/>
          <w:szCs w:val="20"/>
          <w:shd w:val="clear" w:color="auto" w:fill="F1F3F4"/>
        </w:rPr>
        <w:t>TouchBar</w:t>
      </w:r>
      <w:r w:rsidRPr="0052413D">
        <w:rPr>
          <w:rFonts w:ascii="宋体" w:eastAsia="宋体" w:hAnsi="宋体" w:cs="宋体"/>
          <w:kern w:val="0"/>
          <w:sz w:val="24"/>
          <w:szCs w:val="24"/>
        </w:rPr>
        <w:t> to a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TouchBar API is currently experimental and may change or be removed in future Electron releases.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Tip:</w:t>
      </w:r>
      <w:r w:rsidRPr="0052413D">
        <w:rPr>
          <w:rFonts w:ascii="宋体" w:eastAsia="宋体" w:hAnsi="宋体" w:cs="宋体"/>
          <w:kern w:val="0"/>
          <w:sz w:val="24"/>
          <w:szCs w:val="24"/>
        </w:rPr>
        <w:t> If you don’t have a MacBook with Touch Bar, you can use </w:t>
      </w:r>
      <w:hyperlink r:id="rId358" w:history="1">
        <w:r w:rsidRPr="0052413D">
          <w:rPr>
            <w:rFonts w:ascii="宋体" w:eastAsia="宋体" w:hAnsi="宋体" w:cs="宋体"/>
            <w:color w:val="046DC8"/>
            <w:kern w:val="0"/>
            <w:sz w:val="24"/>
            <w:szCs w:val="24"/>
            <w:u w:val="single"/>
          </w:rPr>
          <w:t>Touch Bar Simulator</w:t>
        </w:r>
      </w:hyperlink>
      <w:r w:rsidRPr="0052413D">
        <w:rPr>
          <w:rFonts w:ascii="宋体" w:eastAsia="宋体" w:hAnsi="宋体" w:cs="宋体"/>
          <w:kern w:val="0"/>
          <w:sz w:val="24"/>
          <w:szCs w:val="24"/>
        </w:rPr>
        <w:t> to test Touch Bar usage in your 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following properties are available on instances of </w:t>
      </w:r>
      <w:r w:rsidRPr="0052413D">
        <w:rPr>
          <w:rFonts w:ascii="Consolas" w:eastAsia="宋体" w:hAnsi="Consolas" w:cs="宋体"/>
          <w:color w:val="0B3D47"/>
          <w:kern w:val="0"/>
          <w:sz w:val="20"/>
          <w:szCs w:val="20"/>
          <w:shd w:val="clear" w:color="auto" w:fill="F1F3F4"/>
        </w:rPr>
        <w:t>TouchBar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touchBar.escapeItem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TouchBarButton</w:t>
      </w:r>
      <w:r w:rsidRPr="0052413D">
        <w:rPr>
          <w:rFonts w:ascii="宋体" w:eastAsia="宋体" w:hAnsi="宋体" w:cs="宋体"/>
          <w:kern w:val="0"/>
          <w:sz w:val="24"/>
          <w:szCs w:val="24"/>
        </w:rPr>
        <w:t> that will replace the “esc” button on the touch bar when set. Setting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restores the default “esc” button. Changing this value immediately updates the escape item in the touch bar.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Below is an example of a simple slot machine touch bar game with a button and some labels.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TouchBar}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{TouchBarLabel, TouchBarButton, TouchBarSpacer} = TouchBar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spinning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Reel labels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reel1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reel2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reel3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Spin result 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result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Spin button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spin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TouchBarButton({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Spin'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backgroundColor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'#7851A9'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click</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Ignore clicks if already spinning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(spinning)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spinning =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timeout = </w:t>
      </w:r>
      <w:r w:rsidRPr="0052413D">
        <w:rPr>
          <w:rFonts w:ascii="Consolas" w:eastAsia="宋体" w:hAnsi="Consolas" w:cs="宋体"/>
          <w:color w:val="007F80"/>
          <w:kern w:val="0"/>
          <w:sz w:val="20"/>
          <w:szCs w:val="20"/>
          <w:bdr w:val="none" w:sz="0" w:space="0" w:color="auto" w:frame="1"/>
        </w:rPr>
        <w:t>10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spinLength = </w:t>
      </w:r>
      <w:r w:rsidRPr="0052413D">
        <w:rPr>
          <w:rFonts w:ascii="Consolas" w:eastAsia="宋体" w:hAnsi="Consolas" w:cs="宋体"/>
          <w:color w:val="007F8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F80"/>
          <w:kern w:val="0"/>
          <w:sz w:val="20"/>
          <w:szCs w:val="20"/>
          <w:bdr w:val="none" w:sz="0" w:space="0" w:color="auto" w:frame="1"/>
        </w:rPr>
        <w:t>1000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4 seconds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startTime = </w:t>
      </w:r>
      <w:r w:rsidRPr="0052413D">
        <w:rPr>
          <w:rFonts w:ascii="Consolas" w:eastAsia="宋体" w:hAnsi="Consolas" w:cs="宋体"/>
          <w:color w:val="007A7A"/>
          <w:kern w:val="0"/>
          <w:sz w:val="20"/>
          <w:szCs w:val="20"/>
          <w:bdr w:val="none" w:sz="0" w:space="0" w:color="auto" w:frame="1"/>
        </w:rPr>
        <w:t>Date</w:t>
      </w:r>
      <w:r w:rsidRPr="0052413D">
        <w:rPr>
          <w:rFonts w:ascii="Consolas" w:eastAsia="宋体" w:hAnsi="Consolas" w:cs="宋体"/>
          <w:color w:val="0B3D47"/>
          <w:kern w:val="0"/>
          <w:sz w:val="20"/>
          <w:szCs w:val="20"/>
          <w:bdr w:val="none" w:sz="0" w:space="0" w:color="auto" w:frame="1"/>
        </w:rPr>
        <w:t>.now()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spinReels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updateReels()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Date</w:t>
      </w:r>
      <w:r w:rsidRPr="0052413D">
        <w:rPr>
          <w:rFonts w:ascii="Consolas" w:eastAsia="宋体" w:hAnsi="Consolas" w:cs="宋体"/>
          <w:color w:val="0B3D47"/>
          <w:kern w:val="0"/>
          <w:sz w:val="20"/>
          <w:szCs w:val="20"/>
          <w:bdr w:val="none" w:sz="0" w:space="0" w:color="auto" w:frame="1"/>
        </w:rPr>
        <w:t>.now() - startTime) &gt;= spinLength)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finishSpin()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Slow down a bit on each spin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timeout *= </w:t>
      </w:r>
      <w:r w:rsidRPr="0052413D">
        <w:rPr>
          <w:rFonts w:ascii="Consolas" w:eastAsia="宋体" w:hAnsi="Consolas" w:cs="宋体"/>
          <w:color w:val="007F80"/>
          <w:kern w:val="0"/>
          <w:sz w:val="20"/>
          <w:szCs w:val="20"/>
          <w:bdr w:val="none" w:sz="0" w:space="0" w:color="auto" w:frame="1"/>
        </w:rPr>
        <w:t>1.1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setTimeout(spinReels, timeout)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spinReels()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getRandomValue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values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'7️</w:t>
      </w:r>
      <w:r w:rsidRPr="0052413D">
        <w:rPr>
          <w:rFonts w:ascii="Tahoma" w:eastAsia="宋体" w:hAnsi="Tahoma" w:cs="Tahoma"/>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values[</w:t>
      </w:r>
      <w:r w:rsidRPr="0052413D">
        <w:rPr>
          <w:rFonts w:ascii="Consolas" w:eastAsia="宋体" w:hAnsi="Consolas" w:cs="宋体"/>
          <w:color w:val="007A7A"/>
          <w:kern w:val="0"/>
          <w:sz w:val="20"/>
          <w:szCs w:val="20"/>
          <w:bdr w:val="none" w:sz="0" w:space="0" w:color="auto" w:frame="1"/>
        </w:rPr>
        <w:t>Math</w:t>
      </w:r>
      <w:r w:rsidRPr="0052413D">
        <w:rPr>
          <w:rFonts w:ascii="Consolas" w:eastAsia="宋体" w:hAnsi="Consolas" w:cs="宋体"/>
          <w:color w:val="0B3D47"/>
          <w:kern w:val="0"/>
          <w:sz w:val="20"/>
          <w:szCs w:val="20"/>
          <w:bdr w:val="none" w:sz="0" w:space="0" w:color="auto" w:frame="1"/>
        </w:rPr>
        <w:t>.floor(</w:t>
      </w:r>
      <w:r w:rsidRPr="0052413D">
        <w:rPr>
          <w:rFonts w:ascii="Consolas" w:eastAsia="宋体" w:hAnsi="Consolas" w:cs="宋体"/>
          <w:color w:val="007A7A"/>
          <w:kern w:val="0"/>
          <w:sz w:val="20"/>
          <w:szCs w:val="20"/>
          <w:bdr w:val="none" w:sz="0" w:space="0" w:color="auto" w:frame="1"/>
        </w:rPr>
        <w:t>Math</w:t>
      </w:r>
      <w:r w:rsidRPr="0052413D">
        <w:rPr>
          <w:rFonts w:ascii="Consolas" w:eastAsia="宋体" w:hAnsi="Consolas" w:cs="宋体"/>
          <w:color w:val="0B3D47"/>
          <w:kern w:val="0"/>
          <w:sz w:val="20"/>
          <w:szCs w:val="20"/>
          <w:bdr w:val="none" w:sz="0" w:space="0" w:color="auto" w:frame="1"/>
        </w:rPr>
        <w:t>.random() * values.length)]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updateReels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reel1.label = getRandomValue()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reel2.label = getRandomValue()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reel3.label = getRandomValue()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finishSpin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uniqueValues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Set([reel1.label, reel2.label, reel3.label]).size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(uniqueValues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All 3 values are the same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Jackpot!'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result.textColor = </w:t>
      </w:r>
      <w:r w:rsidRPr="0052413D">
        <w:rPr>
          <w:rFonts w:ascii="Consolas" w:eastAsia="宋体" w:hAnsi="Consolas" w:cs="宋体"/>
          <w:color w:val="D01040"/>
          <w:kern w:val="0"/>
          <w:sz w:val="20"/>
          <w:szCs w:val="20"/>
          <w:bdr w:val="none" w:sz="0" w:space="0" w:color="auto" w:frame="1"/>
        </w:rPr>
        <w:t>'#FDFF00'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(uniqueValues ===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2 values are the same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Winner!'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result.textColor = </w:t>
      </w:r>
      <w:r w:rsidRPr="0052413D">
        <w:rPr>
          <w:rFonts w:ascii="Consolas" w:eastAsia="宋体" w:hAnsi="Consolas" w:cs="宋体"/>
          <w:color w:val="D01040"/>
          <w:kern w:val="0"/>
          <w:sz w:val="20"/>
          <w:szCs w:val="20"/>
          <w:bdr w:val="none" w:sz="0" w:space="0" w:color="auto" w:frame="1"/>
        </w:rPr>
        <w:t>'#FDFF00'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No values are the same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Spin Again'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result.textColor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spinning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touchBar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'large'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'small'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'small'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'large'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app.once(</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backgroundColor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.loadURL(</w:t>
      </w:r>
      <w:r w:rsidRPr="0052413D">
        <w:rPr>
          <w:rFonts w:ascii="Consolas" w:eastAsia="宋体" w:hAnsi="Consolas" w:cs="宋体"/>
          <w:color w:val="D01040"/>
          <w:kern w:val="0"/>
          <w:sz w:val="20"/>
          <w:szCs w:val="20"/>
          <w:bdr w:val="none" w:sz="0" w:space="0" w:color="auto" w:frame="1"/>
        </w:rPr>
        <w:t>'about:blank'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.setTouchBar(touchBar)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Running the above 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run the example above, you’ll need to (assuming you’ve got a terminal open in the dirtectory you want to run the example):</w:t>
      </w:r>
    </w:p>
    <w:p w:rsidR="0052413D" w:rsidRPr="0052413D" w:rsidRDefault="0052413D" w:rsidP="0052413D">
      <w:pPr>
        <w:widowControl/>
        <w:numPr>
          <w:ilvl w:val="0"/>
          <w:numId w:val="3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Save the above file to your computer as </w:t>
      </w:r>
      <w:r w:rsidRPr="0052413D">
        <w:rPr>
          <w:rFonts w:ascii="Consolas" w:eastAsia="宋体" w:hAnsi="Consolas" w:cs="宋体"/>
          <w:color w:val="0B3D47"/>
          <w:kern w:val="0"/>
          <w:sz w:val="20"/>
          <w:szCs w:val="20"/>
          <w:shd w:val="clear" w:color="auto" w:fill="F1F3F4"/>
        </w:rPr>
        <w:t>touchbar.js</w:t>
      </w:r>
    </w:p>
    <w:p w:rsidR="0052413D" w:rsidRPr="0052413D" w:rsidRDefault="0052413D" w:rsidP="0052413D">
      <w:pPr>
        <w:widowControl/>
        <w:numPr>
          <w:ilvl w:val="0"/>
          <w:numId w:val="3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Install Electron via </w:t>
      </w:r>
      <w:r w:rsidRPr="0052413D">
        <w:rPr>
          <w:rFonts w:ascii="Consolas" w:eastAsia="宋体" w:hAnsi="Consolas" w:cs="宋体"/>
          <w:color w:val="0B3D47"/>
          <w:kern w:val="0"/>
          <w:sz w:val="20"/>
          <w:szCs w:val="20"/>
          <w:shd w:val="clear" w:color="auto" w:fill="F1F3F4"/>
        </w:rPr>
        <w:t>npm install electron</w:t>
      </w:r>
    </w:p>
    <w:p w:rsidR="0052413D" w:rsidRPr="0052413D" w:rsidRDefault="0052413D" w:rsidP="0052413D">
      <w:pPr>
        <w:widowControl/>
        <w:numPr>
          <w:ilvl w:val="0"/>
          <w:numId w:val="3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the example inside Electron: </w:t>
      </w:r>
      <w:r w:rsidRPr="0052413D">
        <w:rPr>
          <w:rFonts w:ascii="Consolas" w:eastAsia="宋体" w:hAnsi="Consolas" w:cs="宋体"/>
          <w:color w:val="0B3D47"/>
          <w:kern w:val="0"/>
          <w:sz w:val="20"/>
          <w:szCs w:val="20"/>
          <w:shd w:val="clear" w:color="auto" w:fill="F1F3F4"/>
        </w:rPr>
        <w:t>./node_modules/.bin/electron touchbar.js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should then see a new Electron window and the app running in your touch bar (or touch bar emulator).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Tray</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Add icons and context menus to the system’s notification area.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5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Tray</w:t>
      </w:r>
      <w:r w:rsidRPr="0052413D">
        <w:rPr>
          <w:rFonts w:ascii="宋体" w:eastAsia="宋体" w:hAnsi="宋体" w:cs="宋体"/>
          <w:kern w:val="0"/>
          <w:sz w:val="24"/>
          <w:szCs w:val="24"/>
        </w:rPr>
        <w:t> is an </w:t>
      </w:r>
      <w:hyperlink r:id="rId360"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Menu,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'/path/to/my/icon'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contextMenu = Menu.buildFromTemplate([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'Item3'</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checked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tray.setToolTip(</w:t>
      </w:r>
      <w:r w:rsidRPr="0052413D">
        <w:rPr>
          <w:rFonts w:ascii="Consolas" w:eastAsia="宋体" w:hAnsi="Consolas" w:cs="宋体"/>
          <w:color w:val="D01040"/>
          <w:kern w:val="0"/>
          <w:sz w:val="20"/>
          <w:szCs w:val="20"/>
          <w:bdr w:val="none" w:sz="0" w:space="0" w:color="auto" w:frame="1"/>
        </w:rPr>
        <w:t>'This is my application.'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tray.setContextMenu(contextMenu)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Platform limitations:</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the app indicator will be used if it is supported, otherwise </w:t>
      </w:r>
      <w:r w:rsidRPr="0052413D">
        <w:rPr>
          <w:rFonts w:ascii="Consolas" w:eastAsia="宋体" w:hAnsi="Consolas" w:cs="宋体"/>
          <w:color w:val="0B3D47"/>
          <w:kern w:val="0"/>
          <w:sz w:val="20"/>
          <w:szCs w:val="20"/>
          <w:shd w:val="clear" w:color="auto" w:fill="F1F3F4"/>
        </w:rPr>
        <w:t>GtkStatusIcon</w:t>
      </w:r>
      <w:r w:rsidRPr="0052413D">
        <w:rPr>
          <w:rFonts w:ascii="宋体" w:eastAsia="宋体" w:hAnsi="宋体" w:cs="宋体"/>
          <w:kern w:val="0"/>
          <w:sz w:val="24"/>
          <w:szCs w:val="24"/>
        </w:rPr>
        <w:t> will be used instead.</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distributions that only have app indicator support, you have to install </w:t>
      </w:r>
      <w:r w:rsidRPr="0052413D">
        <w:rPr>
          <w:rFonts w:ascii="Consolas" w:eastAsia="宋体" w:hAnsi="Consolas" w:cs="宋体"/>
          <w:color w:val="0B3D47"/>
          <w:kern w:val="0"/>
          <w:sz w:val="20"/>
          <w:szCs w:val="20"/>
          <w:shd w:val="clear" w:color="auto" w:fill="F1F3F4"/>
        </w:rPr>
        <w:t>libappindicator1</w:t>
      </w:r>
      <w:r w:rsidRPr="0052413D">
        <w:rPr>
          <w:rFonts w:ascii="宋体" w:eastAsia="宋体" w:hAnsi="宋体" w:cs="宋体"/>
          <w:kern w:val="0"/>
          <w:sz w:val="24"/>
          <w:szCs w:val="24"/>
        </w:rPr>
        <w:t> to make the tray icon work.</w:t>
      </w:r>
    </w:p>
    <w:p w:rsidR="0052413D" w:rsidRPr="0052413D" w:rsidRDefault="0052413D" w:rsidP="0052413D">
      <w:pPr>
        <w:widowControl/>
        <w:numPr>
          <w:ilvl w:val="0"/>
          <w:numId w:val="37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App indicator will only be shown when it has a context menu.</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app indicator is used on Linux, the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event is ignored.</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in order for changes made to individual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s to take effect, you have to call </w:t>
      </w:r>
      <w:r w:rsidRPr="0052413D">
        <w:rPr>
          <w:rFonts w:ascii="Consolas" w:eastAsia="宋体" w:hAnsi="Consolas" w:cs="宋体"/>
          <w:color w:val="0B3D47"/>
          <w:kern w:val="0"/>
          <w:sz w:val="20"/>
          <w:szCs w:val="20"/>
          <w:shd w:val="clear" w:color="auto" w:fill="F1F3F4"/>
        </w:rPr>
        <w:t>setContextMenu</w:t>
      </w:r>
      <w:r w:rsidRPr="0052413D">
        <w:rPr>
          <w:rFonts w:ascii="宋体" w:eastAsia="宋体" w:hAnsi="宋体" w:cs="宋体"/>
          <w:kern w:val="0"/>
          <w:sz w:val="24"/>
          <w:szCs w:val="24"/>
        </w:rPr>
        <w:t>again.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Menu,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'/path/to/my/icon'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contextMenu = Menu.buildFromTemplate([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Make a change to the context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contextMenu.items[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].checked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Call this again for Linux because we modified the context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appIcon.setContextMenu(contextMenu)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numPr>
          <w:ilvl w:val="0"/>
          <w:numId w:val="37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Windows it is recommended to use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 icons to get best visual effects.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keep exact same behaviors on all platforms, you should not rely on the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event and always attach a context menu to the tray icon.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Tray(image)</w:t>
      </w:r>
    </w:p>
    <w:p w:rsidR="0052413D" w:rsidRPr="0052413D" w:rsidRDefault="0052413D" w:rsidP="0052413D">
      <w:pPr>
        <w:widowControl/>
        <w:numPr>
          <w:ilvl w:val="0"/>
          <w:numId w:val="3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361"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tray icon associated with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Tray</w:t>
      </w:r>
      <w:r w:rsidRPr="0052413D">
        <w:rPr>
          <w:rFonts w:ascii="宋体" w:eastAsia="宋体" w:hAnsi="宋体" w:cs="宋体"/>
          <w:kern w:val="0"/>
          <w:sz w:val="24"/>
          <w:szCs w:val="24"/>
        </w:rPr>
        <w:t> module emits the following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‘click’</w:t>
      </w:r>
    </w:p>
    <w:p w:rsidR="0052413D" w:rsidRPr="0052413D" w:rsidRDefault="0052413D" w:rsidP="0052413D">
      <w:pPr>
        <w:widowControl/>
        <w:numPr>
          <w:ilvl w:val="0"/>
          <w:numId w:val="3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6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bounds of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icon is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‘right-click’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63"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bounds of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icon is right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‘double-click’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64"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bounds of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icon is double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‘balloon-show’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balloon shows.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‘balloon-click’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balloon is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‘balloon-closed’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balloon is closed because of timeout or user manually closes it.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‘drop’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any dragged items are dropped on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‘drop-files’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files</w:t>
      </w:r>
      <w:r w:rsidRPr="0052413D">
        <w:rPr>
          <w:rFonts w:ascii="宋体" w:eastAsia="宋体" w:hAnsi="宋体" w:cs="宋体"/>
          <w:kern w:val="0"/>
          <w:sz w:val="24"/>
          <w:szCs w:val="24"/>
        </w:rPr>
        <w:t> String[] - The paths of the dropped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dragged files are dropped in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‘drop-text’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the dropped text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dragged text is dropped in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‘drag-enter’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drag operation enters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‘drag-leave’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drag operation exits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‘drag-end’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drag operation ends on the tray or ends at another location.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‘mouse-enter’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w:t>
      </w:r>
      <w:hyperlink r:id="rId365"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The position of the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mouse enters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‘mouse-leave’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w:t>
      </w:r>
      <w:hyperlink r:id="rId366"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The position of the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mouse exits the tray icon.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Tray</w:t>
      </w:r>
      <w:r w:rsidRPr="0052413D">
        <w:rPr>
          <w:rFonts w:ascii="宋体" w:eastAsia="宋体" w:hAnsi="宋体" w:cs="宋体"/>
          <w:kern w:val="0"/>
          <w:sz w:val="24"/>
          <w:szCs w:val="24"/>
        </w:rPr>
        <w:t> class has the following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tray.destroy()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Destroys the tray icon immediately.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tray.setImage(image)</w:t>
      </w:r>
    </w:p>
    <w:p w:rsidR="0052413D" w:rsidRPr="0052413D" w:rsidRDefault="0052413D" w:rsidP="0052413D">
      <w:pPr>
        <w:widowControl/>
        <w:numPr>
          <w:ilvl w:val="0"/>
          <w:numId w:val="3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image</w:t>
      </w:r>
      <w:r w:rsidRPr="0052413D">
        <w:rPr>
          <w:rFonts w:ascii="宋体" w:eastAsia="宋体" w:hAnsi="宋体" w:cs="宋体"/>
          <w:kern w:val="0"/>
          <w:sz w:val="24"/>
          <w:szCs w:val="24"/>
        </w:rPr>
        <w:t> (</w:t>
      </w:r>
      <w:hyperlink r:id="rId367"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associated with this tray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tray.setPressedImage(image)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368"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associated with this tray icon when pressed on macOS.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tray.setToolTip(toolTip)</w:t>
      </w:r>
    </w:p>
    <w:p w:rsidR="0052413D" w:rsidRPr="0052413D" w:rsidRDefault="0052413D" w:rsidP="0052413D">
      <w:pPr>
        <w:widowControl/>
        <w:numPr>
          <w:ilvl w:val="0"/>
          <w:numId w:val="3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hover text for this tray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tray.setTitle(title)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title displayed aside of the tray icon in the status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tray.setHighlightMode(mode)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Highlight mode with one of the following values:</w:t>
      </w:r>
    </w:p>
    <w:p w:rsidR="0052413D" w:rsidRPr="0052413D" w:rsidRDefault="0052413D" w:rsidP="0052413D">
      <w:pPr>
        <w:widowControl/>
        <w:numPr>
          <w:ilvl w:val="1"/>
          <w:numId w:val="3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 Highlight the tray icon when it is clicked and also when its context menu is open. This is the default.</w:t>
      </w:r>
    </w:p>
    <w:p w:rsidR="0052413D" w:rsidRPr="0052413D" w:rsidRDefault="0052413D" w:rsidP="0052413D">
      <w:pPr>
        <w:widowControl/>
        <w:numPr>
          <w:ilvl w:val="1"/>
          <w:numId w:val="3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always</w:t>
      </w:r>
      <w:r w:rsidRPr="0052413D">
        <w:rPr>
          <w:rFonts w:ascii="宋体" w:eastAsia="宋体" w:hAnsi="宋体" w:cs="宋体"/>
          <w:kern w:val="0"/>
          <w:sz w:val="24"/>
          <w:szCs w:val="24"/>
        </w:rPr>
        <w:t> - Always highlight the tray icon.</w:t>
      </w:r>
    </w:p>
    <w:p w:rsidR="0052413D" w:rsidRPr="0052413D" w:rsidRDefault="0052413D" w:rsidP="0052413D">
      <w:pPr>
        <w:widowControl/>
        <w:numPr>
          <w:ilvl w:val="1"/>
          <w:numId w:val="3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never</w:t>
      </w:r>
      <w:r w:rsidRPr="0052413D">
        <w:rPr>
          <w:rFonts w:ascii="宋体" w:eastAsia="宋体" w:hAnsi="宋体" w:cs="宋体"/>
          <w:kern w:val="0"/>
          <w:sz w:val="24"/>
          <w:szCs w:val="24"/>
        </w:rPr>
        <w:t> - Never highlight the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when the tray’s icon background becomes highlighted (in blue).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 can use </w:t>
      </w:r>
      <w:r w:rsidRPr="0052413D">
        <w:rPr>
          <w:rFonts w:ascii="Consolas" w:eastAsia="宋体" w:hAnsi="Consolas" w:cs="宋体"/>
          <w:color w:val="0B3D47"/>
          <w:kern w:val="0"/>
          <w:sz w:val="20"/>
          <w:szCs w:val="20"/>
          <w:shd w:val="clear" w:color="auto" w:fill="F1F3F4"/>
        </w:rPr>
        <w:t>highlightMode</w:t>
      </w:r>
      <w:r w:rsidRPr="0052413D">
        <w:rPr>
          <w:rFonts w:ascii="宋体" w:eastAsia="宋体" w:hAnsi="宋体" w:cs="宋体"/>
          <w:kern w:val="0"/>
          <w:sz w:val="24"/>
          <w:szCs w:val="24"/>
        </w:rPr>
        <w:t> with a </w:t>
      </w:r>
      <w:hyperlink r:id="rId369"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by toggling between </w:t>
      </w:r>
      <w:r w:rsidRPr="0052413D">
        <w:rPr>
          <w:rFonts w:ascii="Consolas" w:eastAsia="宋体" w:hAnsi="Consolas" w:cs="宋体"/>
          <w:color w:val="0B3D47"/>
          <w:kern w:val="0"/>
          <w:sz w:val="20"/>
          <w:szCs w:val="20"/>
          <w:shd w:val="clear" w:color="auto" w:fill="F1F3F4"/>
        </w:rPr>
        <w:t>'never'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'always'</w:t>
      </w:r>
      <w:r w:rsidRPr="0052413D">
        <w:rPr>
          <w:rFonts w:ascii="宋体" w:eastAsia="宋体" w:hAnsi="宋体" w:cs="宋体"/>
          <w:kern w:val="0"/>
          <w:sz w:val="24"/>
          <w:szCs w:val="24"/>
        </w:rPr>
        <w:t> modes when the window visibility changes.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'/path/to/my/icon'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tray.on(</w:t>
      </w:r>
      <w:r w:rsidRPr="0052413D">
        <w:rPr>
          <w:rFonts w:ascii="Consolas" w:eastAsia="宋体" w:hAnsi="Consolas" w:cs="宋体"/>
          <w:color w:val="D01040"/>
          <w:kern w:val="0"/>
          <w:sz w:val="20"/>
          <w:szCs w:val="20"/>
          <w:bdr w:val="none" w:sz="0" w:space="0" w:color="auto" w:frame="1"/>
        </w:rPr>
        <w:t>'click'</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win.isVisible() ? win.hide() :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tray.setHighlightMode(</w:t>
      </w:r>
      <w:r w:rsidRPr="0052413D">
        <w:rPr>
          <w:rFonts w:ascii="Consolas" w:eastAsia="宋体" w:hAnsi="Consolas" w:cs="宋体"/>
          <w:color w:val="D01040"/>
          <w:kern w:val="0"/>
          <w:sz w:val="20"/>
          <w:szCs w:val="20"/>
          <w:bdr w:val="none" w:sz="0" w:space="0" w:color="auto" w:frame="1"/>
        </w:rPr>
        <w:t>'always'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'hide'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tray.setHighlightMode(</w:t>
      </w:r>
      <w:r w:rsidRPr="0052413D">
        <w:rPr>
          <w:rFonts w:ascii="Consolas" w:eastAsia="宋体" w:hAnsi="Consolas" w:cs="宋体"/>
          <w:color w:val="D01040"/>
          <w:kern w:val="0"/>
          <w:sz w:val="20"/>
          <w:szCs w:val="20"/>
          <w:bdr w:val="none" w:sz="0" w:space="0" w:color="auto" w:frame="1"/>
        </w:rPr>
        <w:t>'never'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tray.displayBalloon(options)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70"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 - (optional)</w:t>
      </w:r>
    </w:p>
    <w:p w:rsidR="0052413D" w:rsidRPr="0052413D" w:rsidRDefault="0052413D" w:rsidP="0052413D">
      <w:pPr>
        <w:widowControl/>
        <w:numPr>
          <w:ilvl w:val="1"/>
          <w:numId w:val="3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3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w:t>
      </w:r>
      <w:r w:rsidRPr="0052413D">
        <w:rPr>
          <w:rFonts w:ascii="宋体" w:eastAsia="宋体" w:hAnsi="宋体" w:cs="宋体"/>
          <w:kern w:val="0"/>
          <w:sz w:val="24"/>
          <w:szCs w:val="24"/>
        </w:rPr>
        <w:t> String -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Displays a tray balloon.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tray.popUpContextMenu([menu, position])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 (optional)</w:t>
      </w:r>
    </w:p>
    <w:p w:rsidR="0052413D" w:rsidRPr="0052413D" w:rsidRDefault="0052413D" w:rsidP="0052413D">
      <w:pPr>
        <w:widowControl/>
        <w:numPr>
          <w:ilvl w:val="0"/>
          <w:numId w:val="3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w:t>
      </w:r>
      <w:hyperlink r:id="rId371"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(optional) - The pop up 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Pops up the context menu of the tray icon. When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is passed, 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will be shown instead of the tray icon’s context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is only available on Windows, and it is (0, 0) by default.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tray.setContextMenu(menu)</w:t>
      </w:r>
    </w:p>
    <w:p w:rsidR="0052413D" w:rsidRPr="0052413D" w:rsidRDefault="0052413D" w:rsidP="0052413D">
      <w:pPr>
        <w:widowControl/>
        <w:numPr>
          <w:ilvl w:val="0"/>
          <w:numId w:val="3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context menu for this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tray.getBounds()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372" w:history="1">
        <w:r w:rsidRPr="0052413D">
          <w:rPr>
            <w:rFonts w:ascii="Consolas" w:eastAsia="宋体" w:hAnsi="Consolas" w:cs="宋体"/>
            <w:color w:val="0B3D47"/>
            <w:kern w:val="0"/>
            <w:sz w:val="20"/>
            <w:szCs w:val="20"/>
            <w:shd w:val="clear" w:color="auto" w:fill="F1F3F4"/>
          </w:rPr>
          <w:t>Rectangle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of this tray icon as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tray.isDestroyed()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tray icon is destroyed.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webContents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Render and control web pages.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73"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is an </w:t>
      </w:r>
      <w:hyperlink r:id="rId374"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 xml:space="preserve">. It is responsible for rendering and controlling a web page and is a property of </w:t>
      </w:r>
      <w:r w:rsidRPr="0052413D">
        <w:rPr>
          <w:rFonts w:ascii="宋体" w:eastAsia="宋体" w:hAnsi="宋体" w:cs="宋体"/>
          <w:kern w:val="0"/>
          <w:sz w:val="24"/>
          <w:szCs w:val="24"/>
        </w:rPr>
        <w:lastRenderedPageBreak/>
        <w:t>the </w:t>
      </w:r>
      <w:hyperlink r:id="rId375"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object. An example of accessing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object: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1500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contents = win.webContents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console.log(contents)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These methods can be accessed from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console.log(webContents)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webContents.getAllWebContents()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 An array of all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instances. This will contain web contents for all windows, webviews, opened devtools, and devtools extension background pages.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webContents.getFocusedWebContents()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 The web contents that is focused in this application, otherwise returns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webContents.fromId(id)</w:t>
      </w:r>
    </w:p>
    <w:p w:rsidR="0052413D" w:rsidRPr="0052413D" w:rsidRDefault="0052413D" w:rsidP="0052413D">
      <w:pPr>
        <w:widowControl/>
        <w:numPr>
          <w:ilvl w:val="0"/>
          <w:numId w:val="3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 A WebContents instance with the given ID.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WebContents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Render and control the contents of a BrowserWindow instance.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76"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‘did-finish-load’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the navigation is done, i.e. the spinner of the tab has stopped spinning, and the </w:t>
      </w:r>
      <w:r w:rsidRPr="0052413D">
        <w:rPr>
          <w:rFonts w:ascii="Consolas" w:eastAsia="宋体" w:hAnsi="Consolas" w:cs="宋体"/>
          <w:color w:val="0B3D47"/>
          <w:kern w:val="0"/>
          <w:sz w:val="20"/>
          <w:szCs w:val="20"/>
          <w:shd w:val="clear" w:color="auto" w:fill="F1F3F4"/>
        </w:rPr>
        <w:t>onload</w:t>
      </w:r>
      <w:r w:rsidRPr="0052413D">
        <w:rPr>
          <w:rFonts w:ascii="宋体" w:eastAsia="宋体" w:hAnsi="宋体" w:cs="宋体"/>
          <w:kern w:val="0"/>
          <w:sz w:val="24"/>
          <w:szCs w:val="24"/>
        </w:rPr>
        <w:t> event was dispatched.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‘did-fail-load’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errorCode</w:t>
      </w:r>
      <w:r w:rsidRPr="0052413D">
        <w:rPr>
          <w:rFonts w:ascii="宋体" w:eastAsia="宋体" w:hAnsi="宋体" w:cs="宋体"/>
          <w:kern w:val="0"/>
          <w:sz w:val="24"/>
          <w:szCs w:val="24"/>
        </w:rPr>
        <w:t> Integer</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errorDescription</w:t>
      </w:r>
      <w:r w:rsidRPr="0052413D">
        <w:rPr>
          <w:rFonts w:ascii="宋体" w:eastAsia="宋体" w:hAnsi="宋体" w:cs="宋体"/>
          <w:kern w:val="0"/>
          <w:sz w:val="24"/>
          <w:szCs w:val="24"/>
        </w:rPr>
        <w:t> String</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validatedURL</w:t>
      </w:r>
      <w:r w:rsidRPr="0052413D">
        <w:rPr>
          <w:rFonts w:ascii="宋体" w:eastAsia="宋体" w:hAnsi="宋体" w:cs="宋体"/>
          <w:kern w:val="0"/>
          <w:sz w:val="24"/>
          <w:szCs w:val="24"/>
        </w:rPr>
        <w:t> String</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like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but emitted when the load failed or was cancelled, e.g. </w:t>
      </w:r>
      <w:r w:rsidRPr="0052413D">
        <w:rPr>
          <w:rFonts w:ascii="Consolas" w:eastAsia="宋体" w:hAnsi="Consolas" w:cs="宋体"/>
          <w:color w:val="0B3D47"/>
          <w:kern w:val="0"/>
          <w:sz w:val="20"/>
          <w:szCs w:val="20"/>
          <w:shd w:val="clear" w:color="auto" w:fill="F1F3F4"/>
        </w:rPr>
        <w:t>window.stop()</w:t>
      </w:r>
      <w:r w:rsidRPr="0052413D">
        <w:rPr>
          <w:rFonts w:ascii="宋体" w:eastAsia="宋体" w:hAnsi="宋体" w:cs="宋体"/>
          <w:kern w:val="0"/>
          <w:sz w:val="24"/>
          <w:szCs w:val="24"/>
        </w:rPr>
        <w:t> is invoked. The full list of error codes and their meaning is available </w:t>
      </w:r>
      <w:hyperlink r:id="rId377" w:anchor="chromium/src/net/base/net_error_list.h"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‘did-frame-finish-load’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frame has done navigation.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‘did-start-loading’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started spinning.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‘did-stop-loading’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stopped spinning.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‘did-get-response-details’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Boolean</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originalURL</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httpResponseCode</w:t>
      </w:r>
      <w:r w:rsidRPr="0052413D">
        <w:rPr>
          <w:rFonts w:ascii="宋体" w:eastAsia="宋体" w:hAnsi="宋体" w:cs="宋体"/>
          <w:kern w:val="0"/>
          <w:sz w:val="24"/>
          <w:szCs w:val="24"/>
        </w:rPr>
        <w:t> Integer</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requestMethod</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details regarding a requested resource are available. </w:t>
      </w: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indicates the socket connection to download the resource.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‘did-get-redirect-request’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oldURL</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httpResponseCode</w:t>
      </w:r>
      <w:r w:rsidRPr="0052413D">
        <w:rPr>
          <w:rFonts w:ascii="宋体" w:eastAsia="宋体" w:hAnsi="宋体" w:cs="宋体"/>
          <w:kern w:val="0"/>
          <w:sz w:val="24"/>
          <w:szCs w:val="24"/>
        </w:rPr>
        <w:t> Integer</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requestMethod</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redirect is received while requesting a resource.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‘dom-ready’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document in the given frame is loaded.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‘page-favicon-updated’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favicons</w:t>
      </w:r>
      <w:r w:rsidRPr="0052413D">
        <w:rPr>
          <w:rFonts w:ascii="宋体" w:eastAsia="宋体" w:hAnsi="宋体" w:cs="宋体"/>
          <w:kern w:val="0"/>
          <w:sz w:val="24"/>
          <w:szCs w:val="24"/>
        </w:rPr>
        <w:t> String[] - Array of URLs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page receives favicon urls.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‘new-window’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frameName</w:t>
      </w:r>
      <w:r w:rsidRPr="0052413D">
        <w:rPr>
          <w:rFonts w:ascii="宋体" w:eastAsia="宋体" w:hAnsi="宋体" w:cs="宋体"/>
          <w:kern w:val="0"/>
          <w:sz w:val="24"/>
          <w:szCs w:val="24"/>
        </w:rPr>
        <w:t> String</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disposition</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foreground-tab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background-tab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save-to-disk</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The options which will be used for creating the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additionalFeatures</w:t>
      </w:r>
      <w:r w:rsidRPr="0052413D">
        <w:rPr>
          <w:rFonts w:ascii="宋体" w:eastAsia="宋体" w:hAnsi="宋体" w:cs="宋体"/>
          <w:kern w:val="0"/>
          <w:sz w:val="24"/>
          <w:szCs w:val="24"/>
        </w:rPr>
        <w:t> String[] - The non-standard features (features not handled by Chromium or Electron) given to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page requests to open a new window for a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It could be requested by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or an external link like </w:t>
      </w:r>
      <w:r w:rsidRPr="0052413D">
        <w:rPr>
          <w:rFonts w:ascii="Consolas" w:eastAsia="宋体" w:hAnsi="Consolas" w:cs="宋体"/>
          <w:color w:val="0B3D47"/>
          <w:kern w:val="0"/>
          <w:sz w:val="20"/>
          <w:szCs w:val="20"/>
          <w:shd w:val="clear" w:color="auto" w:fill="F1F3F4"/>
        </w:rPr>
        <w:t>&lt;a target='_blank'&gt;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will be created for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Electron from automatically creating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If you 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and manually create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then you must set </w:t>
      </w:r>
      <w:r w:rsidRPr="0052413D">
        <w:rPr>
          <w:rFonts w:ascii="Consolas" w:eastAsia="宋体" w:hAnsi="Consolas" w:cs="宋体"/>
          <w:color w:val="0B3D47"/>
          <w:kern w:val="0"/>
          <w:sz w:val="20"/>
          <w:szCs w:val="20"/>
          <w:shd w:val="clear" w:color="auto" w:fill="F1F3F4"/>
        </w:rPr>
        <w:t>event.newGuest</w:t>
      </w:r>
      <w:r w:rsidRPr="0052413D">
        <w:rPr>
          <w:rFonts w:ascii="宋体" w:eastAsia="宋体" w:hAnsi="宋体" w:cs="宋体"/>
          <w:kern w:val="0"/>
          <w:sz w:val="24"/>
          <w:szCs w:val="24"/>
        </w:rPr>
        <w:t> to reference the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 failing to do so may result in unexpected behavior.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myBrowserWindow.webContents.on(</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 (event, url)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win.once(</w:t>
      </w:r>
      <w:r w:rsidRPr="0052413D">
        <w:rPr>
          <w:rFonts w:ascii="Consolas" w:eastAsia="宋体" w:hAnsi="Consolas" w:cs="宋体"/>
          <w:color w:val="D01040"/>
          <w:kern w:val="0"/>
          <w:sz w:val="20"/>
          <w:szCs w:val="20"/>
          <w:bdr w:val="none" w:sz="0" w:space="0" w:color="auto" w:frame="1"/>
        </w:rPr>
        <w:t>'ready-to-show'</w:t>
      </w:r>
      <w:r w:rsidRPr="0052413D">
        <w:rPr>
          <w:rFonts w:ascii="Consolas" w:eastAsia="宋体" w:hAnsi="Consolas" w:cs="宋体"/>
          <w:color w:val="0B3D47"/>
          <w:kern w:val="0"/>
          <w:sz w:val="20"/>
          <w:szCs w:val="20"/>
          <w:bdr w:val="none" w:sz="0" w:space="0" w:color="auto" w:frame="1"/>
        </w:rPr>
        <w:t>, () =&gt;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event.newGuest =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user or the page wants to start navigation. It can happen when the </w:t>
      </w:r>
      <w:r w:rsidRPr="0052413D">
        <w:rPr>
          <w:rFonts w:ascii="Consolas" w:eastAsia="宋体" w:hAnsi="Consolas" w:cs="宋体"/>
          <w:color w:val="0B3D47"/>
          <w:kern w:val="0"/>
          <w:sz w:val="20"/>
          <w:szCs w:val="20"/>
          <w:shd w:val="clear" w:color="auto" w:fill="F1F3F4"/>
        </w:rPr>
        <w:t>window.location</w:t>
      </w:r>
      <w:r w:rsidRPr="0052413D">
        <w:rPr>
          <w:rFonts w:ascii="宋体" w:eastAsia="宋体" w:hAnsi="宋体" w:cs="宋体"/>
          <w:kern w:val="0"/>
          <w:sz w:val="24"/>
          <w:szCs w:val="24"/>
        </w:rPr>
        <w:t> object is changed or a user clicks a link in the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will not emit when the navigation is started programmatically with APIs like </w:t>
      </w:r>
      <w:r w:rsidRPr="0052413D">
        <w:rPr>
          <w:rFonts w:ascii="Consolas" w:eastAsia="宋体" w:hAnsi="Consolas" w:cs="宋体"/>
          <w:color w:val="0B3D47"/>
          <w:kern w:val="0"/>
          <w:sz w:val="20"/>
          <w:szCs w:val="20"/>
          <w:shd w:val="clear" w:color="auto" w:fill="F1F3F4"/>
        </w:rPr>
        <w:t>webContents.loadURL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webContents.back</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also not emitted for in-page navigations,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navigation.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‘did-navigate’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navigation is done.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not emitted for in-page navigations,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‘did-navigate-in-page’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3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in-page navigation happened.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in-page navigation happens, the page URL changes but does not cause navigation outside of the page. Examples of this occurring are when anchor links are clicked or when the DOM </w:t>
      </w:r>
      <w:r w:rsidRPr="0052413D">
        <w:rPr>
          <w:rFonts w:ascii="Consolas" w:eastAsia="宋体" w:hAnsi="Consolas" w:cs="宋体"/>
          <w:color w:val="0B3D47"/>
          <w:kern w:val="0"/>
          <w:sz w:val="20"/>
          <w:szCs w:val="20"/>
          <w:shd w:val="clear" w:color="auto" w:fill="F1F3F4"/>
        </w:rPr>
        <w:t>hashchange</w:t>
      </w:r>
      <w:r w:rsidRPr="0052413D">
        <w:rPr>
          <w:rFonts w:ascii="宋体" w:eastAsia="宋体" w:hAnsi="宋体" w:cs="宋体"/>
          <w:kern w:val="0"/>
          <w:sz w:val="24"/>
          <w:szCs w:val="24"/>
        </w:rPr>
        <w:t> event is triggered.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‘will-prevent-unload’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handler is attempting to cancel a page unload.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ignore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handler and allow the page to be unloaded.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dialog}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'will-prevent-unload'</w:t>
      </w:r>
      <w:r w:rsidRPr="0052413D">
        <w:rPr>
          <w:rFonts w:ascii="Consolas" w:eastAsia="宋体" w:hAnsi="Consolas" w:cs="宋体"/>
          <w:color w:val="0B3D47"/>
          <w:kern w:val="0"/>
          <w:sz w:val="20"/>
          <w:szCs w:val="20"/>
          <w:bdr w:val="none" w:sz="0" w:space="0" w:color="auto" w:frame="1"/>
        </w:rPr>
        <w:t>, (event)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choice = dialog.showMessageBox(win,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'question'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buttons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'Leave'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'Stay'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'Do you want to leave this site?'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message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'Changes you made may not be saved.'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defaultId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cancelId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leave = (choice ===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(leave)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killed</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renderer process crashes or is killed.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‘plugin-crashed’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4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plugin process has crashed.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is destroyed.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‘before-input-event’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input</w:t>
      </w:r>
      <w:r w:rsidRPr="0052413D">
        <w:rPr>
          <w:rFonts w:ascii="宋体" w:eastAsia="宋体" w:hAnsi="宋体" w:cs="宋体"/>
          <w:kern w:val="0"/>
          <w:sz w:val="24"/>
          <w:szCs w:val="24"/>
        </w:rPr>
        <w:t> Object - Input properties</w:t>
      </w:r>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Either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keyDown</w:t>
      </w:r>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String - Equivalent to </w:t>
      </w:r>
      <w:hyperlink r:id="rId378" w:history="1">
        <w:r w:rsidRPr="0052413D">
          <w:rPr>
            <w:rFonts w:ascii="宋体" w:eastAsia="宋体" w:hAnsi="宋体" w:cs="宋体"/>
            <w:color w:val="046DC8"/>
            <w:kern w:val="0"/>
            <w:sz w:val="24"/>
            <w:szCs w:val="24"/>
            <w:u w:val="single"/>
          </w:rPr>
          <w:t>KeyboardEvent.key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 - Equivalent to </w:t>
      </w:r>
      <w:hyperlink r:id="rId379" w:history="1">
        <w:r w:rsidRPr="0052413D">
          <w:rPr>
            <w:rFonts w:ascii="宋体" w:eastAsia="宋体" w:hAnsi="宋体" w:cs="宋体"/>
            <w:color w:val="046DC8"/>
            <w:kern w:val="0"/>
            <w:sz w:val="24"/>
            <w:szCs w:val="24"/>
            <w:u w:val="single"/>
          </w:rPr>
          <w:t>KeyboardEvent.code</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isAutoRepeat</w:t>
      </w:r>
      <w:r w:rsidRPr="0052413D">
        <w:rPr>
          <w:rFonts w:ascii="宋体" w:eastAsia="宋体" w:hAnsi="宋体" w:cs="宋体"/>
          <w:kern w:val="0"/>
          <w:sz w:val="24"/>
          <w:szCs w:val="24"/>
        </w:rPr>
        <w:t> Boolean - Equivalent to </w:t>
      </w:r>
      <w:hyperlink r:id="rId380" w:history="1">
        <w:r w:rsidRPr="0052413D">
          <w:rPr>
            <w:rFonts w:ascii="宋体" w:eastAsia="宋体" w:hAnsi="宋体" w:cs="宋体"/>
            <w:color w:val="046DC8"/>
            <w:kern w:val="0"/>
            <w:sz w:val="24"/>
            <w:szCs w:val="24"/>
            <w:u w:val="single"/>
          </w:rPr>
          <w:t>KeyboardEvent.repeat</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w:t>
      </w:r>
      <w:r w:rsidRPr="0052413D">
        <w:rPr>
          <w:rFonts w:ascii="宋体" w:eastAsia="宋体" w:hAnsi="宋体" w:cs="宋体"/>
          <w:kern w:val="0"/>
          <w:sz w:val="24"/>
          <w:szCs w:val="24"/>
        </w:rPr>
        <w:t> Boolean - Equivalent to </w:t>
      </w:r>
      <w:hyperlink r:id="rId381" w:history="1">
        <w:r w:rsidRPr="0052413D">
          <w:rPr>
            <w:rFonts w:ascii="宋体" w:eastAsia="宋体" w:hAnsi="宋体" w:cs="宋体"/>
            <w:color w:val="046DC8"/>
            <w:kern w:val="0"/>
            <w:sz w:val="24"/>
            <w:szCs w:val="24"/>
            <w:u w:val="single"/>
          </w:rPr>
          <w:t>KeyboardEvent.shiftKey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Boolean - Equivalent to </w:t>
      </w:r>
      <w:hyperlink r:id="rId382" w:history="1">
        <w:r w:rsidRPr="0052413D">
          <w:rPr>
            <w:rFonts w:ascii="宋体" w:eastAsia="宋体" w:hAnsi="宋体" w:cs="宋体"/>
            <w:color w:val="046DC8"/>
            <w:kern w:val="0"/>
            <w:sz w:val="24"/>
            <w:szCs w:val="24"/>
            <w:u w:val="single"/>
          </w:rPr>
          <w:t>KeyboardEvent.controlKey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Boolean - Equivalent to </w:t>
      </w:r>
      <w:hyperlink r:id="rId383" w:history="1">
        <w:r w:rsidRPr="0052413D">
          <w:rPr>
            <w:rFonts w:ascii="宋体" w:eastAsia="宋体" w:hAnsi="宋体" w:cs="宋体"/>
            <w:color w:val="046DC8"/>
            <w:kern w:val="0"/>
            <w:sz w:val="24"/>
            <w:szCs w:val="24"/>
            <w:u w:val="single"/>
          </w:rPr>
          <w:t>KeyboardEvent.altKey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meta</w:t>
      </w:r>
      <w:r w:rsidRPr="0052413D">
        <w:rPr>
          <w:rFonts w:ascii="宋体" w:eastAsia="宋体" w:hAnsi="宋体" w:cs="宋体"/>
          <w:kern w:val="0"/>
          <w:sz w:val="24"/>
          <w:szCs w:val="24"/>
        </w:rPr>
        <w:t> Boolean - Equivalent to </w:t>
      </w:r>
      <w:hyperlink r:id="rId384" w:history="1">
        <w:r w:rsidRPr="0052413D">
          <w:rPr>
            <w:rFonts w:ascii="宋体" w:eastAsia="宋体" w:hAnsi="宋体" w:cs="宋体"/>
            <w:color w:val="046DC8"/>
            <w:kern w:val="0"/>
            <w:sz w:val="24"/>
            <w:szCs w:val="24"/>
            <w:u w:val="single"/>
          </w:rPr>
          <w:t>KeyboardEvent.metaKey</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before dispatching the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events in the page.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page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events and the menu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only prevent the menu shortcuts, use </w:t>
      </w:r>
      <w:hyperlink r:id="rId385" w:anchor="contentssetignoremenushortcuts" w:history="1">
        <w:r w:rsidRPr="0052413D">
          <w:rPr>
            <w:rFonts w:ascii="Consolas" w:eastAsia="宋体" w:hAnsi="Consolas" w:cs="宋体"/>
            <w:color w:val="0B3D47"/>
            <w:kern w:val="0"/>
            <w:sz w:val="20"/>
            <w:szCs w:val="20"/>
            <w:shd w:val="clear" w:color="auto" w:fill="F1F3F4"/>
          </w:rPr>
          <w:t>setIgnoreMenuShortcuts</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'before-input-event'</w:t>
      </w:r>
      <w:r w:rsidRPr="0052413D">
        <w:rPr>
          <w:rFonts w:ascii="Consolas" w:eastAsia="宋体" w:hAnsi="Consolas" w:cs="宋体"/>
          <w:color w:val="0B3D47"/>
          <w:kern w:val="0"/>
          <w:sz w:val="20"/>
          <w:szCs w:val="20"/>
          <w:bdr w:val="none" w:sz="0" w:space="0" w:color="auto" w:frame="1"/>
        </w:rPr>
        <w:t>, (event, input)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For example, only enable application menu keyboard shortcuts when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Ctrl/Cmd are down.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win.webContents.setIgnoreMenuShortcuts(!input.control &amp;&amp; !input.meta)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‘devtools-opened’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opened.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closed.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‘devtools-focused’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focused / opened.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‘certificate-error’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The error code</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386"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0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isTrusted</w:t>
      </w:r>
      <w:r w:rsidRPr="0052413D">
        <w:rPr>
          <w:rFonts w:ascii="宋体" w:eastAsia="宋体" w:hAnsi="宋体" w:cs="宋体"/>
          <w:kern w:val="0"/>
          <w:sz w:val="24"/>
          <w:szCs w:val="24"/>
        </w:rPr>
        <w:t> Boolean - Indicates whether the certificate can be considered trusted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failed to verify the </w:t>
      </w: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hyperlink r:id="rId387" w:anchor="event-certificate-error" w:history="1">
        <w:r w:rsidRPr="0052413D">
          <w:rPr>
            <w:rFonts w:ascii="宋体" w:eastAsia="宋体" w:hAnsi="宋体" w:cs="宋体"/>
            <w:color w:val="046DC8"/>
            <w:kern w:val="0"/>
            <w:sz w:val="24"/>
            <w:szCs w:val="24"/>
            <w:u w:val="single"/>
          </w:rPr>
          <w:t>the </w:t>
        </w:r>
        <w:r w:rsidRPr="0052413D">
          <w:rPr>
            <w:rFonts w:ascii="Consolas" w:eastAsia="宋体" w:hAnsi="Consolas" w:cs="宋体"/>
            <w:color w:val="0B3D47"/>
            <w:kern w:val="0"/>
            <w:sz w:val="20"/>
            <w:szCs w:val="20"/>
            <w:shd w:val="clear" w:color="auto" w:fill="F1F3F4"/>
          </w:rPr>
          <w:t>certificate-error</w:t>
        </w:r>
        <w:r w:rsidRPr="0052413D">
          <w:rPr>
            <w:rFonts w:ascii="宋体" w:eastAsia="宋体" w:hAnsi="宋体" w:cs="宋体"/>
            <w:color w:val="046DC8"/>
            <w:kern w:val="0"/>
            <w:sz w:val="24"/>
            <w:szCs w:val="24"/>
            <w:u w:val="single"/>
          </w:rPr>
          <w:t> event of </w:t>
        </w:r>
        <w:r w:rsidRPr="0052413D">
          <w:rPr>
            <w:rFonts w:ascii="Consolas" w:eastAsia="宋体" w:hAnsi="Consolas" w:cs="宋体"/>
            <w:color w:val="0B3D47"/>
            <w:kern w:val="0"/>
            <w:sz w:val="20"/>
            <w:szCs w:val="20"/>
            <w:shd w:val="clear" w:color="auto" w:fill="F1F3F4"/>
          </w:rPr>
          <w:t>app</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‘select-client-certificate’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certificateList</w:t>
      </w:r>
      <w:r w:rsidRPr="0052413D">
        <w:rPr>
          <w:rFonts w:ascii="宋体" w:eastAsia="宋体" w:hAnsi="宋体" w:cs="宋体"/>
          <w:kern w:val="0"/>
          <w:sz w:val="24"/>
          <w:szCs w:val="24"/>
        </w:rPr>
        <w:t> </w:t>
      </w:r>
      <w:hyperlink r:id="rId388"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0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389" w:history="1">
        <w:r w:rsidRPr="0052413D">
          <w:rPr>
            <w:rFonts w:ascii="宋体" w:eastAsia="宋体" w:hAnsi="宋体" w:cs="宋体"/>
            <w:color w:val="046DC8"/>
            <w:kern w:val="0"/>
            <w:sz w:val="24"/>
            <w:szCs w:val="24"/>
            <w:u w:val="single"/>
          </w:rPr>
          <w:t>Certificate</w:t>
        </w:r>
      </w:hyperlink>
      <w:r w:rsidRPr="0052413D">
        <w:rPr>
          <w:rFonts w:ascii="宋体" w:eastAsia="宋体" w:hAnsi="宋体" w:cs="宋体"/>
          <w:kern w:val="0"/>
          <w:sz w:val="24"/>
          <w:szCs w:val="24"/>
        </w:rPr>
        <w:t> - Must be a certificate from the given 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client certificate is requested.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hyperlink r:id="rId390" w:anchor="event-select-client-certificate" w:history="1">
        <w:r w:rsidRPr="0052413D">
          <w:rPr>
            <w:rFonts w:ascii="宋体" w:eastAsia="宋体" w:hAnsi="宋体" w:cs="宋体"/>
            <w:color w:val="046DC8"/>
            <w:kern w:val="0"/>
            <w:sz w:val="24"/>
            <w:szCs w:val="24"/>
            <w:u w:val="single"/>
          </w:rPr>
          <w:t>the </w:t>
        </w:r>
        <w:r w:rsidRPr="0052413D">
          <w:rPr>
            <w:rFonts w:ascii="Consolas" w:eastAsia="宋体" w:hAnsi="Consolas" w:cs="宋体"/>
            <w:color w:val="0B3D47"/>
            <w:kern w:val="0"/>
            <w:sz w:val="20"/>
            <w:szCs w:val="20"/>
            <w:shd w:val="clear" w:color="auto" w:fill="F1F3F4"/>
          </w:rPr>
          <w:t>select-client-certificate</w:t>
        </w:r>
        <w:r w:rsidRPr="0052413D">
          <w:rPr>
            <w:rFonts w:ascii="宋体" w:eastAsia="宋体" w:hAnsi="宋体" w:cs="宋体"/>
            <w:color w:val="046DC8"/>
            <w:kern w:val="0"/>
            <w:sz w:val="24"/>
            <w:szCs w:val="24"/>
            <w:u w:val="single"/>
          </w:rPr>
          <w:t> event of </w:t>
        </w:r>
        <w:r w:rsidRPr="0052413D">
          <w:rPr>
            <w:rFonts w:ascii="Consolas" w:eastAsia="宋体" w:hAnsi="Consolas" w:cs="宋体"/>
            <w:color w:val="0B3D47"/>
            <w:kern w:val="0"/>
            <w:sz w:val="20"/>
            <w:szCs w:val="20"/>
            <w:shd w:val="clear" w:color="auto" w:fill="F1F3F4"/>
          </w:rPr>
          <w:t>app</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‘login’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URL</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authInfo</w:t>
      </w:r>
      <w:r w:rsidRPr="0052413D">
        <w:rPr>
          <w:rFonts w:ascii="宋体" w:eastAsia="宋体" w:hAnsi="宋体" w:cs="宋体"/>
          <w:kern w:val="0"/>
          <w:sz w:val="24"/>
          <w:szCs w:val="24"/>
        </w:rPr>
        <w:t> Object</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isProxy</w:t>
      </w:r>
      <w:r w:rsidRPr="0052413D">
        <w:rPr>
          <w:rFonts w:ascii="宋体" w:eastAsia="宋体" w:hAnsi="宋体" w:cs="宋体"/>
          <w:kern w:val="0"/>
          <w:sz w:val="24"/>
          <w:szCs w:val="24"/>
        </w:rPr>
        <w:t> Boolean</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wants to do basic auth.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hyperlink r:id="rId391" w:anchor="event-login" w:history="1">
        <w:r w:rsidRPr="0052413D">
          <w:rPr>
            <w:rFonts w:ascii="宋体" w:eastAsia="宋体" w:hAnsi="宋体" w:cs="宋体"/>
            <w:color w:val="046DC8"/>
            <w:kern w:val="0"/>
            <w:sz w:val="24"/>
            <w:szCs w:val="24"/>
            <w:u w:val="single"/>
          </w:rPr>
          <w:t>the </w:t>
        </w:r>
        <w:r w:rsidRPr="0052413D">
          <w:rPr>
            <w:rFonts w:ascii="Consolas" w:eastAsia="宋体" w:hAnsi="Consolas" w:cs="宋体"/>
            <w:color w:val="0B3D47"/>
            <w:kern w:val="0"/>
            <w:sz w:val="20"/>
            <w:szCs w:val="20"/>
            <w:shd w:val="clear" w:color="auto" w:fill="F1F3F4"/>
          </w:rPr>
          <w:t>login</w:t>
        </w:r>
        <w:r w:rsidRPr="0052413D">
          <w:rPr>
            <w:rFonts w:ascii="宋体" w:eastAsia="宋体" w:hAnsi="宋体" w:cs="宋体"/>
            <w:color w:val="046DC8"/>
            <w:kern w:val="0"/>
            <w:sz w:val="24"/>
            <w:szCs w:val="24"/>
            <w:u w:val="single"/>
          </w:rPr>
          <w:t> event of </w:t>
        </w:r>
        <w:r w:rsidRPr="0052413D">
          <w:rPr>
            <w:rFonts w:ascii="Consolas" w:eastAsia="宋体" w:hAnsi="Consolas" w:cs="宋体"/>
            <w:color w:val="0B3D47"/>
            <w:kern w:val="0"/>
            <w:sz w:val="20"/>
            <w:szCs w:val="20"/>
            <w:shd w:val="clear" w:color="auto" w:fill="F1F3F4"/>
          </w:rPr>
          <w:t>app</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‘found-in-page’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Object</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requestId</w:t>
      </w:r>
      <w:r w:rsidRPr="0052413D">
        <w:rPr>
          <w:rFonts w:ascii="宋体" w:eastAsia="宋体" w:hAnsi="宋体" w:cs="宋体"/>
          <w:kern w:val="0"/>
          <w:sz w:val="24"/>
          <w:szCs w:val="24"/>
        </w:rPr>
        <w:t> Integer</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activeMatchOrdinal</w:t>
      </w:r>
      <w:r w:rsidRPr="0052413D">
        <w:rPr>
          <w:rFonts w:ascii="宋体" w:eastAsia="宋体" w:hAnsi="宋体" w:cs="宋体"/>
          <w:kern w:val="0"/>
          <w:sz w:val="24"/>
          <w:szCs w:val="24"/>
        </w:rPr>
        <w:t> Integer - Position of the active match.</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matches</w:t>
      </w:r>
      <w:r w:rsidRPr="0052413D">
        <w:rPr>
          <w:rFonts w:ascii="宋体" w:eastAsia="宋体" w:hAnsi="宋体" w:cs="宋体"/>
          <w:kern w:val="0"/>
          <w:sz w:val="24"/>
          <w:szCs w:val="24"/>
        </w:rPr>
        <w:t> Integer - Number of Matches.</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selectionArea</w:t>
      </w:r>
      <w:r w:rsidRPr="0052413D">
        <w:rPr>
          <w:rFonts w:ascii="宋体" w:eastAsia="宋体" w:hAnsi="宋体" w:cs="宋体"/>
          <w:kern w:val="0"/>
          <w:sz w:val="24"/>
          <w:szCs w:val="24"/>
        </w:rPr>
        <w:t> Object - Coordinates of first match region.</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finalUpdate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result is available for [</w:t>
      </w:r>
      <w:r w:rsidRPr="0052413D">
        <w:rPr>
          <w:rFonts w:ascii="Consolas" w:eastAsia="宋体" w:hAnsi="Consolas" w:cs="宋体"/>
          <w:color w:val="0B3D47"/>
          <w:kern w:val="0"/>
          <w:sz w:val="20"/>
          <w:szCs w:val="20"/>
          <w:shd w:val="clear" w:color="auto" w:fill="F1F3F4"/>
        </w:rPr>
        <w:t>webContents.findInPage</w:t>
      </w:r>
      <w:r w:rsidRPr="0052413D">
        <w:rPr>
          <w:rFonts w:ascii="宋体" w:eastAsia="宋体" w:hAnsi="宋体" w:cs="宋体"/>
          <w:kern w:val="0"/>
          <w:sz w:val="24"/>
          <w:szCs w:val="24"/>
        </w:rPr>
        <w:t>] request.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‘media-started-playing’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media starts playing.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‘media-paused’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media is paused or done playing.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‘did-change-theme-color’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page’s theme color changes. This is usually due to encountering a meta tag: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D01040"/>
          <w:kern w:val="0"/>
          <w:sz w:val="20"/>
          <w:szCs w:val="20"/>
          <w:bdr w:val="none" w:sz="0" w:space="0" w:color="auto" w:frame="1"/>
        </w:rPr>
        <w:t>'theme-color'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content=</w:t>
      </w:r>
      <w:r w:rsidRPr="0052413D">
        <w:rPr>
          <w:rFonts w:ascii="Consolas" w:eastAsia="宋体" w:hAnsi="Consolas" w:cs="宋体"/>
          <w:color w:val="D01040"/>
          <w:kern w:val="0"/>
          <w:sz w:val="20"/>
          <w:szCs w:val="20"/>
          <w:bdr w:val="none" w:sz="0" w:space="0" w:color="auto" w:frame="1"/>
        </w:rPr>
        <w:t>'#ff0000'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‘update-target-url’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mouse moves over a link or the keyboard moves the focus to a link.</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‘cursor-changed’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NativeImage (optional)</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w:t>
      </w:r>
      <w:r w:rsidRPr="0052413D">
        <w:rPr>
          <w:rFonts w:ascii="宋体" w:eastAsia="宋体" w:hAnsi="宋体" w:cs="宋体"/>
          <w:kern w:val="0"/>
          <w:sz w:val="24"/>
          <w:szCs w:val="24"/>
        </w:rPr>
        <w:t> Float (optional) - scaling factor for the custom cursor</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w:t>
      </w:r>
      <w:hyperlink r:id="rId392"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(optional) - the size of the </w:t>
      </w:r>
      <w:r w:rsidRPr="0052413D">
        <w:rPr>
          <w:rFonts w:ascii="Consolas" w:eastAsia="宋体" w:hAnsi="Consolas" w:cs="宋体"/>
          <w:color w:val="0B3D47"/>
          <w:kern w:val="0"/>
          <w:sz w:val="20"/>
          <w:szCs w:val="20"/>
          <w:shd w:val="clear" w:color="auto" w:fill="F1F3F4"/>
        </w:rPr>
        <w:t>image</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hotspot</w:t>
      </w:r>
      <w:r w:rsidRPr="0052413D">
        <w:rPr>
          <w:rFonts w:ascii="宋体" w:eastAsia="宋体" w:hAnsi="宋体" w:cs="宋体"/>
          <w:kern w:val="0"/>
          <w:sz w:val="24"/>
          <w:szCs w:val="24"/>
        </w:rPr>
        <w:t> </w:t>
      </w:r>
      <w:hyperlink r:id="rId393"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(optional) - coordinates of the custom cursor’s hotspot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the cursor’s type changes.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parameter can be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crosshair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pointer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wait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help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ns-resize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nesw-resize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nwse-resize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col-resize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row-resize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nw-panning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sw-panning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move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vertical-text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cell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context-menu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alias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progress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nodrop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copy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not-allowed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zoom-in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zoom-out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grab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grabbing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parameter is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parameter will hold the custom cursor image in 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scale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hotspot</w:t>
      </w:r>
      <w:r w:rsidRPr="0052413D">
        <w:rPr>
          <w:rFonts w:ascii="宋体" w:eastAsia="宋体" w:hAnsi="宋体" w:cs="宋体"/>
          <w:kern w:val="0"/>
          <w:sz w:val="24"/>
          <w:szCs w:val="24"/>
        </w:rPr>
        <w:t> will hold additional information about the custom cursor.</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‘context-menu’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params</w:t>
      </w:r>
      <w:r w:rsidRPr="0052413D">
        <w:rPr>
          <w:rFonts w:ascii="宋体" w:eastAsia="宋体" w:hAnsi="宋体" w:cs="宋体"/>
          <w:kern w:val="0"/>
          <w:sz w:val="24"/>
          <w:szCs w:val="24"/>
        </w:rPr>
        <w:t> Object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 - x coordinate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 - y coordinate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linkURL</w:t>
      </w:r>
      <w:r w:rsidRPr="0052413D">
        <w:rPr>
          <w:rFonts w:ascii="宋体" w:eastAsia="宋体" w:hAnsi="宋体" w:cs="宋体"/>
          <w:kern w:val="0"/>
          <w:sz w:val="24"/>
          <w:szCs w:val="24"/>
        </w:rPr>
        <w:t> String - URL of the link that encloses the node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linkText</w:t>
      </w:r>
      <w:r w:rsidRPr="0052413D">
        <w:rPr>
          <w:rFonts w:ascii="宋体" w:eastAsia="宋体" w:hAnsi="宋体" w:cs="宋体"/>
          <w:kern w:val="0"/>
          <w:sz w:val="24"/>
          <w:szCs w:val="24"/>
        </w:rPr>
        <w:t> String - Text associated with the link. May be an empty string if the contents of the link are an image.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pageURL</w:t>
      </w:r>
      <w:r w:rsidRPr="0052413D">
        <w:rPr>
          <w:rFonts w:ascii="宋体" w:eastAsia="宋体" w:hAnsi="宋体" w:cs="宋体"/>
          <w:kern w:val="0"/>
          <w:sz w:val="24"/>
          <w:szCs w:val="24"/>
        </w:rPr>
        <w:t> String - URL of the top level page that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frameURL</w:t>
      </w:r>
      <w:r w:rsidRPr="0052413D">
        <w:rPr>
          <w:rFonts w:ascii="宋体" w:eastAsia="宋体" w:hAnsi="宋体" w:cs="宋体"/>
          <w:kern w:val="0"/>
          <w:sz w:val="24"/>
          <w:szCs w:val="24"/>
        </w:rPr>
        <w:t> String - URL of the subframe that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srcURL</w:t>
      </w:r>
      <w:r w:rsidRPr="0052413D">
        <w:rPr>
          <w:rFonts w:ascii="宋体" w:eastAsia="宋体" w:hAnsi="宋体" w:cs="宋体"/>
          <w:kern w:val="0"/>
          <w:sz w:val="24"/>
          <w:szCs w:val="24"/>
        </w:rPr>
        <w:t> String - Source URL for the element that the context menu was invoked on. Elements with source URLs are images, audio and video.</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mediaType</w:t>
      </w:r>
      <w:r w:rsidRPr="0052413D">
        <w:rPr>
          <w:rFonts w:ascii="宋体" w:eastAsia="宋体" w:hAnsi="宋体" w:cs="宋体"/>
          <w:kern w:val="0"/>
          <w:sz w:val="24"/>
          <w:szCs w:val="24"/>
        </w:rPr>
        <w:t> String - Type of the node the context menu was invoked on.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audio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video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canvas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plugin</w:t>
      </w:r>
      <w:r w:rsidRPr="0052413D">
        <w:rPr>
          <w:rFonts w:ascii="宋体" w:eastAsia="宋体" w:hAnsi="宋体" w:cs="宋体"/>
          <w:kern w:val="0"/>
          <w:sz w:val="24"/>
          <w:szCs w:val="24"/>
        </w:rPr>
        <w: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hasImageContents</w:t>
      </w:r>
      <w:r w:rsidRPr="0052413D">
        <w:rPr>
          <w:rFonts w:ascii="宋体" w:eastAsia="宋体" w:hAnsi="宋体" w:cs="宋体"/>
          <w:kern w:val="0"/>
          <w:sz w:val="24"/>
          <w:szCs w:val="24"/>
        </w:rPr>
        <w:t> Boolean - Whether the context menu was invoked on an image which has non-empty contents.</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isEditable</w:t>
      </w:r>
      <w:r w:rsidRPr="0052413D">
        <w:rPr>
          <w:rFonts w:ascii="宋体" w:eastAsia="宋体" w:hAnsi="宋体" w:cs="宋体"/>
          <w:kern w:val="0"/>
          <w:sz w:val="24"/>
          <w:szCs w:val="24"/>
        </w:rPr>
        <w:t> Boolean - Whether the context is editable.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selectionText</w:t>
      </w:r>
      <w:r w:rsidRPr="0052413D">
        <w:rPr>
          <w:rFonts w:ascii="宋体" w:eastAsia="宋体" w:hAnsi="宋体" w:cs="宋体"/>
          <w:kern w:val="0"/>
          <w:sz w:val="24"/>
          <w:szCs w:val="24"/>
        </w:rPr>
        <w:t> String - Text of the selection that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titleText</w:t>
      </w:r>
      <w:r w:rsidRPr="0052413D">
        <w:rPr>
          <w:rFonts w:ascii="宋体" w:eastAsia="宋体" w:hAnsi="宋体" w:cs="宋体"/>
          <w:kern w:val="0"/>
          <w:sz w:val="24"/>
          <w:szCs w:val="24"/>
        </w:rPr>
        <w:t> String - Title or alt text of the selection that the context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misspelledWord</w:t>
      </w:r>
      <w:r w:rsidRPr="0052413D">
        <w:rPr>
          <w:rFonts w:ascii="宋体" w:eastAsia="宋体" w:hAnsi="宋体" w:cs="宋体"/>
          <w:kern w:val="0"/>
          <w:sz w:val="24"/>
          <w:szCs w:val="24"/>
        </w:rPr>
        <w:t> String - The misspelled word under the cursor, if any.</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frameCharset</w:t>
      </w:r>
      <w:r w:rsidRPr="0052413D">
        <w:rPr>
          <w:rFonts w:ascii="宋体" w:eastAsia="宋体" w:hAnsi="宋体" w:cs="宋体"/>
          <w:kern w:val="0"/>
          <w:sz w:val="24"/>
          <w:szCs w:val="24"/>
        </w:rPr>
        <w:t> String - The character encoding of the frame on which the menu was invoked.</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inputFieldType</w:t>
      </w:r>
      <w:r w:rsidRPr="0052413D">
        <w:rPr>
          <w:rFonts w:ascii="宋体" w:eastAsia="宋体" w:hAnsi="宋体" w:cs="宋体"/>
          <w:kern w:val="0"/>
          <w:sz w:val="24"/>
          <w:szCs w:val="24"/>
        </w:rPr>
        <w:t> String - If the context menu was invoked on an input field, the type of that field. Possible values are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plainText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menuSourceType</w:t>
      </w:r>
      <w:r w:rsidRPr="0052413D">
        <w:rPr>
          <w:rFonts w:ascii="宋体" w:eastAsia="宋体" w:hAnsi="宋体" w:cs="宋体"/>
          <w:kern w:val="0"/>
          <w:sz w:val="24"/>
          <w:szCs w:val="24"/>
        </w:rPr>
        <w:t> String - Input source that invoked the context menu.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keyboard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touch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touchMenu</w:t>
      </w:r>
      <w:r w:rsidRPr="0052413D">
        <w:rPr>
          <w:rFonts w:ascii="宋体" w:eastAsia="宋体" w:hAnsi="宋体" w:cs="宋体"/>
          <w:kern w:val="0"/>
          <w:sz w:val="24"/>
          <w:szCs w:val="24"/>
        </w:rPr>
        <w: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mediaFlags</w:t>
      </w:r>
      <w:r w:rsidRPr="0052413D">
        <w:rPr>
          <w:rFonts w:ascii="宋体" w:eastAsia="宋体" w:hAnsi="宋体" w:cs="宋体"/>
          <w:kern w:val="0"/>
          <w:sz w:val="24"/>
          <w:szCs w:val="24"/>
        </w:rPr>
        <w:t> Object - The flags for the media element the context menu was invoked on.</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inError</w:t>
      </w:r>
      <w:r w:rsidRPr="0052413D">
        <w:rPr>
          <w:rFonts w:ascii="宋体" w:eastAsia="宋体" w:hAnsi="宋体" w:cs="宋体"/>
          <w:kern w:val="0"/>
          <w:sz w:val="24"/>
          <w:szCs w:val="24"/>
        </w:rPr>
        <w:t> Boolean - Whether the media element has crashed.</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isPaused</w:t>
      </w:r>
      <w:r w:rsidRPr="0052413D">
        <w:rPr>
          <w:rFonts w:ascii="宋体" w:eastAsia="宋体" w:hAnsi="宋体" w:cs="宋体"/>
          <w:kern w:val="0"/>
          <w:sz w:val="24"/>
          <w:szCs w:val="24"/>
        </w:rPr>
        <w:t> Boolean - Whether the media element is paused.</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isMuted</w:t>
      </w:r>
      <w:r w:rsidRPr="0052413D">
        <w:rPr>
          <w:rFonts w:ascii="宋体" w:eastAsia="宋体" w:hAnsi="宋体" w:cs="宋体"/>
          <w:kern w:val="0"/>
          <w:sz w:val="24"/>
          <w:szCs w:val="24"/>
        </w:rPr>
        <w:t> Boolean - Whether the media element is muted.</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hasAudio</w:t>
      </w:r>
      <w:r w:rsidRPr="0052413D">
        <w:rPr>
          <w:rFonts w:ascii="宋体" w:eastAsia="宋体" w:hAnsi="宋体" w:cs="宋体"/>
          <w:kern w:val="0"/>
          <w:sz w:val="24"/>
          <w:szCs w:val="24"/>
        </w:rPr>
        <w:t> Boolean - Whether the media element has audio.</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isLooping</w:t>
      </w:r>
      <w:r w:rsidRPr="0052413D">
        <w:rPr>
          <w:rFonts w:ascii="宋体" w:eastAsia="宋体" w:hAnsi="宋体" w:cs="宋体"/>
          <w:kern w:val="0"/>
          <w:sz w:val="24"/>
          <w:szCs w:val="24"/>
        </w:rPr>
        <w:t> Boolean - Whether the media element is looping.</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isControlsVisible</w:t>
      </w:r>
      <w:r w:rsidRPr="0052413D">
        <w:rPr>
          <w:rFonts w:ascii="宋体" w:eastAsia="宋体" w:hAnsi="宋体" w:cs="宋体"/>
          <w:kern w:val="0"/>
          <w:sz w:val="24"/>
          <w:szCs w:val="24"/>
        </w:rPr>
        <w:t> Boolean - Whether the media element’s controls are visible.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canToggleControls</w:t>
      </w:r>
      <w:r w:rsidRPr="0052413D">
        <w:rPr>
          <w:rFonts w:ascii="宋体" w:eastAsia="宋体" w:hAnsi="宋体" w:cs="宋体"/>
          <w:kern w:val="0"/>
          <w:sz w:val="24"/>
          <w:szCs w:val="24"/>
        </w:rPr>
        <w:t> Boolean - Whether the media element’s controls are toggleable.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canRotate</w:t>
      </w:r>
      <w:r w:rsidRPr="0052413D">
        <w:rPr>
          <w:rFonts w:ascii="宋体" w:eastAsia="宋体" w:hAnsi="宋体" w:cs="宋体"/>
          <w:kern w:val="0"/>
          <w:sz w:val="24"/>
          <w:szCs w:val="24"/>
        </w:rPr>
        <w:t> Boolean - Whether the media element can be rotated.</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editFlags</w:t>
      </w:r>
      <w:r w:rsidRPr="0052413D">
        <w:rPr>
          <w:rFonts w:ascii="宋体" w:eastAsia="宋体" w:hAnsi="宋体" w:cs="宋体"/>
          <w:kern w:val="0"/>
          <w:sz w:val="24"/>
          <w:szCs w:val="24"/>
        </w:rPr>
        <w:t> Object - These flags indicate whether the renderer believes it is able to perform the corresponding action.</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canUndo</w:t>
      </w:r>
      <w:r w:rsidRPr="0052413D">
        <w:rPr>
          <w:rFonts w:ascii="宋体" w:eastAsia="宋体" w:hAnsi="宋体" w:cs="宋体"/>
          <w:kern w:val="0"/>
          <w:sz w:val="24"/>
          <w:szCs w:val="24"/>
        </w:rPr>
        <w:t> Boolean - Whether the renderer believes it can undo.</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canRedo</w:t>
      </w:r>
      <w:r w:rsidRPr="0052413D">
        <w:rPr>
          <w:rFonts w:ascii="宋体" w:eastAsia="宋体" w:hAnsi="宋体" w:cs="宋体"/>
          <w:kern w:val="0"/>
          <w:sz w:val="24"/>
          <w:szCs w:val="24"/>
        </w:rPr>
        <w:t> Boolean - Whether the renderer believes it can redo.</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canCut</w:t>
      </w:r>
      <w:r w:rsidRPr="0052413D">
        <w:rPr>
          <w:rFonts w:ascii="宋体" w:eastAsia="宋体" w:hAnsi="宋体" w:cs="宋体"/>
          <w:kern w:val="0"/>
          <w:sz w:val="24"/>
          <w:szCs w:val="24"/>
        </w:rPr>
        <w:t> Boolean - Whether the renderer believes it can cut.</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canCopy</w:t>
      </w:r>
      <w:r w:rsidRPr="0052413D">
        <w:rPr>
          <w:rFonts w:ascii="宋体" w:eastAsia="宋体" w:hAnsi="宋体" w:cs="宋体"/>
          <w:kern w:val="0"/>
          <w:sz w:val="24"/>
          <w:szCs w:val="24"/>
        </w:rPr>
        <w:t> Boolean - Whether the renderer believes it can copy</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canPaste</w:t>
      </w:r>
      <w:r w:rsidRPr="0052413D">
        <w:rPr>
          <w:rFonts w:ascii="宋体" w:eastAsia="宋体" w:hAnsi="宋体" w:cs="宋体"/>
          <w:kern w:val="0"/>
          <w:sz w:val="24"/>
          <w:szCs w:val="24"/>
        </w:rPr>
        <w:t> Boolean - Whether the renderer believes it can paste.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canDelete</w:t>
      </w:r>
      <w:r w:rsidRPr="0052413D">
        <w:rPr>
          <w:rFonts w:ascii="宋体" w:eastAsia="宋体" w:hAnsi="宋体" w:cs="宋体"/>
          <w:kern w:val="0"/>
          <w:sz w:val="24"/>
          <w:szCs w:val="24"/>
        </w:rPr>
        <w:t> Boolean - Whether the renderer believes it can delete.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canSelectAll</w:t>
      </w:r>
      <w:r w:rsidRPr="0052413D">
        <w:rPr>
          <w:rFonts w:ascii="宋体" w:eastAsia="宋体" w:hAnsi="宋体" w:cs="宋体"/>
          <w:kern w:val="0"/>
          <w:sz w:val="24"/>
          <w:szCs w:val="24"/>
        </w:rPr>
        <w:t> Boolean - Whether the renderer believes it can select all.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a new context menu that needs to be handled.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‘select-bluetooth-device’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devices</w:t>
      </w:r>
      <w:r w:rsidRPr="0052413D">
        <w:rPr>
          <w:rFonts w:ascii="宋体" w:eastAsia="宋体" w:hAnsi="宋体" w:cs="宋体"/>
          <w:kern w:val="0"/>
          <w:sz w:val="24"/>
          <w:szCs w:val="24"/>
        </w:rPr>
        <w:t> </w:t>
      </w:r>
      <w:hyperlink r:id="rId394" w:history="1">
        <w:r w:rsidRPr="0052413D">
          <w:rPr>
            <w:rFonts w:ascii="宋体" w:eastAsia="宋体" w:hAnsi="宋体" w:cs="宋体"/>
            <w:color w:val="046DC8"/>
            <w:kern w:val="0"/>
            <w:sz w:val="24"/>
            <w:szCs w:val="24"/>
            <w:u w:val="single"/>
          </w:rPr>
          <w:t>BluetoothDevice[]</w:t>
        </w:r>
      </w:hyperlink>
    </w:p>
    <w:p w:rsidR="0052413D" w:rsidRPr="0052413D" w:rsidRDefault="0052413D" w:rsidP="0052413D">
      <w:pPr>
        <w:widowControl/>
        <w:numPr>
          <w:ilvl w:val="0"/>
          <w:numId w:val="4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1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deviceId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bluetooth device needs to be selected on call to </w:t>
      </w:r>
      <w:r w:rsidRPr="0052413D">
        <w:rPr>
          <w:rFonts w:ascii="Consolas" w:eastAsia="宋体" w:hAnsi="Consolas" w:cs="宋体"/>
          <w:color w:val="0B3D47"/>
          <w:kern w:val="0"/>
          <w:sz w:val="20"/>
          <w:szCs w:val="20"/>
          <w:shd w:val="clear" w:color="auto" w:fill="F1F3F4"/>
        </w:rPr>
        <w:t>navigator.bluetooth.requestDevice</w:t>
      </w:r>
      <w:r w:rsidRPr="0052413D">
        <w:rPr>
          <w:rFonts w:ascii="宋体" w:eastAsia="宋体" w:hAnsi="宋体" w:cs="宋体"/>
          <w:kern w:val="0"/>
          <w:sz w:val="24"/>
          <w:szCs w:val="24"/>
        </w:rPr>
        <w:t>. To use </w:t>
      </w:r>
      <w:r w:rsidRPr="0052413D">
        <w:rPr>
          <w:rFonts w:ascii="Consolas" w:eastAsia="宋体" w:hAnsi="Consolas" w:cs="宋体"/>
          <w:color w:val="0B3D47"/>
          <w:kern w:val="0"/>
          <w:sz w:val="20"/>
          <w:szCs w:val="20"/>
          <w:shd w:val="clear" w:color="auto" w:fill="F1F3F4"/>
        </w:rPr>
        <w:t>navigator.bluetooth</w:t>
      </w:r>
      <w:r w:rsidRPr="0052413D">
        <w:rPr>
          <w:rFonts w:ascii="宋体" w:eastAsia="宋体" w:hAnsi="宋体" w:cs="宋体"/>
          <w:kern w:val="0"/>
          <w:sz w:val="24"/>
          <w:szCs w:val="24"/>
        </w:rPr>
        <w:t> api </w:t>
      </w:r>
      <w:r w:rsidRPr="0052413D">
        <w:rPr>
          <w:rFonts w:ascii="Consolas" w:eastAsia="宋体" w:hAnsi="Consolas" w:cs="宋体"/>
          <w:color w:val="0B3D47"/>
          <w:kern w:val="0"/>
          <w:sz w:val="20"/>
          <w:szCs w:val="20"/>
          <w:shd w:val="clear" w:color="auto" w:fill="F1F3F4"/>
        </w:rPr>
        <w:t>webBluetooth</w:t>
      </w:r>
      <w:r w:rsidRPr="0052413D">
        <w:rPr>
          <w:rFonts w:ascii="宋体" w:eastAsia="宋体" w:hAnsi="宋体" w:cs="宋体"/>
          <w:kern w:val="0"/>
          <w:sz w:val="24"/>
          <w:szCs w:val="24"/>
        </w:rPr>
        <w:t> should be enabled. If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is not called, first available device will be selected.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w:t>
      </w:r>
      <w:r w:rsidRPr="0052413D">
        <w:rPr>
          <w:rFonts w:ascii="Consolas" w:eastAsia="宋体" w:hAnsi="Consolas" w:cs="宋体"/>
          <w:color w:val="0B3D47"/>
          <w:kern w:val="0"/>
          <w:sz w:val="20"/>
          <w:szCs w:val="20"/>
          <w:shd w:val="clear" w:color="auto" w:fill="F1F3F4"/>
        </w:rPr>
        <w:t>deviceId</w:t>
      </w:r>
      <w:r w:rsidRPr="0052413D">
        <w:rPr>
          <w:rFonts w:ascii="宋体" w:eastAsia="宋体" w:hAnsi="宋体" w:cs="宋体"/>
          <w:kern w:val="0"/>
          <w:sz w:val="24"/>
          <w:szCs w:val="24"/>
        </w:rPr>
        <w:t> to be selected, passing empty string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cancel the request.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'enable-web-bluetooth'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webContents.on(</w:t>
      </w:r>
      <w:r w:rsidRPr="0052413D">
        <w:rPr>
          <w:rFonts w:ascii="Consolas" w:eastAsia="宋体" w:hAnsi="Consolas" w:cs="宋体"/>
          <w:color w:val="D01040"/>
          <w:kern w:val="0"/>
          <w:sz w:val="20"/>
          <w:szCs w:val="20"/>
          <w:bdr w:val="none" w:sz="0" w:space="0" w:color="auto" w:frame="1"/>
        </w:rPr>
        <w:t>'select-bluetooth-device'</w:t>
      </w:r>
      <w:r w:rsidRPr="0052413D">
        <w:rPr>
          <w:rFonts w:ascii="Consolas" w:eastAsia="宋体" w:hAnsi="Consolas" w:cs="宋体"/>
          <w:color w:val="0B3D47"/>
          <w:kern w:val="0"/>
          <w:sz w:val="20"/>
          <w:szCs w:val="20"/>
          <w:bdr w:val="none" w:sz="0" w:space="0" w:color="auto" w:frame="1"/>
        </w:rPr>
        <w:t>, (event, deviceList,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result = deviceList.find((device)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device.deviceName === </w:t>
      </w:r>
      <w:r w:rsidRPr="0052413D">
        <w:rPr>
          <w:rFonts w:ascii="Consolas" w:eastAsia="宋体" w:hAnsi="Consolas" w:cs="宋体"/>
          <w:color w:val="D01040"/>
          <w:kern w:val="0"/>
          <w:sz w:val="20"/>
          <w:szCs w:val="20"/>
          <w:bdr w:val="none" w:sz="0" w:space="0" w:color="auto" w:frame="1"/>
        </w:rPr>
        <w:t>'test'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(!result)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callback(result.deviceId)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‘paint’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dirtyRect</w:t>
      </w:r>
      <w:r w:rsidRPr="0052413D">
        <w:rPr>
          <w:rFonts w:ascii="宋体" w:eastAsia="宋体" w:hAnsi="宋体" w:cs="宋体"/>
          <w:kern w:val="0"/>
          <w:sz w:val="24"/>
          <w:szCs w:val="24"/>
        </w:rPr>
        <w:t> </w:t>
      </w:r>
      <w:hyperlink r:id="rId395"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4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396"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image data of the whole frame.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new frame is generated. Only the dirty area is passed in the buffer.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offscreen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'paint'</w:t>
      </w:r>
      <w:r w:rsidRPr="0052413D">
        <w:rPr>
          <w:rFonts w:ascii="Consolas" w:eastAsia="宋体" w:hAnsi="Consolas" w:cs="宋体"/>
          <w:color w:val="0B3D47"/>
          <w:kern w:val="0"/>
          <w:sz w:val="20"/>
          <w:szCs w:val="20"/>
          <w:bdr w:val="none" w:sz="0" w:space="0" w:color="auto" w:frame="1"/>
        </w:rPr>
        <w:t>, (event, dirty, image)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updateBitmap(dirty, image.getBitmap())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‘devtools-reload-page’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devtools window instructs the webContents to reload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‘will-attach-webview’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Object - The web preferences that will be used by the guest page. This object can be modified to adjust the preferences for the guest page.</w:t>
      </w:r>
    </w:p>
    <w:p w:rsidR="0052413D" w:rsidRPr="0052413D" w:rsidRDefault="0052413D" w:rsidP="0052413D">
      <w:pPr>
        <w:widowControl/>
        <w:numPr>
          <w:ilvl w:val="0"/>
          <w:numId w:val="4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params</w:t>
      </w:r>
      <w:r w:rsidRPr="0052413D">
        <w:rPr>
          <w:rFonts w:ascii="宋体" w:eastAsia="宋体" w:hAnsi="宋体" w:cs="宋体"/>
          <w:kern w:val="0"/>
          <w:sz w:val="24"/>
          <w:szCs w:val="24"/>
        </w:rPr>
        <w:t> Object - The other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parameters such as the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URL. This object can be modified to adjust the parameters of the guest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’s web contents is being attached to this web contents.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destroy the guest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can be used to configure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for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of 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before it’s loaded, and provides the ability to set settings that can’t be set via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attributes.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specified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option will be appear as </w:t>
      </w:r>
      <w:r w:rsidRPr="0052413D">
        <w:rPr>
          <w:rFonts w:ascii="Consolas" w:eastAsia="宋体" w:hAnsi="Consolas" w:cs="宋体"/>
          <w:color w:val="0B3D47"/>
          <w:kern w:val="0"/>
          <w:sz w:val="20"/>
          <w:szCs w:val="20"/>
          <w:shd w:val="clear" w:color="auto" w:fill="F1F3F4"/>
        </w:rPr>
        <w:t>preloadURL</w:t>
      </w:r>
      <w:r w:rsidRPr="0052413D">
        <w:rPr>
          <w:rFonts w:ascii="宋体" w:eastAsia="宋体" w:hAnsi="宋体" w:cs="宋体"/>
          <w:kern w:val="0"/>
          <w:sz w:val="24"/>
          <w:szCs w:val="24"/>
        </w:rPr>
        <w:t> (not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object emitted with this event.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contents.loadURL(url[, options])</w:t>
      </w:r>
    </w:p>
    <w:p w:rsidR="0052413D" w:rsidRPr="0052413D" w:rsidRDefault="0052413D" w:rsidP="0052413D">
      <w:pPr>
        <w:widowControl/>
        <w:numPr>
          <w:ilvl w:val="0"/>
          <w:numId w:val="4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4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httpReferrer</w:t>
      </w:r>
      <w:r w:rsidRPr="0052413D">
        <w:rPr>
          <w:rFonts w:ascii="宋体" w:eastAsia="宋体" w:hAnsi="宋体" w:cs="宋体"/>
          <w:kern w:val="0"/>
          <w:sz w:val="24"/>
          <w:szCs w:val="24"/>
        </w:rPr>
        <w:t> String (optional) - A HTTP Referrer url.</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 (optional) - A user agent originating the request.</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extraHeaders</w:t>
      </w:r>
      <w:r w:rsidRPr="0052413D">
        <w:rPr>
          <w:rFonts w:ascii="宋体" w:eastAsia="宋体" w:hAnsi="宋体" w:cs="宋体"/>
          <w:kern w:val="0"/>
          <w:sz w:val="24"/>
          <w:szCs w:val="24"/>
        </w:rPr>
        <w:t> String (optional) - Extra headers separated by “\n”</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postData</w:t>
      </w:r>
      <w:r w:rsidRPr="0052413D">
        <w:rPr>
          <w:rFonts w:ascii="宋体" w:eastAsia="宋体" w:hAnsi="宋体" w:cs="宋体"/>
          <w:kern w:val="0"/>
          <w:sz w:val="24"/>
          <w:szCs w:val="24"/>
        </w:rPr>
        <w:t> (</w:t>
      </w:r>
      <w:hyperlink r:id="rId397" w:history="1">
        <w:r w:rsidRPr="0052413D">
          <w:rPr>
            <w:rFonts w:ascii="宋体" w:eastAsia="宋体" w:hAnsi="宋体" w:cs="宋体"/>
            <w:color w:val="046DC8"/>
            <w:kern w:val="0"/>
            <w:sz w:val="24"/>
            <w:szCs w:val="24"/>
            <w:u w:val="single"/>
          </w:rPr>
          <w:t>UploadRawData[]</w:t>
        </w:r>
      </w:hyperlink>
      <w:r w:rsidRPr="0052413D">
        <w:rPr>
          <w:rFonts w:ascii="宋体" w:eastAsia="宋体" w:hAnsi="宋体" w:cs="宋体"/>
          <w:kern w:val="0"/>
          <w:sz w:val="24"/>
          <w:szCs w:val="24"/>
        </w:rPr>
        <w:t> | </w:t>
      </w:r>
      <w:hyperlink r:id="rId398" w:history="1">
        <w:r w:rsidRPr="0052413D">
          <w:rPr>
            <w:rFonts w:ascii="宋体" w:eastAsia="宋体" w:hAnsi="宋体" w:cs="宋体"/>
            <w:color w:val="046DC8"/>
            <w:kern w:val="0"/>
            <w:sz w:val="24"/>
            <w:szCs w:val="24"/>
            <w:u w:val="single"/>
          </w:rPr>
          <w:t>UploadFile[]</w:t>
        </w:r>
      </w:hyperlink>
      <w:r w:rsidRPr="0052413D">
        <w:rPr>
          <w:rFonts w:ascii="宋体" w:eastAsia="宋体" w:hAnsi="宋体" w:cs="宋体"/>
          <w:kern w:val="0"/>
          <w:sz w:val="24"/>
          <w:szCs w:val="24"/>
        </w:rPr>
        <w:t> | </w:t>
      </w:r>
      <w:hyperlink r:id="rId399" w:history="1">
        <w:r w:rsidRPr="0052413D">
          <w:rPr>
            <w:rFonts w:ascii="宋体" w:eastAsia="宋体" w:hAnsi="宋体" w:cs="宋体"/>
            <w:color w:val="046DC8"/>
            <w:kern w:val="0"/>
            <w:sz w:val="24"/>
            <w:szCs w:val="24"/>
            <w:u w:val="single"/>
          </w:rPr>
          <w:t>UploadFileSystem[]</w:t>
        </w:r>
      </w:hyperlink>
      <w:r w:rsidRPr="0052413D">
        <w:rPr>
          <w:rFonts w:ascii="宋体" w:eastAsia="宋体" w:hAnsi="宋体" w:cs="宋体"/>
          <w:kern w:val="0"/>
          <w:sz w:val="24"/>
          <w:szCs w:val="24"/>
        </w:rPr>
        <w:t> | </w:t>
      </w:r>
      <w:hyperlink r:id="rId400" w:history="1">
        <w:r w:rsidRPr="0052413D">
          <w:rPr>
            <w:rFonts w:ascii="宋体" w:eastAsia="宋体" w:hAnsi="宋体" w:cs="宋体"/>
            <w:color w:val="046DC8"/>
            <w:kern w:val="0"/>
            <w:sz w:val="24"/>
            <w:szCs w:val="24"/>
            <w:u w:val="single"/>
          </w:rPr>
          <w:t>UploadBlob[]</w:t>
        </w:r>
      </w:hyperlink>
      <w:r w:rsidRPr="0052413D">
        <w:rPr>
          <w:rFonts w:ascii="宋体" w:eastAsia="宋体" w:hAnsi="宋体" w:cs="宋体"/>
          <w:kern w:val="0"/>
          <w:sz w:val="24"/>
          <w:szCs w:val="24"/>
        </w:rPr>
        <w:t>) - (optional)</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baseURLForDataURL</w:t>
      </w:r>
      <w:r w:rsidRPr="0052413D">
        <w:rPr>
          <w:rFonts w:ascii="宋体" w:eastAsia="宋体" w:hAnsi="宋体" w:cs="宋体"/>
          <w:kern w:val="0"/>
          <w:sz w:val="24"/>
          <w:szCs w:val="24"/>
        </w:rPr>
        <w:t> String (optional) - Base url (with trailing path separator) for files to be loaded by the data url. This is needed only if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is a data url and needs to load other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Loads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in the window.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must contain the protocol prefix, e.g. the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If the load should bypass http cache then use the </w:t>
      </w:r>
      <w:r w:rsidRPr="0052413D">
        <w:rPr>
          <w:rFonts w:ascii="Consolas" w:eastAsia="宋体" w:hAnsi="Consolas" w:cs="宋体"/>
          <w:color w:val="0B3D47"/>
          <w:kern w:val="0"/>
          <w:sz w:val="20"/>
          <w:szCs w:val="20"/>
          <w:shd w:val="clear" w:color="auto" w:fill="F1F3F4"/>
        </w:rPr>
        <w:t>pragma</w:t>
      </w:r>
      <w:r w:rsidRPr="0052413D">
        <w:rPr>
          <w:rFonts w:ascii="宋体" w:eastAsia="宋体" w:hAnsi="宋体" w:cs="宋体"/>
          <w:kern w:val="0"/>
          <w:sz w:val="24"/>
          <w:szCs w:val="24"/>
        </w:rPr>
        <w:t> header to achieve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options = {</w:t>
      </w:r>
      <w:r w:rsidRPr="0052413D">
        <w:rPr>
          <w:rFonts w:ascii="Consolas" w:eastAsia="宋体" w:hAnsi="Consolas" w:cs="宋体"/>
          <w:color w:val="007A7A"/>
          <w:kern w:val="0"/>
          <w:sz w:val="20"/>
          <w:szCs w:val="20"/>
          <w:bdr w:val="none" w:sz="0" w:space="0" w:color="auto" w:frame="1"/>
        </w:rPr>
        <w:t>extraHeaders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'pragma: no-cache\n'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options)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contents.downloadURL(url)</w:t>
      </w:r>
    </w:p>
    <w:p w:rsidR="0052413D" w:rsidRPr="0052413D" w:rsidRDefault="0052413D" w:rsidP="0052413D">
      <w:pPr>
        <w:widowControl/>
        <w:numPr>
          <w:ilvl w:val="0"/>
          <w:numId w:val="4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Initiates a download of the resource at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without navigating. The </w:t>
      </w:r>
      <w:r w:rsidRPr="0052413D">
        <w:rPr>
          <w:rFonts w:ascii="Consolas" w:eastAsia="宋体" w:hAnsi="Consolas" w:cs="宋体"/>
          <w:color w:val="0B3D47"/>
          <w:kern w:val="0"/>
          <w:sz w:val="20"/>
          <w:szCs w:val="20"/>
          <w:shd w:val="clear" w:color="auto" w:fill="F1F3F4"/>
        </w:rPr>
        <w:t>will-download</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will be triggered.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URL of the current web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currentURL = win.webContents.getURL()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console.log(currentURL)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contents.getTitle()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title of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is destroyed.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Focuses the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is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contents.isLoading()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web page is still loading resources.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contents.isLoadingMainFrame()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main frame (and not just iframes or frames within it) is still loading.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contents.isWaitingForResponse()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is waiting for a first-response from the main resource of the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contents.stop()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Stops any pending navigation.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contents.reload()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contents.reloadIgnoringCache()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current page and ignores cache.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contents.canGoBack()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browser can go back to previous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contents.canGoForward()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browser can go forward to next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contents.canGoToOffset(offset)</w:t>
      </w:r>
    </w:p>
    <w:p w:rsidR="0052413D" w:rsidRPr="0052413D" w:rsidRDefault="0052413D" w:rsidP="0052413D">
      <w:pPr>
        <w:widowControl/>
        <w:numPr>
          <w:ilvl w:val="0"/>
          <w:numId w:val="4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can go to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contents.clearHistory()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navigation history.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contents.goBack()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browser go back a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contents.goForward()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browser go forward a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contents.goToIndex(index)</w:t>
      </w:r>
    </w:p>
    <w:p w:rsidR="0052413D" w:rsidRPr="0052413D" w:rsidRDefault="0052413D" w:rsidP="0052413D">
      <w:pPr>
        <w:widowControl/>
        <w:numPr>
          <w:ilvl w:val="0"/>
          <w:numId w:val="4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index</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browser to the specified absolute web page index.</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contents.goToOffset(offset)</w:t>
      </w:r>
    </w:p>
    <w:p w:rsidR="0052413D" w:rsidRPr="0052413D" w:rsidRDefault="0052413D" w:rsidP="0052413D">
      <w:pPr>
        <w:widowControl/>
        <w:numPr>
          <w:ilvl w:val="0"/>
          <w:numId w:val="4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to the specified offset from the “current entry”.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contents.isCrashed()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renderer process has crashed.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contents.setUserAgent(userAgent)</w:t>
      </w:r>
    </w:p>
    <w:p w:rsidR="0052413D" w:rsidRPr="0052413D" w:rsidRDefault="0052413D" w:rsidP="0052413D">
      <w:pPr>
        <w:widowControl/>
        <w:numPr>
          <w:ilvl w:val="0"/>
          <w:numId w:val="4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Overrides the user agent for this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contents.getUserAgent()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 agent for this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contents.insertCSS(css)</w:t>
      </w:r>
    </w:p>
    <w:p w:rsidR="0052413D" w:rsidRPr="0052413D" w:rsidRDefault="0052413D" w:rsidP="0052413D">
      <w:pPr>
        <w:widowControl/>
        <w:numPr>
          <w:ilvl w:val="0"/>
          <w:numId w:val="4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css</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Injects CSS into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contents.executeJavaScript(code[, userGesture, callback])</w:t>
      </w:r>
    </w:p>
    <w:p w:rsidR="0052413D" w:rsidRPr="0052413D" w:rsidRDefault="0052413D" w:rsidP="0052413D">
      <w:pPr>
        <w:widowControl/>
        <w:numPr>
          <w:ilvl w:val="0"/>
          <w:numId w:val="4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w:t>
      </w:r>
    </w:p>
    <w:p w:rsidR="0052413D" w:rsidRPr="0052413D" w:rsidRDefault="0052413D" w:rsidP="0052413D">
      <w:pPr>
        <w:widowControl/>
        <w:numPr>
          <w:ilvl w:val="0"/>
          <w:numId w:val="4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Boolean (optional) -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0"/>
          <w:numId w:val="4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after script has been executed.</w:t>
      </w:r>
    </w:p>
    <w:p w:rsidR="0052413D" w:rsidRPr="0052413D" w:rsidRDefault="0052413D" w:rsidP="0052413D">
      <w:pPr>
        <w:widowControl/>
        <w:numPr>
          <w:ilvl w:val="1"/>
          <w:numId w:val="4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Promise</w:t>
      </w:r>
      <w:r w:rsidRPr="0052413D">
        <w:rPr>
          <w:rFonts w:ascii="宋体" w:eastAsia="宋体" w:hAnsi="宋体" w:cs="宋体"/>
          <w:kern w:val="0"/>
          <w:sz w:val="24"/>
          <w:szCs w:val="24"/>
        </w:rPr>
        <w:t> - A promise that resolves with the result of the executed code or is rejected if the result of the code is a rejected promise.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Evaluates </w:t>
      </w: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in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browser window some HTML APIs like </w:t>
      </w:r>
      <w:r w:rsidRPr="0052413D">
        <w:rPr>
          <w:rFonts w:ascii="Consolas" w:eastAsia="宋体" w:hAnsi="Consolas" w:cs="宋体"/>
          <w:color w:val="0B3D47"/>
          <w:kern w:val="0"/>
          <w:sz w:val="20"/>
          <w:szCs w:val="20"/>
          <w:shd w:val="clear" w:color="auto" w:fill="F1F3F4"/>
        </w:rPr>
        <w:t>requestFullScreen</w:t>
      </w:r>
      <w:r w:rsidRPr="0052413D">
        <w:rPr>
          <w:rFonts w:ascii="宋体" w:eastAsia="宋体" w:hAnsi="宋体" w:cs="宋体"/>
          <w:kern w:val="0"/>
          <w:sz w:val="24"/>
          <w:szCs w:val="24"/>
        </w:rPr>
        <w:t> can only be invoked by a gesture from the user. Setting </w:t>
      </w: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remove this limitation.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the result of the executed code is a promise the callback result will be the resolved value of the promise. We recommend that you use the returned Promise to handle code that results in a Promise.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contents.executeJavaScript(</w:t>
      </w:r>
      <w:r w:rsidRPr="0052413D">
        <w:rPr>
          <w:rFonts w:ascii="Consolas" w:eastAsia="宋体" w:hAnsi="Consolas" w:cs="宋体"/>
          <w:color w:val="D01040"/>
          <w:kern w:val="0"/>
          <w:sz w:val="20"/>
          <w:szCs w:val="20"/>
          <w:bdr w:val="none" w:sz="0" w:space="0" w:color="auto" w:frame="1"/>
        </w:rPr>
        <w:t>'fetch("https://jsonplaceholder.typicode.com/users/1").then(resp =&gt; resp.json())'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.then((result)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console.log(result) </w:t>
      </w:r>
      <w:r w:rsidRPr="0052413D">
        <w:rPr>
          <w:rFonts w:ascii="Consolas" w:eastAsia="宋体" w:hAnsi="Consolas" w:cs="宋体"/>
          <w:i/>
          <w:iCs/>
          <w:color w:val="717160"/>
          <w:kern w:val="0"/>
          <w:sz w:val="20"/>
          <w:szCs w:val="20"/>
          <w:bdr w:val="none" w:sz="0" w:space="0" w:color="auto" w:frame="1"/>
        </w:rPr>
        <w:t>// Will be the JSON object from the fetch call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contents.setIgnoreMenuShortcuts(ignore)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4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ignore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Ignore application menu shortcuts while this web contents is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contents.setAudioMuted(muted)</w:t>
      </w:r>
    </w:p>
    <w:p w:rsidR="0052413D" w:rsidRPr="0052413D" w:rsidRDefault="0052413D" w:rsidP="0052413D">
      <w:pPr>
        <w:widowControl/>
        <w:numPr>
          <w:ilvl w:val="0"/>
          <w:numId w:val="4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muted</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Mute the audio on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contents.isAudioMuted()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this page has been muted.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contents.setZoomFactor(factor)</w:t>
      </w:r>
    </w:p>
    <w:p w:rsidR="0052413D" w:rsidRPr="0052413D" w:rsidRDefault="0052413D" w:rsidP="0052413D">
      <w:pPr>
        <w:widowControl/>
        <w:numPr>
          <w:ilvl w:val="0"/>
          <w:numId w:val="4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factor</w:t>
      </w:r>
      <w:r w:rsidRPr="0052413D">
        <w:rPr>
          <w:rFonts w:ascii="宋体" w:eastAsia="宋体" w:hAnsi="宋体" w:cs="宋体"/>
          <w:kern w:val="0"/>
          <w:sz w:val="24"/>
          <w:szCs w:val="24"/>
        </w:rPr>
        <w:t> Number - Zoom factor.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factor to the specified factor. Zoom factor is zoom percent divided by 100, so 300% = 3.0.</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contents.getZoomFactor(callback)</w:t>
      </w:r>
    </w:p>
    <w:p w:rsidR="0052413D" w:rsidRPr="0052413D" w:rsidRDefault="0052413D" w:rsidP="0052413D">
      <w:pPr>
        <w:widowControl/>
        <w:numPr>
          <w:ilvl w:val="0"/>
          <w:numId w:val="4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2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zoomFactor</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request to get current zoom factor,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callback(zoomFactor)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contents.setZoomLevel(level)</w:t>
      </w:r>
    </w:p>
    <w:p w:rsidR="0052413D" w:rsidRPr="0052413D" w:rsidRDefault="0052413D" w:rsidP="0052413D">
      <w:pPr>
        <w:widowControl/>
        <w:numPr>
          <w:ilvl w:val="0"/>
          <w:numId w:val="4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Number - Zoom level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level to the specified level. The original size is 0 and each increment above or below represents zooming 20% larger or smaller to default limits of 300% and 50% of original size, respectively.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contents.getZoomLevel(callback)</w:t>
      </w:r>
    </w:p>
    <w:p w:rsidR="0052413D" w:rsidRPr="0052413D" w:rsidRDefault="0052413D" w:rsidP="0052413D">
      <w:pPr>
        <w:widowControl/>
        <w:numPr>
          <w:ilvl w:val="0"/>
          <w:numId w:val="4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zoomLevel</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request to get current zoom level,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callback(zoomLevel)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contents.setZoomLevelLimits(minimumLevel, maximumLevel)</w:t>
      </w:r>
    </w:p>
    <w:p w:rsidR="0052413D" w:rsidRPr="0052413D" w:rsidRDefault="0052413D" w:rsidP="0052413D">
      <w:pPr>
        <w:widowControl/>
        <w:numPr>
          <w:ilvl w:val="0"/>
          <w:numId w:val="4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Deprecated:</w:t>
      </w:r>
      <w:r w:rsidRPr="0052413D">
        <w:rPr>
          <w:rFonts w:ascii="宋体" w:eastAsia="宋体" w:hAnsi="宋体" w:cs="宋体"/>
          <w:kern w:val="0"/>
          <w:sz w:val="24"/>
          <w:szCs w:val="24"/>
        </w:rPr>
        <w:t> Call </w:t>
      </w:r>
      <w:r w:rsidRPr="0052413D">
        <w:rPr>
          <w:rFonts w:ascii="Consolas" w:eastAsia="宋体" w:hAnsi="Consolas" w:cs="宋体"/>
          <w:color w:val="0B3D47"/>
          <w:kern w:val="0"/>
          <w:sz w:val="20"/>
          <w:szCs w:val="20"/>
          <w:shd w:val="clear" w:color="auto" w:fill="F1F3F4"/>
        </w:rPr>
        <w:t>setVisualZoomLevelLimits</w:t>
      </w:r>
      <w:r w:rsidRPr="0052413D">
        <w:rPr>
          <w:rFonts w:ascii="宋体" w:eastAsia="宋体" w:hAnsi="宋体" w:cs="宋体"/>
          <w:kern w:val="0"/>
          <w:sz w:val="24"/>
          <w:szCs w:val="24"/>
        </w:rPr>
        <w:t> instead to set the visual zoom level limits. This method will be removed in Electron 2.0.</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contents.setVisualZoomLevelLimits(minimumLevel, maximumLevel)</w:t>
      </w:r>
    </w:p>
    <w:p w:rsidR="0052413D" w:rsidRPr="0052413D" w:rsidRDefault="0052413D" w:rsidP="0052413D">
      <w:pPr>
        <w:widowControl/>
        <w:numPr>
          <w:ilvl w:val="0"/>
          <w:numId w:val="4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maximum and minimum pinch-to-zoom level.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contents.setLayoutZoomLevelLimits(minimumLevel, maximumLevel)</w:t>
      </w:r>
    </w:p>
    <w:p w:rsidR="0052413D" w:rsidRPr="0052413D" w:rsidRDefault="0052413D" w:rsidP="0052413D">
      <w:pPr>
        <w:widowControl/>
        <w:numPr>
          <w:ilvl w:val="0"/>
          <w:numId w:val="4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maximum and minimum layout-based (i.e. non-visual) zoom level.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contents.undo()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undo</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redo</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contents.cut()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cut</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contents.copy()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copy</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contents.copyImageAt(x, y)</w:t>
      </w:r>
    </w:p>
    <w:p w:rsidR="0052413D" w:rsidRPr="0052413D" w:rsidRDefault="0052413D" w:rsidP="0052413D">
      <w:pPr>
        <w:widowControl/>
        <w:numPr>
          <w:ilvl w:val="0"/>
          <w:numId w:val="4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x</w:t>
      </w:r>
      <w:r w:rsidRPr="0052413D">
        <w:rPr>
          <w:rFonts w:ascii="宋体" w:eastAsia="宋体" w:hAnsi="宋体" w:cs="宋体"/>
          <w:kern w:val="0"/>
          <w:sz w:val="24"/>
          <w:szCs w:val="24"/>
        </w:rPr>
        <w:t> Integer</w:t>
      </w:r>
    </w:p>
    <w:p w:rsidR="0052413D" w:rsidRPr="0052413D" w:rsidRDefault="0052413D" w:rsidP="0052413D">
      <w:pPr>
        <w:widowControl/>
        <w:numPr>
          <w:ilvl w:val="0"/>
          <w:numId w:val="4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Copy the image at the given position to the clipboard.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contents.paste()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paste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contents.pasteAndMatchStyle()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pasteAndMatchStyle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contents.delete()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delete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contents.selectAll()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selectAll</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contents.unselect()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unselect</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contents.replace(text)</w:t>
      </w:r>
    </w:p>
    <w:p w:rsidR="0052413D" w:rsidRPr="0052413D" w:rsidRDefault="0052413D" w:rsidP="0052413D">
      <w:pPr>
        <w:widowControl/>
        <w:numPr>
          <w:ilvl w:val="0"/>
          <w:numId w:val="4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replace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contents.replaceMisspelling(text)</w:t>
      </w:r>
    </w:p>
    <w:p w:rsidR="0052413D" w:rsidRPr="0052413D" w:rsidRDefault="0052413D" w:rsidP="0052413D">
      <w:pPr>
        <w:widowControl/>
        <w:numPr>
          <w:ilvl w:val="0"/>
          <w:numId w:val="4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replaceMisspelling</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contents.insertText(text)</w:t>
      </w:r>
    </w:p>
    <w:p w:rsidR="0052413D" w:rsidRPr="0052413D" w:rsidRDefault="0052413D" w:rsidP="0052413D">
      <w:pPr>
        <w:widowControl/>
        <w:numPr>
          <w:ilvl w:val="0"/>
          <w:numId w:val="4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to the focused element.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contents.findInPage(text[, options])</w:t>
      </w:r>
    </w:p>
    <w:p w:rsidR="0052413D" w:rsidRPr="0052413D" w:rsidRDefault="0052413D" w:rsidP="0052413D">
      <w:pPr>
        <w:widowControl/>
        <w:numPr>
          <w:ilvl w:val="0"/>
          <w:numId w:val="4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Content to be searched, must not be empty.</w:t>
      </w:r>
    </w:p>
    <w:p w:rsidR="0052413D" w:rsidRPr="0052413D" w:rsidRDefault="0052413D" w:rsidP="0052413D">
      <w:pPr>
        <w:widowControl/>
        <w:numPr>
          <w:ilvl w:val="0"/>
          <w:numId w:val="4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forward</w:t>
      </w:r>
      <w:r w:rsidRPr="0052413D">
        <w:rPr>
          <w:rFonts w:ascii="宋体" w:eastAsia="宋体" w:hAnsi="宋体" w:cs="宋体"/>
          <w:kern w:val="0"/>
          <w:sz w:val="24"/>
          <w:szCs w:val="24"/>
        </w:rPr>
        <w:t> Boolean - (optional) Whether to search forward or backward,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findNext</w:t>
      </w:r>
      <w:r w:rsidRPr="0052413D">
        <w:rPr>
          <w:rFonts w:ascii="宋体" w:eastAsia="宋体" w:hAnsi="宋体" w:cs="宋体"/>
          <w:kern w:val="0"/>
          <w:sz w:val="24"/>
          <w:szCs w:val="24"/>
        </w:rPr>
        <w:t> Boolean - (optional) Whether the operation is first request or a follow up,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matchCase</w:t>
      </w:r>
      <w:r w:rsidRPr="0052413D">
        <w:rPr>
          <w:rFonts w:ascii="宋体" w:eastAsia="宋体" w:hAnsi="宋体" w:cs="宋体"/>
          <w:kern w:val="0"/>
          <w:sz w:val="24"/>
          <w:szCs w:val="24"/>
        </w:rPr>
        <w:t> Boolean - (optional) Whether search should be case-sensitive,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Boolean - (optional) Whether to look only at the start of words.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medialCapitalAsWordStart</w:t>
      </w:r>
      <w:r w:rsidRPr="0052413D">
        <w:rPr>
          <w:rFonts w:ascii="宋体" w:eastAsia="宋体" w:hAnsi="宋体" w:cs="宋体"/>
          <w:kern w:val="0"/>
          <w:sz w:val="24"/>
          <w:szCs w:val="24"/>
        </w:rPr>
        <w:t> Boolean - (optional) When combined with </w:t>
      </w: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accepts a match in the middle of a word if the match begins with an uppercase letter followed by a lowercase or non-letter. Accepts several other intra-word matches,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a request to find all matches for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 the web page and returns 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xml:space="preserve"> representing the request id used for the </w:t>
      </w:r>
      <w:r w:rsidRPr="0052413D">
        <w:rPr>
          <w:rFonts w:ascii="宋体" w:eastAsia="宋体" w:hAnsi="宋体" w:cs="宋体"/>
          <w:kern w:val="0"/>
          <w:sz w:val="24"/>
          <w:szCs w:val="24"/>
        </w:rPr>
        <w:lastRenderedPageBreak/>
        <w:t>request. The result of the request can be obtained by subscribing to </w:t>
      </w:r>
      <w:hyperlink r:id="rId401" w:anchor="event-found-in-page" w:history="1">
        <w:r w:rsidRPr="0052413D">
          <w:rPr>
            <w:rFonts w:ascii="Consolas" w:eastAsia="宋体" w:hAnsi="Consolas" w:cs="宋体"/>
            <w:color w:val="0B3D47"/>
            <w:kern w:val="0"/>
            <w:sz w:val="20"/>
            <w:szCs w:val="20"/>
            <w:shd w:val="clear" w:color="auto" w:fill="F1F3F4"/>
          </w:rPr>
          <w:t>found-in-page</w:t>
        </w:r>
      </w:hyperlink>
      <w:r w:rsidRPr="0052413D">
        <w:rPr>
          <w:rFonts w:ascii="宋体" w:eastAsia="宋体" w:hAnsi="宋体" w:cs="宋体"/>
          <w:kern w:val="0"/>
          <w:sz w:val="24"/>
          <w:szCs w:val="24"/>
        </w:rPr>
        <w:t>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contents.stopFindInPage(action)</w:t>
      </w:r>
    </w:p>
    <w:p w:rsidR="0052413D" w:rsidRPr="0052413D" w:rsidRDefault="0052413D" w:rsidP="0052413D">
      <w:pPr>
        <w:widowControl/>
        <w:numPr>
          <w:ilvl w:val="0"/>
          <w:numId w:val="4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String - Specifies the action to take place when ending [</w:t>
      </w:r>
      <w:r w:rsidRPr="0052413D">
        <w:rPr>
          <w:rFonts w:ascii="Consolas" w:eastAsia="宋体" w:hAnsi="Consolas" w:cs="宋体"/>
          <w:color w:val="0B3D47"/>
          <w:kern w:val="0"/>
          <w:sz w:val="20"/>
          <w:szCs w:val="20"/>
          <w:shd w:val="clear" w:color="auto" w:fill="F1F3F4"/>
        </w:rPr>
        <w:t>webContents.findInPage</w:t>
      </w:r>
      <w:r w:rsidRPr="0052413D">
        <w:rPr>
          <w:rFonts w:ascii="宋体" w:eastAsia="宋体" w:hAnsi="宋体" w:cs="宋体"/>
          <w:kern w:val="0"/>
          <w:sz w:val="24"/>
          <w:szCs w:val="24"/>
        </w:rPr>
        <w:t>] request.</w:t>
      </w:r>
    </w:p>
    <w:p w:rsidR="0052413D" w:rsidRPr="0052413D" w:rsidRDefault="0052413D" w:rsidP="0052413D">
      <w:pPr>
        <w:widowControl/>
        <w:numPr>
          <w:ilvl w:val="1"/>
          <w:numId w:val="4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clearSelection</w:t>
      </w:r>
      <w:r w:rsidRPr="0052413D">
        <w:rPr>
          <w:rFonts w:ascii="宋体" w:eastAsia="宋体" w:hAnsi="宋体" w:cs="宋体"/>
          <w:kern w:val="0"/>
          <w:sz w:val="24"/>
          <w:szCs w:val="24"/>
        </w:rPr>
        <w:t> - Clear the selection.</w:t>
      </w:r>
    </w:p>
    <w:p w:rsidR="0052413D" w:rsidRPr="0052413D" w:rsidRDefault="0052413D" w:rsidP="0052413D">
      <w:pPr>
        <w:widowControl/>
        <w:numPr>
          <w:ilvl w:val="1"/>
          <w:numId w:val="4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keepSelection</w:t>
      </w:r>
      <w:r w:rsidRPr="0052413D">
        <w:rPr>
          <w:rFonts w:ascii="宋体" w:eastAsia="宋体" w:hAnsi="宋体" w:cs="宋体"/>
          <w:kern w:val="0"/>
          <w:sz w:val="24"/>
          <w:szCs w:val="24"/>
        </w:rPr>
        <w:t> - Translate the selection into a normal selection.</w:t>
      </w:r>
    </w:p>
    <w:p w:rsidR="0052413D" w:rsidRPr="0052413D" w:rsidRDefault="0052413D" w:rsidP="0052413D">
      <w:pPr>
        <w:widowControl/>
        <w:numPr>
          <w:ilvl w:val="1"/>
          <w:numId w:val="4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activateSelection</w:t>
      </w:r>
      <w:r w:rsidRPr="0052413D">
        <w:rPr>
          <w:rFonts w:ascii="宋体" w:eastAsia="宋体" w:hAnsi="宋体" w:cs="宋体"/>
          <w:kern w:val="0"/>
          <w:sz w:val="24"/>
          <w:szCs w:val="24"/>
        </w:rPr>
        <w:t> - Focus and click the selection node.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Stops any </w:t>
      </w:r>
      <w:r w:rsidRPr="0052413D">
        <w:rPr>
          <w:rFonts w:ascii="Consolas" w:eastAsia="宋体" w:hAnsi="Consolas" w:cs="宋体"/>
          <w:color w:val="0B3D47"/>
          <w:kern w:val="0"/>
          <w:sz w:val="20"/>
          <w:szCs w:val="20"/>
          <w:shd w:val="clear" w:color="auto" w:fill="F1F3F4"/>
        </w:rPr>
        <w:t>findInPage</w:t>
      </w:r>
      <w:r w:rsidRPr="0052413D">
        <w:rPr>
          <w:rFonts w:ascii="宋体" w:eastAsia="宋体" w:hAnsi="宋体" w:cs="宋体"/>
          <w:kern w:val="0"/>
          <w:sz w:val="24"/>
          <w:szCs w:val="24"/>
        </w:rPr>
        <w:t> request for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with the provided </w:t>
      </w: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webContents.on(</w:t>
      </w:r>
      <w:r w:rsidRPr="0052413D">
        <w:rPr>
          <w:rFonts w:ascii="Consolas" w:eastAsia="宋体" w:hAnsi="Consolas" w:cs="宋体"/>
          <w:color w:val="D01040"/>
          <w:kern w:val="0"/>
          <w:sz w:val="20"/>
          <w:szCs w:val="20"/>
          <w:bdr w:val="none" w:sz="0" w:space="0" w:color="auto" w:frame="1"/>
        </w:rPr>
        <w:t>'found-in-page'</w:t>
      </w:r>
      <w:r w:rsidRPr="0052413D">
        <w:rPr>
          <w:rFonts w:ascii="Consolas" w:eastAsia="宋体" w:hAnsi="Consolas" w:cs="宋体"/>
          <w:color w:val="0B3D47"/>
          <w:kern w:val="0"/>
          <w:sz w:val="20"/>
          <w:szCs w:val="20"/>
          <w:bdr w:val="none" w:sz="0" w:space="0" w:color="auto" w:frame="1"/>
        </w:rPr>
        <w:t>, (event, result)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(result.finalUpdate) webContents.stopFindInPage(</w:t>
      </w:r>
      <w:r w:rsidRPr="0052413D">
        <w:rPr>
          <w:rFonts w:ascii="Consolas" w:eastAsia="宋体" w:hAnsi="Consolas" w:cs="宋体"/>
          <w:color w:val="D01040"/>
          <w:kern w:val="0"/>
          <w:sz w:val="20"/>
          <w:szCs w:val="20"/>
          <w:bdr w:val="none" w:sz="0" w:space="0" w:color="auto" w:frame="1"/>
        </w:rPr>
        <w:t>'clearSelection'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requestId = webContents.findInPage(</w:t>
      </w:r>
      <w:r w:rsidRPr="0052413D">
        <w:rPr>
          <w:rFonts w:ascii="Consolas" w:eastAsia="宋体" w:hAnsi="Consolas" w:cs="宋体"/>
          <w:color w:val="D01040"/>
          <w:kern w:val="0"/>
          <w:sz w:val="20"/>
          <w:szCs w:val="20"/>
          <w:bdr w:val="none" w:sz="0" w:space="0" w:color="auto" w:frame="1"/>
        </w:rPr>
        <w:t>'api'</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console.log(requestId)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contents.capturePage([rect, ]callback)</w:t>
      </w:r>
    </w:p>
    <w:p w:rsidR="0052413D" w:rsidRPr="0052413D" w:rsidRDefault="0052413D" w:rsidP="0052413D">
      <w:pPr>
        <w:widowControl/>
        <w:numPr>
          <w:ilvl w:val="0"/>
          <w:numId w:val="4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40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(optional) - The area of the page to be captured</w:t>
      </w:r>
    </w:p>
    <w:p w:rsidR="0052413D" w:rsidRPr="0052413D" w:rsidRDefault="0052413D" w:rsidP="0052413D">
      <w:pPr>
        <w:widowControl/>
        <w:numPr>
          <w:ilvl w:val="0"/>
          <w:numId w:val="4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3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403"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Captures a snapshot of the page within </w:t>
      </w: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Upon completion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callback(image)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is an instance of </w:t>
      </w:r>
      <w:hyperlink r:id="rId404"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that stores data of the snapshot. Omitting </w:t>
      </w: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will capture the whole visible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contents.hasServiceWorker(callback)</w:t>
      </w:r>
    </w:p>
    <w:p w:rsidR="0052413D" w:rsidRPr="0052413D" w:rsidRDefault="0052413D" w:rsidP="0052413D">
      <w:pPr>
        <w:widowControl/>
        <w:numPr>
          <w:ilvl w:val="0"/>
          <w:numId w:val="4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3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hasWorker</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Checks if any ServiceWorker is registered and returns a boolean as response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contents.unregisterServiceWorker(callback)</w:t>
      </w:r>
    </w:p>
    <w:p w:rsidR="0052413D" w:rsidRPr="0052413D" w:rsidRDefault="0052413D" w:rsidP="0052413D">
      <w:pPr>
        <w:widowControl/>
        <w:numPr>
          <w:ilvl w:val="0"/>
          <w:numId w:val="4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3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success</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Unregisters any ServiceWorker if present and returns a boolean as response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when the JS promise is fulfilled or false when the JS promise is rejected.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contents.getPrinters()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Get the system printer list.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hyperlink r:id="rId405" w:history="1">
        <w:r w:rsidRPr="0052413D">
          <w:rPr>
            <w:rFonts w:ascii="Consolas" w:eastAsia="宋体" w:hAnsi="Consolas" w:cs="宋体"/>
            <w:color w:val="0B3D47"/>
            <w:kern w:val="0"/>
            <w:sz w:val="20"/>
            <w:szCs w:val="20"/>
            <w:shd w:val="clear" w:color="auto" w:fill="F1F3F4"/>
          </w:rPr>
          <w:t>PrinterInfo[]</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contents.print([options])</w:t>
      </w:r>
    </w:p>
    <w:p w:rsidR="0052413D" w:rsidRPr="0052413D" w:rsidRDefault="0052413D" w:rsidP="0052413D">
      <w:pPr>
        <w:widowControl/>
        <w:numPr>
          <w:ilvl w:val="0"/>
          <w:numId w:val="4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Boolean (optional) - Don’t ask user for print settings.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(optional) - Also prints the background color and image of the web page.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String (optional) - Set the printer device name to use. Default is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Prints window’s web page. When </w:t>
      </w: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is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Electron will pick the system’s default printer if </w:t>
      </w: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is empty and the default settings for printing.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window.print()</w:t>
      </w:r>
      <w:r w:rsidRPr="0052413D">
        <w:rPr>
          <w:rFonts w:ascii="宋体" w:eastAsia="宋体" w:hAnsi="宋体" w:cs="宋体"/>
          <w:kern w:val="0"/>
          <w:sz w:val="24"/>
          <w:szCs w:val="24"/>
        </w:rPr>
        <w:t> in web page is equivalent to calling </w:t>
      </w:r>
      <w:r w:rsidRPr="0052413D">
        <w:rPr>
          <w:rFonts w:ascii="Consolas" w:eastAsia="宋体" w:hAnsi="Consolas" w:cs="宋体"/>
          <w:color w:val="0B3D47"/>
          <w:kern w:val="0"/>
          <w:sz w:val="20"/>
          <w:szCs w:val="20"/>
          <w:shd w:val="clear" w:color="auto" w:fill="F1F3F4"/>
        </w:rPr>
        <w:t>webContents.print({silent: false, printBackground: false, deviceName: ''})</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 </w:t>
      </w:r>
      <w:r w:rsidRPr="0052413D">
        <w:rPr>
          <w:rFonts w:ascii="Consolas" w:eastAsia="宋体" w:hAnsi="Consolas" w:cs="宋体"/>
          <w:color w:val="0B3D47"/>
          <w:kern w:val="0"/>
          <w:sz w:val="20"/>
          <w:szCs w:val="20"/>
          <w:shd w:val="clear" w:color="auto" w:fill="F1F3F4"/>
        </w:rPr>
        <w:t>page-break-before: always;</w:t>
      </w:r>
      <w:r w:rsidRPr="0052413D">
        <w:rPr>
          <w:rFonts w:ascii="宋体" w:eastAsia="宋体" w:hAnsi="宋体" w:cs="宋体"/>
          <w:kern w:val="0"/>
          <w:sz w:val="24"/>
          <w:szCs w:val="24"/>
        </w:rPr>
        <w:t> CSS style to force to print to a new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contents.printToPDF(options, callback)</w:t>
      </w:r>
    </w:p>
    <w:p w:rsidR="0052413D" w:rsidRPr="0052413D" w:rsidRDefault="0052413D" w:rsidP="0052413D">
      <w:pPr>
        <w:widowControl/>
        <w:numPr>
          <w:ilvl w:val="0"/>
          <w:numId w:val="4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marginsType</w:t>
      </w:r>
      <w:r w:rsidRPr="0052413D">
        <w:rPr>
          <w:rFonts w:ascii="宋体" w:eastAsia="宋体" w:hAnsi="宋体" w:cs="宋体"/>
          <w:kern w:val="0"/>
          <w:sz w:val="24"/>
          <w:szCs w:val="24"/>
        </w:rPr>
        <w:t> Integer - (optional) Specifies the type of margins to use. Uses 0 for default margin, 1 for no margin, and 2 for minimum margin.</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pageSize</w:t>
      </w:r>
      <w:r w:rsidRPr="0052413D">
        <w:rPr>
          <w:rFonts w:ascii="宋体" w:eastAsia="宋体" w:hAnsi="宋体" w:cs="宋体"/>
          <w:kern w:val="0"/>
          <w:sz w:val="24"/>
          <w:szCs w:val="24"/>
        </w:rPr>
        <w:t> String - (optional) Specify page size of the generated PDF. Can be </w:t>
      </w:r>
      <w:r w:rsidRPr="0052413D">
        <w:rPr>
          <w:rFonts w:ascii="Consolas" w:eastAsia="宋体" w:hAnsi="Consolas" w:cs="宋体"/>
          <w:color w:val="0B3D47"/>
          <w:kern w:val="0"/>
          <w:sz w:val="20"/>
          <w:szCs w:val="20"/>
          <w:shd w:val="clear" w:color="auto" w:fill="F1F3F4"/>
        </w:rPr>
        <w:t>A3</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A5</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Legal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Letter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Tabloid</w:t>
      </w:r>
      <w:r w:rsidRPr="0052413D">
        <w:rPr>
          <w:rFonts w:ascii="宋体" w:eastAsia="宋体" w:hAnsi="宋体" w:cs="宋体"/>
          <w:kern w:val="0"/>
          <w:sz w:val="24"/>
          <w:szCs w:val="24"/>
        </w:rPr>
        <w:t> or an Object containing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 microns.</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 (optional) Whether to print CSS backgrounds.</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printSelectionOnly</w:t>
      </w:r>
      <w:r w:rsidRPr="0052413D">
        <w:rPr>
          <w:rFonts w:ascii="宋体" w:eastAsia="宋体" w:hAnsi="宋体" w:cs="宋体"/>
          <w:kern w:val="0"/>
          <w:sz w:val="24"/>
          <w:szCs w:val="24"/>
        </w:rPr>
        <w:t> Boolean - (optional) Whether to print selection only.</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landscape</w:t>
      </w:r>
      <w:r w:rsidRPr="0052413D">
        <w:rPr>
          <w:rFonts w:ascii="宋体" w:eastAsia="宋体" w:hAnsi="宋体" w:cs="宋体"/>
          <w:kern w:val="0"/>
          <w:sz w:val="24"/>
          <w:szCs w:val="24"/>
        </w:rPr>
        <w:t> Boolean - (optional)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landscape,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for portrait.</w:t>
      </w:r>
    </w:p>
    <w:p w:rsidR="0052413D" w:rsidRPr="0052413D" w:rsidRDefault="0052413D" w:rsidP="0052413D">
      <w:pPr>
        <w:widowControl/>
        <w:numPr>
          <w:ilvl w:val="0"/>
          <w:numId w:val="4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Buffer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window’s web page as PDF with Chromium’s preview printing custom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callback(error, data)</w:t>
      </w:r>
      <w:r w:rsidRPr="0052413D">
        <w:rPr>
          <w:rFonts w:ascii="宋体" w:eastAsia="宋体" w:hAnsi="宋体" w:cs="宋体"/>
          <w:kern w:val="0"/>
          <w:sz w:val="24"/>
          <w:szCs w:val="24"/>
        </w:rPr>
        <w:t> on completion. 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is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that contains the generated PDF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landscape</w:t>
      </w:r>
      <w:r w:rsidRPr="0052413D">
        <w:rPr>
          <w:rFonts w:ascii="宋体" w:eastAsia="宋体" w:hAnsi="宋体" w:cs="宋体"/>
          <w:kern w:val="0"/>
          <w:sz w:val="24"/>
          <w:szCs w:val="24"/>
        </w:rPr>
        <w:t> will be ignored if </w:t>
      </w:r>
      <w:r w:rsidRPr="0052413D">
        <w:rPr>
          <w:rFonts w:ascii="Consolas" w:eastAsia="宋体" w:hAnsi="Consolas" w:cs="宋体"/>
          <w:color w:val="0B3D47"/>
          <w:kern w:val="0"/>
          <w:sz w:val="20"/>
          <w:szCs w:val="20"/>
          <w:shd w:val="clear" w:color="auto" w:fill="F1F3F4"/>
        </w:rPr>
        <w:t>@page</w:t>
      </w:r>
      <w:r w:rsidRPr="0052413D">
        <w:rPr>
          <w:rFonts w:ascii="宋体" w:eastAsia="宋体" w:hAnsi="宋体" w:cs="宋体"/>
          <w:kern w:val="0"/>
          <w:sz w:val="24"/>
          <w:szCs w:val="24"/>
        </w:rPr>
        <w:t> CSS at-rule is used in the web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By default, an empty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will be regarded as: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marginsType: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printBackground: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printSelectionOnly: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landscape: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 </w:t>
      </w:r>
      <w:r w:rsidRPr="0052413D">
        <w:rPr>
          <w:rFonts w:ascii="Consolas" w:eastAsia="宋体" w:hAnsi="Consolas" w:cs="宋体"/>
          <w:color w:val="0B3D47"/>
          <w:kern w:val="0"/>
          <w:sz w:val="20"/>
          <w:szCs w:val="20"/>
          <w:shd w:val="clear" w:color="auto" w:fill="F1F3F4"/>
        </w:rPr>
        <w:t>page-break-before: always;</w:t>
      </w:r>
      <w:r w:rsidRPr="0052413D">
        <w:rPr>
          <w:rFonts w:ascii="宋体" w:eastAsia="宋体" w:hAnsi="宋体" w:cs="宋体"/>
          <w:kern w:val="0"/>
          <w:sz w:val="24"/>
          <w:szCs w:val="24"/>
        </w:rPr>
        <w:t> CSS style to force to print to a new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w:t>
      </w:r>
      <w:r w:rsidRPr="0052413D">
        <w:rPr>
          <w:rFonts w:ascii="Consolas" w:eastAsia="宋体" w:hAnsi="Consolas" w:cs="宋体"/>
          <w:color w:val="0B3D47"/>
          <w:kern w:val="0"/>
          <w:sz w:val="20"/>
          <w:szCs w:val="20"/>
          <w:shd w:val="clear" w:color="auto" w:fill="F1F3F4"/>
        </w:rPr>
        <w:t>webContents.printToPDF</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'did-finish-load'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Use default printing 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win.webContents.printToPDF({}, (error, data)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fs.writeFile(</w:t>
      </w:r>
      <w:r w:rsidRPr="0052413D">
        <w:rPr>
          <w:rFonts w:ascii="Consolas" w:eastAsia="宋体" w:hAnsi="Consolas" w:cs="宋体"/>
          <w:color w:val="D01040"/>
          <w:kern w:val="0"/>
          <w:sz w:val="20"/>
          <w:szCs w:val="20"/>
          <w:bdr w:val="none" w:sz="0" w:space="0" w:color="auto" w:frame="1"/>
        </w:rPr>
        <w:t>'/tmp/print.pdf'</w:t>
      </w:r>
      <w:r w:rsidRPr="0052413D">
        <w:rPr>
          <w:rFonts w:ascii="Consolas" w:eastAsia="宋体" w:hAnsi="Consolas" w:cs="宋体"/>
          <w:color w:val="0B3D47"/>
          <w:kern w:val="0"/>
          <w:sz w:val="20"/>
          <w:szCs w:val="20"/>
          <w:bdr w:val="none" w:sz="0" w:space="0" w:color="auto" w:frame="1"/>
        </w:rPr>
        <w:t>, data,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'Write PDF successfully.'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contents.addWorkSpace(path)</w:t>
      </w:r>
    </w:p>
    <w:p w:rsidR="0052413D" w:rsidRPr="0052413D" w:rsidRDefault="0052413D" w:rsidP="0052413D">
      <w:pPr>
        <w:widowControl/>
        <w:numPr>
          <w:ilvl w:val="0"/>
          <w:numId w:val="4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Adds the specified path to DevTools workspace. Must be used after DevTools creation: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'devtools-opened'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win.webContents.addWorkSpace(__dirname)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contents.removeWorkSpace(path)</w:t>
      </w:r>
    </w:p>
    <w:p w:rsidR="0052413D" w:rsidRPr="0052413D" w:rsidRDefault="0052413D" w:rsidP="0052413D">
      <w:pPr>
        <w:widowControl/>
        <w:numPr>
          <w:ilvl w:val="0"/>
          <w:numId w:val="4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the specified path from DevTools workspace.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contents.openDevTools([options])</w:t>
      </w:r>
    </w:p>
    <w:p w:rsidR="0052413D" w:rsidRPr="0052413D" w:rsidRDefault="0052413D" w:rsidP="0052413D">
      <w:pPr>
        <w:widowControl/>
        <w:numPr>
          <w:ilvl w:val="0"/>
          <w:numId w:val="4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Opens the devtools with specified dock state, can be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bottom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undocked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detach</w:t>
      </w:r>
      <w:r w:rsidRPr="0052413D">
        <w:rPr>
          <w:rFonts w:ascii="宋体" w:eastAsia="宋体" w:hAnsi="宋体" w:cs="宋体"/>
          <w:kern w:val="0"/>
          <w:sz w:val="24"/>
          <w:szCs w:val="24"/>
        </w:rPr>
        <w:t>. Defaults to last used dock state. In </w:t>
      </w:r>
      <w:r w:rsidRPr="0052413D">
        <w:rPr>
          <w:rFonts w:ascii="Consolas" w:eastAsia="宋体" w:hAnsi="Consolas" w:cs="宋体"/>
          <w:color w:val="0B3D47"/>
          <w:kern w:val="0"/>
          <w:sz w:val="20"/>
          <w:szCs w:val="20"/>
          <w:shd w:val="clear" w:color="auto" w:fill="F1F3F4"/>
        </w:rPr>
        <w:t>undocked</w:t>
      </w:r>
      <w:r w:rsidRPr="0052413D">
        <w:rPr>
          <w:rFonts w:ascii="宋体" w:eastAsia="宋体" w:hAnsi="宋体" w:cs="宋体"/>
          <w:kern w:val="0"/>
          <w:sz w:val="24"/>
          <w:szCs w:val="24"/>
        </w:rPr>
        <w:t> mode it’s possible to dock back. In </w:t>
      </w:r>
      <w:r w:rsidRPr="0052413D">
        <w:rPr>
          <w:rFonts w:ascii="Consolas" w:eastAsia="宋体" w:hAnsi="Consolas" w:cs="宋体"/>
          <w:color w:val="0B3D47"/>
          <w:kern w:val="0"/>
          <w:sz w:val="20"/>
          <w:szCs w:val="20"/>
          <w:shd w:val="clear" w:color="auto" w:fill="F1F3F4"/>
        </w:rPr>
        <w:t>detach</w:t>
      </w:r>
      <w:r w:rsidRPr="0052413D">
        <w:rPr>
          <w:rFonts w:ascii="宋体" w:eastAsia="宋体" w:hAnsi="宋体" w:cs="宋体"/>
          <w:kern w:val="0"/>
          <w:sz w:val="24"/>
          <w:szCs w:val="24"/>
        </w:rPr>
        <w:t> mode it’s not.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Opens the devtools.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contents.closeDevTools()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Closes the devtools.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contents.isDevToolsOpened()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devtools is opened.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contents.isDevToolsFocused()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devtools view is focused .</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contents.toggleDevTools()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Toggles the developer tools.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contents.inspectElement(x, y)</w:t>
      </w:r>
    </w:p>
    <w:p w:rsidR="0052413D" w:rsidRPr="0052413D" w:rsidRDefault="0052413D" w:rsidP="0052413D">
      <w:pPr>
        <w:widowControl/>
        <w:numPr>
          <w:ilvl w:val="0"/>
          <w:numId w:val="4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w:t>
      </w:r>
    </w:p>
    <w:p w:rsidR="0052413D" w:rsidRPr="0052413D" w:rsidRDefault="0052413D" w:rsidP="0052413D">
      <w:pPr>
        <w:widowControl/>
        <w:numPr>
          <w:ilvl w:val="0"/>
          <w:numId w:val="4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inspecting element at position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contents.inspectServiceWorker()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Opens the developer tools for the service worker context.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contents.send(channel[, arg1][, arg2][, ...])</w:t>
      </w:r>
    </w:p>
    <w:p w:rsidR="0052413D" w:rsidRPr="0052413D" w:rsidRDefault="0052413D" w:rsidP="0052413D">
      <w:pPr>
        <w:widowControl/>
        <w:numPr>
          <w:ilvl w:val="0"/>
          <w:numId w:val="4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4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an asynchronous message to renderer process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you can also send arbitrary arguments. Arguments will be serialized in JSON internally and hence no functions or prototype chain will be included.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renderer process can handle the message by listening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with 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sending messages from the main process to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win.webContents.on(</w:t>
      </w:r>
      <w:r w:rsidRPr="0052413D">
        <w:rPr>
          <w:rFonts w:ascii="Consolas" w:eastAsia="宋体" w:hAnsi="Consolas" w:cs="宋体"/>
          <w:color w:val="D01040"/>
          <w:kern w:val="0"/>
          <w:sz w:val="20"/>
          <w:szCs w:val="20"/>
          <w:bdr w:val="none" w:sz="0" w:space="0" w:color="auto" w:frame="1"/>
        </w:rPr>
        <w:t>'did-finish-load'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win.webContents.send(</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'whoooooooh!'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&lt;!-- index.html --&gt;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).ipcRenderer.on(</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(event, message)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console.log(message)  </w:t>
      </w:r>
      <w:r w:rsidRPr="0052413D">
        <w:rPr>
          <w:rFonts w:ascii="Consolas" w:eastAsia="宋体" w:hAnsi="Consolas" w:cs="宋体"/>
          <w:i/>
          <w:iCs/>
          <w:color w:val="717160"/>
          <w:kern w:val="0"/>
          <w:sz w:val="20"/>
          <w:szCs w:val="20"/>
          <w:bdr w:val="none" w:sz="0" w:space="0" w:color="auto" w:frame="1"/>
        </w:rPr>
        <w:t>// Prints 'whoooooooh!'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contents.enableDeviceEmulation(parameters)</w:t>
      </w:r>
    </w:p>
    <w:p w:rsidR="0052413D" w:rsidRPr="0052413D" w:rsidRDefault="0052413D" w:rsidP="0052413D">
      <w:pPr>
        <w:widowControl/>
        <w:numPr>
          <w:ilvl w:val="0"/>
          <w:numId w:val="4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parameters</w:t>
      </w:r>
      <w:r w:rsidRPr="0052413D">
        <w:rPr>
          <w:rFonts w:ascii="宋体" w:eastAsia="宋体" w:hAnsi="宋体" w:cs="宋体"/>
          <w:kern w:val="0"/>
          <w:sz w:val="24"/>
          <w:szCs w:val="24"/>
        </w:rPr>
        <w:t> Object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screenPosition</w:t>
      </w:r>
      <w:r w:rsidRPr="0052413D">
        <w:rPr>
          <w:rFonts w:ascii="宋体" w:eastAsia="宋体" w:hAnsi="宋体" w:cs="宋体"/>
          <w:kern w:val="0"/>
          <w:sz w:val="24"/>
          <w:szCs w:val="24"/>
        </w:rPr>
        <w:t> String - Specify the screen type to emulate (default: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w:t>
      </w:r>
    </w:p>
    <w:p w:rsidR="0052413D" w:rsidRPr="0052413D" w:rsidRDefault="0052413D" w:rsidP="0052413D">
      <w:pPr>
        <w:widowControl/>
        <w:numPr>
          <w:ilvl w:val="2"/>
          <w:numId w:val="44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 Desktop screen type</w:t>
      </w:r>
    </w:p>
    <w:p w:rsidR="0052413D" w:rsidRPr="0052413D" w:rsidRDefault="0052413D" w:rsidP="0052413D">
      <w:pPr>
        <w:widowControl/>
        <w:numPr>
          <w:ilvl w:val="2"/>
          <w:numId w:val="44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mobile</w:t>
      </w:r>
      <w:r w:rsidRPr="0052413D">
        <w:rPr>
          <w:rFonts w:ascii="宋体" w:eastAsia="宋体" w:hAnsi="宋体" w:cs="宋体"/>
          <w:kern w:val="0"/>
          <w:sz w:val="24"/>
          <w:szCs w:val="24"/>
        </w:rPr>
        <w:t> - Mobile screen type</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screenSize</w:t>
      </w:r>
      <w:r w:rsidRPr="0052413D">
        <w:rPr>
          <w:rFonts w:ascii="宋体" w:eastAsia="宋体" w:hAnsi="宋体" w:cs="宋体"/>
          <w:kern w:val="0"/>
          <w:sz w:val="24"/>
          <w:szCs w:val="24"/>
        </w:rPr>
        <w:t> </w:t>
      </w:r>
      <w:hyperlink r:id="rId406"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 Set the emulated screen size (screenPosition == mobile)</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viewPosition</w:t>
      </w:r>
      <w:r w:rsidRPr="0052413D">
        <w:rPr>
          <w:rFonts w:ascii="宋体" w:eastAsia="宋体" w:hAnsi="宋体" w:cs="宋体"/>
          <w:kern w:val="0"/>
          <w:sz w:val="24"/>
          <w:szCs w:val="24"/>
        </w:rPr>
        <w:t> </w:t>
      </w:r>
      <w:hyperlink r:id="rId407"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Position the view on the screen (screenPosition == mobile) (default: </w:t>
      </w:r>
      <w:r w:rsidRPr="0052413D">
        <w:rPr>
          <w:rFonts w:ascii="Consolas" w:eastAsia="宋体" w:hAnsi="Consolas" w:cs="宋体"/>
          <w:color w:val="0B3D47"/>
          <w:kern w:val="0"/>
          <w:sz w:val="20"/>
          <w:szCs w:val="20"/>
          <w:shd w:val="clear" w:color="auto" w:fill="F1F3F4"/>
        </w:rPr>
        <w:t>{x: 0, y: 0}</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deviceScaleFactor</w:t>
      </w:r>
      <w:r w:rsidRPr="0052413D">
        <w:rPr>
          <w:rFonts w:ascii="宋体" w:eastAsia="宋体" w:hAnsi="宋体" w:cs="宋体"/>
          <w:kern w:val="0"/>
          <w:sz w:val="24"/>
          <w:szCs w:val="24"/>
        </w:rPr>
        <w:t> Integer - Set the device scale factor (if zero defaults to original device scale factor) (default: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viewSize</w:t>
      </w:r>
      <w:r w:rsidRPr="0052413D">
        <w:rPr>
          <w:rFonts w:ascii="宋体" w:eastAsia="宋体" w:hAnsi="宋体" w:cs="宋体"/>
          <w:kern w:val="0"/>
          <w:sz w:val="24"/>
          <w:szCs w:val="24"/>
        </w:rPr>
        <w:t> </w:t>
      </w:r>
      <w:hyperlink r:id="rId408"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 Set the emulated view size (empty means no override)</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fitToView</w:t>
      </w:r>
      <w:r w:rsidRPr="0052413D">
        <w:rPr>
          <w:rFonts w:ascii="宋体" w:eastAsia="宋体" w:hAnsi="宋体" w:cs="宋体"/>
          <w:kern w:val="0"/>
          <w:sz w:val="24"/>
          <w:szCs w:val="24"/>
        </w:rPr>
        <w:t> Boolean - Whether emulated view should be scaled down if necessary to fit into available space (default: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w:t>
      </w:r>
      <w:hyperlink r:id="rId409"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Offset of the emulated view inside available space (not in fit to view mode) (default: </w:t>
      </w:r>
      <w:r w:rsidRPr="0052413D">
        <w:rPr>
          <w:rFonts w:ascii="Consolas" w:eastAsia="宋体" w:hAnsi="Consolas" w:cs="宋体"/>
          <w:color w:val="0B3D47"/>
          <w:kern w:val="0"/>
          <w:sz w:val="20"/>
          <w:szCs w:val="20"/>
          <w:shd w:val="clear" w:color="auto" w:fill="F1F3F4"/>
        </w:rPr>
        <w:t>{x: 0,y: 0}</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w:t>
      </w:r>
      <w:r w:rsidRPr="0052413D">
        <w:rPr>
          <w:rFonts w:ascii="宋体" w:eastAsia="宋体" w:hAnsi="宋体" w:cs="宋体"/>
          <w:kern w:val="0"/>
          <w:sz w:val="24"/>
          <w:szCs w:val="24"/>
        </w:rPr>
        <w:t> Float - Scale of emulated view inside available space (not in fit to view mode) (default: </w:t>
      </w:r>
      <w:r w:rsidRPr="0052413D">
        <w:rPr>
          <w:rFonts w:ascii="Consolas" w:eastAsia="宋体" w:hAnsi="Consolas" w:cs="宋体"/>
          <w:color w:val="0B3D47"/>
          <w:kern w:val="0"/>
          <w:sz w:val="20"/>
          <w:szCs w:val="20"/>
          <w:shd w:val="clear" w:color="auto" w:fill="F1F3F4"/>
        </w:rPr>
        <w:t>1</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 device emulation with the given parameters.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contents.disableDeviceEmulation()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Disable device emulation enabled by </w:t>
      </w:r>
      <w:r w:rsidRPr="0052413D">
        <w:rPr>
          <w:rFonts w:ascii="Consolas" w:eastAsia="宋体" w:hAnsi="Consolas" w:cs="宋体"/>
          <w:color w:val="0B3D47"/>
          <w:kern w:val="0"/>
          <w:sz w:val="20"/>
          <w:szCs w:val="20"/>
          <w:shd w:val="clear" w:color="auto" w:fill="F1F3F4"/>
        </w:rPr>
        <w:t>webContents.enableDeviceEmulation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contents.sendInputEvent(event)</w:t>
      </w:r>
    </w:p>
    <w:p w:rsidR="0052413D" w:rsidRPr="0052413D" w:rsidRDefault="0052413D" w:rsidP="0052413D">
      <w:pPr>
        <w:widowControl/>
        <w:numPr>
          <w:ilvl w:val="0"/>
          <w:numId w:val="4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event</w:t>
      </w:r>
      <w:r w:rsidRPr="0052413D">
        <w:rPr>
          <w:rFonts w:ascii="宋体" w:eastAsia="宋体" w:hAnsi="宋体" w:cs="宋体"/>
          <w:kern w:val="0"/>
          <w:sz w:val="24"/>
          <w:szCs w:val="24"/>
        </w:rPr>
        <w:t> Object</w:t>
      </w:r>
    </w:p>
    <w:p w:rsidR="0052413D" w:rsidRPr="0052413D" w:rsidRDefault="0052413D" w:rsidP="0052413D">
      <w:pPr>
        <w:widowControl/>
        <w:numPr>
          <w:ilvl w:val="1"/>
          <w:numId w:val="44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 The type of the event, can be </w:t>
      </w:r>
      <w:r w:rsidRPr="0052413D">
        <w:rPr>
          <w:rFonts w:ascii="Consolas" w:eastAsia="宋体" w:hAnsi="Consolas" w:cs="宋体"/>
          <w:color w:val="0B3D47"/>
          <w:kern w:val="0"/>
          <w:sz w:val="20"/>
          <w:szCs w:val="20"/>
          <w:shd w:val="clear" w:color="auto" w:fill="F1F3F4"/>
        </w:rPr>
        <w:t>mouseDown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mouseEnter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mouseLeave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contextMenu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mouseWheel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mouseMove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char</w:t>
      </w:r>
      <w:r w:rsidRPr="0052413D">
        <w:rPr>
          <w:rFonts w:ascii="宋体" w:eastAsia="宋体" w:hAnsi="宋体" w:cs="宋体"/>
          <w:kern w:val="0"/>
          <w:sz w:val="24"/>
          <w:szCs w:val="24"/>
        </w:rPr>
        <w:t>.</w:t>
      </w:r>
    </w:p>
    <w:p w:rsidR="0052413D" w:rsidRPr="0052413D" w:rsidRDefault="0052413D" w:rsidP="0052413D">
      <w:pPr>
        <w:widowControl/>
        <w:numPr>
          <w:ilvl w:val="1"/>
          <w:numId w:val="44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modifiers</w:t>
      </w:r>
      <w:r w:rsidRPr="0052413D">
        <w:rPr>
          <w:rFonts w:ascii="宋体" w:eastAsia="宋体" w:hAnsi="宋体" w:cs="宋体"/>
          <w:kern w:val="0"/>
          <w:sz w:val="24"/>
          <w:szCs w:val="24"/>
        </w:rPr>
        <w:t> String[] - An array of modifiers of the event, can include </w:t>
      </w:r>
      <w:r w:rsidRPr="0052413D">
        <w:rPr>
          <w:rFonts w:ascii="Consolas" w:eastAsia="宋体" w:hAnsi="Consolas" w:cs="宋体"/>
          <w:color w:val="0B3D47"/>
          <w:kern w:val="0"/>
          <w:sz w:val="20"/>
          <w:szCs w:val="20"/>
          <w:shd w:val="clear" w:color="auto" w:fill="F1F3F4"/>
        </w:rPr>
        <w:t>shift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isKeypad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isAutoRepeat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leftButtonDown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middleButtonDown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rightButtonDown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capsLock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numLock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an input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to the page.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containing the contents needs to be focused for </w:t>
      </w:r>
      <w:r w:rsidRPr="0052413D">
        <w:rPr>
          <w:rFonts w:ascii="Consolas" w:eastAsia="宋体" w:hAnsi="Consolas" w:cs="宋体"/>
          <w:color w:val="0B3D47"/>
          <w:kern w:val="0"/>
          <w:sz w:val="20"/>
          <w:szCs w:val="20"/>
          <w:shd w:val="clear" w:color="auto" w:fill="F1F3F4"/>
        </w:rPr>
        <w:t>sendInputEvent()</w:t>
      </w:r>
      <w:r w:rsidRPr="0052413D">
        <w:rPr>
          <w:rFonts w:ascii="宋体" w:eastAsia="宋体" w:hAnsi="宋体" w:cs="宋体"/>
          <w:kern w:val="0"/>
          <w:sz w:val="24"/>
          <w:szCs w:val="24"/>
        </w:rPr>
        <w:t> to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keyboard events,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also have following properties:</w:t>
      </w:r>
    </w:p>
    <w:p w:rsidR="0052413D" w:rsidRPr="0052413D" w:rsidRDefault="0052413D" w:rsidP="0052413D">
      <w:pPr>
        <w:widowControl/>
        <w:numPr>
          <w:ilvl w:val="0"/>
          <w:numId w:val="4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keyCode</w:t>
      </w:r>
      <w:r w:rsidRPr="0052413D">
        <w:rPr>
          <w:rFonts w:ascii="宋体" w:eastAsia="宋体" w:hAnsi="宋体" w:cs="宋体"/>
          <w:kern w:val="0"/>
          <w:sz w:val="24"/>
          <w:szCs w:val="24"/>
        </w:rPr>
        <w:t> String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 The character that will be sent as the keyboard event. Should only use the valid key codes in </w:t>
      </w:r>
      <w:hyperlink r:id="rId410" w:history="1">
        <w:r w:rsidRPr="0052413D">
          <w:rPr>
            <w:rFonts w:ascii="宋体" w:eastAsia="宋体" w:hAnsi="宋体" w:cs="宋体"/>
            <w:color w:val="046DC8"/>
            <w:kern w:val="0"/>
            <w:sz w:val="24"/>
            <w:szCs w:val="24"/>
            <w:u w:val="single"/>
          </w:rPr>
          <w:t>Accelerator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mouse events,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also have following properties:</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 String - The button pressed, can be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middle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globalX</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globalY</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movementX</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movementY</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clickCount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the </w:t>
      </w:r>
      <w:r w:rsidRPr="0052413D">
        <w:rPr>
          <w:rFonts w:ascii="Consolas" w:eastAsia="宋体" w:hAnsi="Consolas" w:cs="宋体"/>
          <w:color w:val="0B3D47"/>
          <w:kern w:val="0"/>
          <w:sz w:val="20"/>
          <w:szCs w:val="20"/>
          <w:shd w:val="clear" w:color="auto" w:fill="F1F3F4"/>
        </w:rPr>
        <w:t>mouseWheel</w:t>
      </w:r>
      <w:r w:rsidRPr="0052413D">
        <w:rPr>
          <w:rFonts w:ascii="宋体" w:eastAsia="宋体" w:hAnsi="宋体" w:cs="宋体"/>
          <w:kern w:val="0"/>
          <w:sz w:val="24"/>
          <w:szCs w:val="24"/>
        </w:rPr>
        <w:t> event,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also have following properties:</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deltaX</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deltaY</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wheelTicksX</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wheelTicksY</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accelerationRatioX</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accelerationRatioY</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hasPreciseScrollingDeltas</w:t>
      </w:r>
      <w:r w:rsidRPr="0052413D">
        <w:rPr>
          <w:rFonts w:ascii="宋体" w:eastAsia="宋体" w:hAnsi="宋体" w:cs="宋体"/>
          <w:kern w:val="0"/>
          <w:sz w:val="24"/>
          <w:szCs w:val="24"/>
        </w:rPr>
        <w:t> Boolean</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canScroll</w:t>
      </w:r>
      <w:r w:rsidRPr="0052413D">
        <w:rPr>
          <w:rFonts w:ascii="宋体" w:eastAsia="宋体" w:hAnsi="宋体" w:cs="宋体"/>
          <w:kern w:val="0"/>
          <w:sz w:val="24"/>
          <w:szCs w:val="24"/>
        </w:rPr>
        <w:t> Boolean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contents.beginFrameSubscription([onlyDirty ,]callback)</w:t>
      </w:r>
    </w:p>
    <w:p w:rsidR="0052413D" w:rsidRPr="0052413D" w:rsidRDefault="0052413D" w:rsidP="0052413D">
      <w:pPr>
        <w:widowControl/>
        <w:numPr>
          <w:ilvl w:val="0"/>
          <w:numId w:val="4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onlyDirty</w:t>
      </w:r>
      <w:r w:rsidRPr="0052413D">
        <w:rPr>
          <w:rFonts w:ascii="宋体" w:eastAsia="宋体" w:hAnsi="宋体" w:cs="宋体"/>
          <w:kern w:val="0"/>
          <w:sz w:val="24"/>
          <w:szCs w:val="24"/>
        </w:rPr>
        <w:t> Boolean (optional) - Defaults to </w:t>
      </w:r>
      <w:r w:rsidRPr="0052413D">
        <w:rPr>
          <w:rFonts w:ascii="Consolas" w:eastAsia="宋体" w:hAnsi="Consolas" w:cs="宋体"/>
          <w:color w:val="0B3D47"/>
          <w:kern w:val="0"/>
          <w:sz w:val="20"/>
          <w:szCs w:val="20"/>
          <w:shd w:val="clear" w:color="auto" w:fill="F1F3F4"/>
        </w:rPr>
        <w:t>false</w:t>
      </w:r>
    </w:p>
    <w:p w:rsidR="0052413D" w:rsidRPr="0052413D" w:rsidRDefault="0052413D" w:rsidP="0052413D">
      <w:pPr>
        <w:widowControl/>
        <w:numPr>
          <w:ilvl w:val="0"/>
          <w:numId w:val="4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5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frameBuffer</w:t>
      </w:r>
      <w:r w:rsidRPr="0052413D">
        <w:rPr>
          <w:rFonts w:ascii="宋体" w:eastAsia="宋体" w:hAnsi="宋体" w:cs="宋体"/>
          <w:kern w:val="0"/>
          <w:sz w:val="24"/>
          <w:szCs w:val="24"/>
        </w:rPr>
        <w:t> Buffer</w:t>
      </w:r>
    </w:p>
    <w:p w:rsidR="0052413D" w:rsidRPr="0052413D" w:rsidRDefault="0052413D" w:rsidP="0052413D">
      <w:pPr>
        <w:widowControl/>
        <w:numPr>
          <w:ilvl w:val="1"/>
          <w:numId w:val="45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dirtyRect</w:t>
      </w:r>
      <w:r w:rsidRPr="0052413D">
        <w:rPr>
          <w:rFonts w:ascii="宋体" w:eastAsia="宋体" w:hAnsi="宋体" w:cs="宋体"/>
          <w:kern w:val="0"/>
          <w:sz w:val="24"/>
          <w:szCs w:val="24"/>
        </w:rPr>
        <w:t> </w:t>
      </w:r>
      <w:hyperlink r:id="rId411"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Begin subscribing for presentation events and captured frames,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callback(frameBuffer, dirtyRect)</w:t>
      </w:r>
      <w:r w:rsidRPr="0052413D">
        <w:rPr>
          <w:rFonts w:ascii="宋体" w:eastAsia="宋体" w:hAnsi="宋体" w:cs="宋体"/>
          <w:kern w:val="0"/>
          <w:sz w:val="24"/>
          <w:szCs w:val="24"/>
        </w:rPr>
        <w:t> when there is a presentation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frameBuffer</w:t>
      </w:r>
      <w:r w:rsidRPr="0052413D">
        <w:rPr>
          <w:rFonts w:ascii="宋体" w:eastAsia="宋体" w:hAnsi="宋体" w:cs="宋体"/>
          <w:kern w:val="0"/>
          <w:sz w:val="24"/>
          <w:szCs w:val="24"/>
        </w:rPr>
        <w:t> is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that contains raw pixel data. On most machines, the pixel data is effectively stored in 32bit BGRA format, but the actual representation depends on the endianness of the processor (most modern processors are little-endian, on machines with big-endian processors the data is in 32bit ARGB format).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dirtyRect</w:t>
      </w:r>
      <w:r w:rsidRPr="0052413D">
        <w:rPr>
          <w:rFonts w:ascii="宋体" w:eastAsia="宋体" w:hAnsi="宋体" w:cs="宋体"/>
          <w:kern w:val="0"/>
          <w:sz w:val="24"/>
          <w:szCs w:val="24"/>
        </w:rPr>
        <w:t> is an object with </w:t>
      </w:r>
      <w:r w:rsidRPr="0052413D">
        <w:rPr>
          <w:rFonts w:ascii="Consolas" w:eastAsia="宋体" w:hAnsi="Consolas" w:cs="宋体"/>
          <w:color w:val="0B3D47"/>
          <w:kern w:val="0"/>
          <w:sz w:val="20"/>
          <w:szCs w:val="20"/>
          <w:shd w:val="clear" w:color="auto" w:fill="F1F3F4"/>
        </w:rPr>
        <w:t>x, y, width, height</w:t>
      </w:r>
      <w:r w:rsidRPr="0052413D">
        <w:rPr>
          <w:rFonts w:ascii="宋体" w:eastAsia="宋体" w:hAnsi="宋体" w:cs="宋体"/>
          <w:kern w:val="0"/>
          <w:sz w:val="24"/>
          <w:szCs w:val="24"/>
        </w:rPr>
        <w:t> properties that describes which part of the page was repainted. If </w:t>
      </w:r>
      <w:r w:rsidRPr="0052413D">
        <w:rPr>
          <w:rFonts w:ascii="Consolas" w:eastAsia="宋体" w:hAnsi="Consolas" w:cs="宋体"/>
          <w:color w:val="0B3D47"/>
          <w:kern w:val="0"/>
          <w:sz w:val="20"/>
          <w:szCs w:val="20"/>
          <w:shd w:val="clear" w:color="auto" w:fill="F1F3F4"/>
        </w:rPr>
        <w:t>onlyDirty</w:t>
      </w:r>
      <w:r w:rsidRPr="0052413D">
        <w:rPr>
          <w:rFonts w:ascii="宋体" w:eastAsia="宋体" w:hAnsi="宋体" w:cs="宋体"/>
          <w:kern w:val="0"/>
          <w:sz w:val="24"/>
          <w:szCs w:val="24"/>
        </w:rPr>
        <w:t> is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frameBuffer</w:t>
      </w:r>
      <w:r w:rsidRPr="0052413D">
        <w:rPr>
          <w:rFonts w:ascii="宋体" w:eastAsia="宋体" w:hAnsi="宋体" w:cs="宋体"/>
          <w:kern w:val="0"/>
          <w:sz w:val="24"/>
          <w:szCs w:val="24"/>
        </w:rPr>
        <w:t> will only contain the repainted area. </w:t>
      </w:r>
      <w:r w:rsidRPr="0052413D">
        <w:rPr>
          <w:rFonts w:ascii="Consolas" w:eastAsia="宋体" w:hAnsi="Consolas" w:cs="宋体"/>
          <w:color w:val="0B3D47"/>
          <w:kern w:val="0"/>
          <w:sz w:val="20"/>
          <w:szCs w:val="20"/>
          <w:shd w:val="clear" w:color="auto" w:fill="F1F3F4"/>
        </w:rPr>
        <w:t>onlyDirty</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contents.endFrameSubscription()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End subscribing for frame presentation events.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contents.startDrag(item)</w:t>
      </w:r>
    </w:p>
    <w:p w:rsidR="0052413D" w:rsidRPr="0052413D" w:rsidRDefault="0052413D" w:rsidP="0052413D">
      <w:pPr>
        <w:widowControl/>
        <w:numPr>
          <w:ilvl w:val="0"/>
          <w:numId w:val="4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Object</w:t>
      </w:r>
    </w:p>
    <w:p w:rsidR="0052413D" w:rsidRPr="0052413D" w:rsidRDefault="0052413D" w:rsidP="0052413D">
      <w:pPr>
        <w:widowControl/>
        <w:numPr>
          <w:ilvl w:val="1"/>
          <w:numId w:val="45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String or </w:t>
      </w:r>
      <w:r w:rsidRPr="0052413D">
        <w:rPr>
          <w:rFonts w:ascii="Consolas" w:eastAsia="宋体" w:hAnsi="Consolas" w:cs="宋体"/>
          <w:color w:val="0B3D47"/>
          <w:kern w:val="0"/>
          <w:sz w:val="20"/>
          <w:szCs w:val="20"/>
          <w:shd w:val="clear" w:color="auto" w:fill="F1F3F4"/>
        </w:rPr>
        <w:t>files</w:t>
      </w:r>
      <w:r w:rsidRPr="0052413D">
        <w:rPr>
          <w:rFonts w:ascii="宋体" w:eastAsia="宋体" w:hAnsi="宋体" w:cs="宋体"/>
          <w:kern w:val="0"/>
          <w:sz w:val="24"/>
          <w:szCs w:val="24"/>
        </w:rPr>
        <w:t> Array - The path(s) to the file(s) being dragged.</w:t>
      </w:r>
    </w:p>
    <w:p w:rsidR="0052413D" w:rsidRPr="0052413D" w:rsidRDefault="0052413D" w:rsidP="0052413D">
      <w:pPr>
        <w:widowControl/>
        <w:numPr>
          <w:ilvl w:val="1"/>
          <w:numId w:val="45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412"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image must be non-empty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as dragging item for current drag-drop operation,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is the absolute path of the file to be dragged, and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is the image showing under the cursor when dragging.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contents.savePage(fullPath, saveType, callback)</w:t>
      </w:r>
    </w:p>
    <w:p w:rsidR="0052413D" w:rsidRPr="0052413D" w:rsidRDefault="0052413D" w:rsidP="0052413D">
      <w:pPr>
        <w:widowControl/>
        <w:numPr>
          <w:ilvl w:val="0"/>
          <w:numId w:val="4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fullPath</w:t>
      </w:r>
      <w:r w:rsidRPr="0052413D">
        <w:rPr>
          <w:rFonts w:ascii="宋体" w:eastAsia="宋体" w:hAnsi="宋体" w:cs="宋体"/>
          <w:kern w:val="0"/>
          <w:sz w:val="24"/>
          <w:szCs w:val="24"/>
        </w:rPr>
        <w:t> String - The full file path.</w:t>
      </w:r>
    </w:p>
    <w:p w:rsidR="0052413D" w:rsidRPr="0052413D" w:rsidRDefault="0052413D" w:rsidP="0052413D">
      <w:pPr>
        <w:widowControl/>
        <w:numPr>
          <w:ilvl w:val="0"/>
          <w:numId w:val="4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saveType</w:t>
      </w:r>
      <w:r w:rsidRPr="0052413D">
        <w:rPr>
          <w:rFonts w:ascii="宋体" w:eastAsia="宋体" w:hAnsi="宋体" w:cs="宋体"/>
          <w:kern w:val="0"/>
          <w:sz w:val="24"/>
          <w:szCs w:val="24"/>
        </w:rPr>
        <w:t> String - Specify the save type.</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HTMLOnly</w:t>
      </w:r>
      <w:r w:rsidRPr="0052413D">
        <w:rPr>
          <w:rFonts w:ascii="宋体" w:eastAsia="宋体" w:hAnsi="宋体" w:cs="宋体"/>
          <w:kern w:val="0"/>
          <w:sz w:val="24"/>
          <w:szCs w:val="24"/>
        </w:rPr>
        <w:t> - Save only the HTML of the page.</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HTMLComplete</w:t>
      </w:r>
      <w:r w:rsidRPr="0052413D">
        <w:rPr>
          <w:rFonts w:ascii="宋体" w:eastAsia="宋体" w:hAnsi="宋体" w:cs="宋体"/>
          <w:kern w:val="0"/>
          <w:sz w:val="24"/>
          <w:szCs w:val="24"/>
        </w:rPr>
        <w:t> - Save complete-html page.</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MHTML</w:t>
      </w:r>
      <w:r w:rsidRPr="0052413D">
        <w:rPr>
          <w:rFonts w:ascii="宋体" w:eastAsia="宋体" w:hAnsi="宋体" w:cs="宋体"/>
          <w:kern w:val="0"/>
          <w:sz w:val="24"/>
          <w:szCs w:val="24"/>
        </w:rPr>
        <w:t> - Save complete-html page as MHTML.</w:t>
      </w:r>
    </w:p>
    <w:p w:rsidR="0052413D" w:rsidRPr="0052413D" w:rsidRDefault="0052413D" w:rsidP="0052413D">
      <w:pPr>
        <w:widowControl/>
        <w:numPr>
          <w:ilvl w:val="0"/>
          <w:numId w:val="4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 </w:t>
      </w:r>
      <w:r w:rsidRPr="0052413D">
        <w:rPr>
          <w:rFonts w:ascii="Consolas" w:eastAsia="宋体" w:hAnsi="Consolas" w:cs="宋体"/>
          <w:color w:val="0B3D47"/>
          <w:kern w:val="0"/>
          <w:sz w:val="20"/>
          <w:szCs w:val="20"/>
          <w:shd w:val="clear" w:color="auto" w:fill="F1F3F4"/>
        </w:rPr>
        <w:t>(error) =&gt; {}</w:t>
      </w:r>
      <w:r w:rsidRPr="0052413D">
        <w:rPr>
          <w:rFonts w:ascii="宋体" w:eastAsia="宋体" w:hAnsi="宋体" w:cs="宋体"/>
          <w:kern w:val="0"/>
          <w:sz w:val="24"/>
          <w:szCs w:val="24"/>
        </w:rPr>
        <w:t>.</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true if the process of saving page has been initiated successfully.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'did-finish-load'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win.webContents.savePage(</w:t>
      </w:r>
      <w:r w:rsidRPr="0052413D">
        <w:rPr>
          <w:rFonts w:ascii="Consolas" w:eastAsia="宋体" w:hAnsi="Consolas" w:cs="宋体"/>
          <w:color w:val="D01040"/>
          <w:kern w:val="0"/>
          <w:sz w:val="20"/>
          <w:szCs w:val="20"/>
          <w:bdr w:val="none" w:sz="0" w:space="0" w:color="auto" w:frame="1"/>
        </w:rPr>
        <w:t>'/tmp/test.html'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'HTMLComplete'</w:t>
      </w:r>
      <w:r w:rsidRPr="0052413D">
        <w:rPr>
          <w:rFonts w:ascii="Consolas" w:eastAsia="宋体" w:hAnsi="Consolas" w:cs="宋体"/>
          <w:color w:val="0B3D47"/>
          <w:kern w:val="0"/>
          <w:sz w:val="20"/>
          <w:szCs w:val="20"/>
          <w:bdr w:val="none" w:sz="0" w:space="0" w:color="auto" w:frame="1"/>
        </w:rPr>
        <w:t>,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console.log(</w:t>
      </w:r>
      <w:r w:rsidRPr="0052413D">
        <w:rPr>
          <w:rFonts w:ascii="Consolas" w:eastAsia="宋体" w:hAnsi="Consolas" w:cs="宋体"/>
          <w:color w:val="D01040"/>
          <w:kern w:val="0"/>
          <w:sz w:val="20"/>
          <w:szCs w:val="20"/>
          <w:bdr w:val="none" w:sz="0" w:space="0" w:color="auto" w:frame="1"/>
        </w:rPr>
        <w:t>'Save page successfully'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contents.showDefinitionForSelection()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pop-up dictionary that searches the selected word on the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contents.setSize(options)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the size of the page. This is only supported for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guest contents.</w:t>
      </w:r>
    </w:p>
    <w:p w:rsidR="0052413D" w:rsidRPr="0052413D" w:rsidRDefault="0052413D" w:rsidP="0052413D">
      <w:pPr>
        <w:widowControl/>
        <w:numPr>
          <w:ilvl w:val="0"/>
          <w:numId w:val="4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5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Object (optional) - Normal size of the page. This can be used in combination with the </w:t>
      </w:r>
      <w:hyperlink r:id="rId413" w:anchor="disableguestresize" w:history="1">
        <w:r w:rsidRPr="0052413D">
          <w:rPr>
            <w:rFonts w:ascii="Consolas" w:eastAsia="宋体" w:hAnsi="Consolas" w:cs="宋体"/>
            <w:color w:val="0B3D47"/>
            <w:kern w:val="0"/>
            <w:sz w:val="20"/>
            <w:szCs w:val="20"/>
            <w:shd w:val="clear" w:color="auto" w:fill="F1F3F4"/>
          </w:rPr>
          <w:t>disableguestresize</w:t>
        </w:r>
      </w:hyperlink>
      <w:r w:rsidRPr="0052413D">
        <w:rPr>
          <w:rFonts w:ascii="宋体" w:eastAsia="宋体" w:hAnsi="宋体" w:cs="宋体"/>
          <w:kern w:val="0"/>
          <w:sz w:val="24"/>
          <w:szCs w:val="24"/>
        </w:rPr>
        <w:t> attribute to manually resize the webview guest contents.</w:t>
      </w:r>
    </w:p>
    <w:p w:rsidR="0052413D" w:rsidRPr="0052413D" w:rsidRDefault="0052413D" w:rsidP="0052413D">
      <w:pPr>
        <w:widowControl/>
        <w:numPr>
          <w:ilvl w:val="2"/>
          <w:numId w:val="45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2"/>
          <w:numId w:val="45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contents.isOffscreen()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Indicates whether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contents.startPainting()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and not painting, start painting.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contents.stopPainting()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and painting, stop painting.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contents.isPainting()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returns whether it is currently painting.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contents.setFrameRate(fps)</w:t>
      </w:r>
    </w:p>
    <w:p w:rsidR="0052413D" w:rsidRPr="0052413D" w:rsidRDefault="0052413D" w:rsidP="0052413D">
      <w:pPr>
        <w:widowControl/>
        <w:numPr>
          <w:ilvl w:val="0"/>
          <w:numId w:val="4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fps</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sets the frame rate to the specified number. Only values between 1 and 60 are accepted.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contents.getFrameRate()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returns the current frame rate.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contents.invalidate()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Schedules a full repaint of the window this web contents is 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invalidates the frame and generates a new one through the </w:t>
      </w:r>
      <w:r w:rsidRPr="0052413D">
        <w:rPr>
          <w:rFonts w:ascii="Consolas" w:eastAsia="宋体" w:hAnsi="Consolas" w:cs="宋体"/>
          <w:color w:val="0B3D47"/>
          <w:kern w:val="0"/>
          <w:sz w:val="20"/>
          <w:szCs w:val="20"/>
          <w:shd w:val="clear" w:color="auto" w:fill="F1F3F4"/>
        </w:rPr>
        <w:t>'paint'</w:t>
      </w:r>
      <w:r w:rsidRPr="0052413D">
        <w:rPr>
          <w:rFonts w:ascii="宋体" w:eastAsia="宋体" w:hAnsi="宋体" w:cs="宋体"/>
          <w:kern w:val="0"/>
          <w:sz w:val="24"/>
          <w:szCs w:val="24"/>
        </w:rPr>
        <w:t> 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contents.getWebRTCIPHandlingPolicy()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Returns the WebRTC IP Handling Policy.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contents.setWebRTCIPHandlingPolicy(policy)</w:t>
      </w:r>
    </w:p>
    <w:p w:rsidR="0052413D" w:rsidRPr="0052413D" w:rsidRDefault="0052413D" w:rsidP="0052413D">
      <w:pPr>
        <w:widowControl/>
        <w:numPr>
          <w:ilvl w:val="0"/>
          <w:numId w:val="4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policy</w:t>
      </w:r>
      <w:r w:rsidRPr="0052413D">
        <w:rPr>
          <w:rFonts w:ascii="宋体" w:eastAsia="宋体" w:hAnsi="宋体" w:cs="宋体"/>
          <w:kern w:val="0"/>
          <w:sz w:val="24"/>
          <w:szCs w:val="24"/>
        </w:rPr>
        <w:t> String - Specify the WebRTC IP Handling Policy.</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 Exposes user’s public and local IPs. This is the default behavior. When this policy is used, WebRTC has the right to enumerate all interfaces and bind them to discover public interfaces.</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default_public_interface_only</w:t>
      </w:r>
      <w:r w:rsidRPr="0052413D">
        <w:rPr>
          <w:rFonts w:ascii="宋体" w:eastAsia="宋体" w:hAnsi="宋体" w:cs="宋体"/>
          <w:kern w:val="0"/>
          <w:sz w:val="24"/>
          <w:szCs w:val="24"/>
        </w:rPr>
        <w:t> - Exposes user’s public IP, but does not expose user’s local IP. When this policy is used, WebRTC should only use the default route used by http. This doesn’t expose any local addresses.</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default_public_and_private_interfaces</w:t>
      </w:r>
      <w:r w:rsidRPr="0052413D">
        <w:rPr>
          <w:rFonts w:ascii="宋体" w:eastAsia="宋体" w:hAnsi="宋体" w:cs="宋体"/>
          <w:kern w:val="0"/>
          <w:sz w:val="24"/>
          <w:szCs w:val="24"/>
        </w:rPr>
        <w:t> - Exposes user’s public and local IPs. When this policy is used, WebRTC should only use the default route used by http. This also exposes the associated default private address. Default route is the route chosen by the OS on a multi-homed endpoint.</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disable_non_proxied_udp</w:t>
      </w:r>
      <w:r w:rsidRPr="0052413D">
        <w:rPr>
          <w:rFonts w:ascii="宋体" w:eastAsia="宋体" w:hAnsi="宋体" w:cs="宋体"/>
          <w:kern w:val="0"/>
          <w:sz w:val="24"/>
          <w:szCs w:val="24"/>
        </w:rPr>
        <w:t> - Does not expose public or local IPs. When this policy is used, WebRTC should only use TCP to contact peers or servers unless the proxy server supports UDP.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Setting the WebRTC IP handling policy allows you to control which IPs are exposed via WebRTC. See </w:t>
      </w:r>
      <w:hyperlink r:id="rId414" w:history="1">
        <w:r w:rsidRPr="0052413D">
          <w:rPr>
            <w:rFonts w:ascii="宋体" w:eastAsia="宋体" w:hAnsi="宋体" w:cs="宋体"/>
            <w:color w:val="046DC8"/>
            <w:kern w:val="0"/>
            <w:sz w:val="24"/>
            <w:szCs w:val="24"/>
            <w:u w:val="single"/>
          </w:rPr>
          <w:t>BrowserLeaks</w:t>
        </w:r>
      </w:hyperlink>
      <w:r w:rsidRPr="0052413D">
        <w:rPr>
          <w:rFonts w:ascii="宋体" w:eastAsia="宋体" w:hAnsi="宋体" w:cs="宋体"/>
          <w:kern w:val="0"/>
          <w:sz w:val="24"/>
          <w:szCs w:val="24"/>
        </w:rPr>
        <w:t> for more details.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contents.getOSProcessId()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w:t>
      </w: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of the associated renderer process.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unique ID of this WebContents.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hyperlink r:id="rId415" w:history="1">
        <w:r w:rsidRPr="0052413D">
          <w:rPr>
            <w:rFonts w:ascii="Consolas" w:eastAsia="宋体" w:hAnsi="Consolas" w:cs="宋体"/>
            <w:color w:val="0B3D47"/>
            <w:kern w:val="0"/>
            <w:sz w:val="20"/>
            <w:szCs w:val="20"/>
            <w:shd w:val="clear" w:color="auto" w:fill="F1F3F4"/>
          </w:rPr>
          <w:t>Session</w:t>
        </w:r>
      </w:hyperlink>
      <w:r w:rsidRPr="0052413D">
        <w:rPr>
          <w:rFonts w:ascii="宋体" w:eastAsia="宋体" w:hAnsi="宋体" w:cs="宋体"/>
          <w:kern w:val="0"/>
          <w:sz w:val="24"/>
          <w:szCs w:val="24"/>
        </w:rPr>
        <w:t> used by this webContents.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contents.hostWebContents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hyperlink r:id="rId416"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instance that might own this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contents.devToolsWebContents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of DevTools for this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Users should never store this object because it may become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when the DevTools has been closed.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contents.debugger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w:t>
      </w:r>
      <w:hyperlink r:id="rId417" w:history="1">
        <w:r w:rsidRPr="0052413D">
          <w:rPr>
            <w:rFonts w:ascii="宋体" w:eastAsia="宋体" w:hAnsi="宋体" w:cs="宋体"/>
            <w:color w:val="046DC8"/>
            <w:kern w:val="0"/>
            <w:sz w:val="24"/>
            <w:szCs w:val="24"/>
            <w:u w:val="single"/>
          </w:rPr>
          <w:t>Debugger</w:t>
        </w:r>
      </w:hyperlink>
      <w:r w:rsidRPr="0052413D">
        <w:rPr>
          <w:rFonts w:ascii="宋体" w:eastAsia="宋体" w:hAnsi="宋体" w:cs="宋体"/>
          <w:kern w:val="0"/>
          <w:sz w:val="24"/>
          <w:szCs w:val="24"/>
        </w:rPr>
        <w:t> instance for this webContents.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webFrame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Customize the rendering of the current web 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418"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zooming current page to 200%.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webFrame.setZoomFactor(</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webFrame</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webFrame.setZoomFactor(factor)</w:t>
      </w:r>
    </w:p>
    <w:p w:rsidR="0052413D" w:rsidRPr="0052413D" w:rsidRDefault="0052413D" w:rsidP="0052413D">
      <w:pPr>
        <w:widowControl/>
        <w:numPr>
          <w:ilvl w:val="0"/>
          <w:numId w:val="4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factor</w:t>
      </w:r>
      <w:r w:rsidRPr="0052413D">
        <w:rPr>
          <w:rFonts w:ascii="宋体" w:eastAsia="宋体" w:hAnsi="宋体" w:cs="宋体"/>
          <w:kern w:val="0"/>
          <w:sz w:val="24"/>
          <w:szCs w:val="24"/>
        </w:rPr>
        <w:t> Number - Zoom factor.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factor to the specified factor. Zoom factor is zoom percent divided by 100, so 300% = 3.0.</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webFrame.getZoomFactor()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 The current zoom factor.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webFrame.setZoomLevel(level)</w:t>
      </w:r>
    </w:p>
    <w:p w:rsidR="0052413D" w:rsidRPr="0052413D" w:rsidRDefault="0052413D" w:rsidP="0052413D">
      <w:pPr>
        <w:widowControl/>
        <w:numPr>
          <w:ilvl w:val="0"/>
          <w:numId w:val="4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Number - Zoom level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level to the specified level. The original size is 0 and each increment above or below represents zooming 20% larger or smaller to default limits of 300% and 50% of original size, respectively.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webFrame.getZoomLevel()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 The current zoom level.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webFrame.setZoomLevelLimits(minimumLevel, maximumLevel)</w:t>
      </w:r>
    </w:p>
    <w:p w:rsidR="0052413D" w:rsidRPr="0052413D" w:rsidRDefault="0052413D" w:rsidP="0052413D">
      <w:pPr>
        <w:widowControl/>
        <w:numPr>
          <w:ilvl w:val="0"/>
          <w:numId w:val="4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maximumLevel</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Deprecated:</w:t>
      </w:r>
      <w:r w:rsidRPr="0052413D">
        <w:rPr>
          <w:rFonts w:ascii="宋体" w:eastAsia="宋体" w:hAnsi="宋体" w:cs="宋体"/>
          <w:kern w:val="0"/>
          <w:sz w:val="24"/>
          <w:szCs w:val="24"/>
        </w:rPr>
        <w:t> Call </w:t>
      </w:r>
      <w:r w:rsidRPr="0052413D">
        <w:rPr>
          <w:rFonts w:ascii="Consolas" w:eastAsia="宋体" w:hAnsi="Consolas" w:cs="宋体"/>
          <w:color w:val="0B3D47"/>
          <w:kern w:val="0"/>
          <w:sz w:val="20"/>
          <w:szCs w:val="20"/>
          <w:shd w:val="clear" w:color="auto" w:fill="F1F3F4"/>
        </w:rPr>
        <w:t>setVisualZoomLevelLimits</w:t>
      </w:r>
      <w:r w:rsidRPr="0052413D">
        <w:rPr>
          <w:rFonts w:ascii="宋体" w:eastAsia="宋体" w:hAnsi="宋体" w:cs="宋体"/>
          <w:kern w:val="0"/>
          <w:sz w:val="24"/>
          <w:szCs w:val="24"/>
        </w:rPr>
        <w:t> instead to set the visual zoom level limits. This method will be removed in Electron 2.0.</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webFrame.setVisualZoomLevelLimits(minimumLevel, maximumLevel)</w:t>
      </w:r>
    </w:p>
    <w:p w:rsidR="0052413D" w:rsidRPr="0052413D" w:rsidRDefault="0052413D" w:rsidP="0052413D">
      <w:pPr>
        <w:widowControl/>
        <w:numPr>
          <w:ilvl w:val="0"/>
          <w:numId w:val="4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maximum and minimum pinch-to-zoom level.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webFrame.setLayoutZoomLevelLimits(minimumLevel, maximumLevel)</w:t>
      </w:r>
    </w:p>
    <w:p w:rsidR="0052413D" w:rsidRPr="0052413D" w:rsidRDefault="0052413D" w:rsidP="0052413D">
      <w:pPr>
        <w:widowControl/>
        <w:numPr>
          <w:ilvl w:val="0"/>
          <w:numId w:val="4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maximum and minimum layout-based (i.e. non-visual) zoom level.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webFrame.setSpellCheckProvider(language, autoCorrectWord, provider)</w:t>
      </w:r>
    </w:p>
    <w:p w:rsidR="0052413D" w:rsidRPr="0052413D" w:rsidRDefault="0052413D" w:rsidP="0052413D">
      <w:pPr>
        <w:widowControl/>
        <w:numPr>
          <w:ilvl w:val="0"/>
          <w:numId w:val="4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language</w:t>
      </w:r>
      <w:r w:rsidRPr="0052413D">
        <w:rPr>
          <w:rFonts w:ascii="宋体" w:eastAsia="宋体" w:hAnsi="宋体" w:cs="宋体"/>
          <w:kern w:val="0"/>
          <w:sz w:val="24"/>
          <w:szCs w:val="24"/>
        </w:rPr>
        <w:t> String</w:t>
      </w:r>
    </w:p>
    <w:p w:rsidR="0052413D" w:rsidRPr="0052413D" w:rsidRDefault="0052413D" w:rsidP="0052413D">
      <w:pPr>
        <w:widowControl/>
        <w:numPr>
          <w:ilvl w:val="0"/>
          <w:numId w:val="4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autoCorrectWord</w:t>
      </w:r>
      <w:r w:rsidRPr="0052413D">
        <w:rPr>
          <w:rFonts w:ascii="宋体" w:eastAsia="宋体" w:hAnsi="宋体" w:cs="宋体"/>
          <w:kern w:val="0"/>
          <w:sz w:val="24"/>
          <w:szCs w:val="24"/>
        </w:rPr>
        <w:t> Boolean</w:t>
      </w:r>
    </w:p>
    <w:p w:rsidR="0052413D" w:rsidRPr="0052413D" w:rsidRDefault="0052413D" w:rsidP="0052413D">
      <w:pPr>
        <w:widowControl/>
        <w:numPr>
          <w:ilvl w:val="0"/>
          <w:numId w:val="4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provider</w:t>
      </w:r>
      <w:r w:rsidRPr="0052413D">
        <w:rPr>
          <w:rFonts w:ascii="宋体" w:eastAsia="宋体" w:hAnsi="宋体" w:cs="宋体"/>
          <w:kern w:val="0"/>
          <w:sz w:val="24"/>
          <w:szCs w:val="24"/>
        </w:rPr>
        <w:t> Object</w:t>
      </w:r>
    </w:p>
    <w:p w:rsidR="0052413D" w:rsidRPr="0052413D" w:rsidRDefault="0052413D" w:rsidP="0052413D">
      <w:pPr>
        <w:widowControl/>
        <w:numPr>
          <w:ilvl w:val="1"/>
          <w:numId w:val="4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spellCheck</w:t>
      </w:r>
      <w:r w:rsidRPr="0052413D">
        <w:rPr>
          <w:rFonts w:ascii="宋体" w:eastAsia="宋体" w:hAnsi="宋体" w:cs="宋体"/>
          <w:kern w:val="0"/>
          <w:sz w:val="24"/>
          <w:szCs w:val="24"/>
        </w:rPr>
        <w:t> Function - Returns </w:t>
      </w:r>
      <w:r w:rsidRPr="0052413D">
        <w:rPr>
          <w:rFonts w:ascii="Consolas" w:eastAsia="宋体" w:hAnsi="Consolas" w:cs="宋体"/>
          <w:color w:val="0B3D47"/>
          <w:kern w:val="0"/>
          <w:sz w:val="20"/>
          <w:szCs w:val="20"/>
          <w:shd w:val="clear" w:color="auto" w:fill="F1F3F4"/>
        </w:rPr>
        <w:t>Boolean</w:t>
      </w:r>
    </w:p>
    <w:p w:rsidR="0052413D" w:rsidRPr="0052413D" w:rsidRDefault="0052413D" w:rsidP="0052413D">
      <w:pPr>
        <w:widowControl/>
        <w:numPr>
          <w:ilvl w:val="2"/>
          <w:numId w:val="46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a provider for spell checking in input fields and text areas.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provider</w:t>
      </w:r>
      <w:r w:rsidRPr="0052413D">
        <w:rPr>
          <w:rFonts w:ascii="宋体" w:eastAsia="宋体" w:hAnsi="宋体" w:cs="宋体"/>
          <w:kern w:val="0"/>
          <w:sz w:val="24"/>
          <w:szCs w:val="24"/>
        </w:rPr>
        <w:t> must be an object that has a </w:t>
      </w:r>
      <w:r w:rsidRPr="0052413D">
        <w:rPr>
          <w:rFonts w:ascii="Consolas" w:eastAsia="宋体" w:hAnsi="Consolas" w:cs="宋体"/>
          <w:color w:val="0B3D47"/>
          <w:kern w:val="0"/>
          <w:sz w:val="20"/>
          <w:szCs w:val="20"/>
          <w:shd w:val="clear" w:color="auto" w:fill="F1F3F4"/>
        </w:rPr>
        <w:t>spellCheck</w:t>
      </w:r>
      <w:r w:rsidRPr="0052413D">
        <w:rPr>
          <w:rFonts w:ascii="宋体" w:eastAsia="宋体" w:hAnsi="宋体" w:cs="宋体"/>
          <w:kern w:val="0"/>
          <w:sz w:val="24"/>
          <w:szCs w:val="24"/>
        </w:rPr>
        <w:t> method that returns whether the word passed is correctly spelled.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using </w:t>
      </w:r>
      <w:hyperlink r:id="rId419" w:history="1">
        <w:r w:rsidRPr="0052413D">
          <w:rPr>
            <w:rFonts w:ascii="宋体" w:eastAsia="宋体" w:hAnsi="宋体" w:cs="宋体"/>
            <w:color w:val="046DC8"/>
            <w:kern w:val="0"/>
            <w:sz w:val="24"/>
            <w:szCs w:val="24"/>
            <w:u w:val="single"/>
          </w:rPr>
          <w:t>node-spellchecker</w:t>
        </w:r>
      </w:hyperlink>
      <w:r w:rsidRPr="0052413D">
        <w:rPr>
          <w:rFonts w:ascii="宋体" w:eastAsia="宋体" w:hAnsi="宋体" w:cs="宋体"/>
          <w:kern w:val="0"/>
          <w:sz w:val="24"/>
          <w:szCs w:val="24"/>
        </w:rPr>
        <w:t> as provider: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webFrame.setSpellCheckProvider(</w:t>
      </w:r>
      <w:r w:rsidRPr="0052413D">
        <w:rPr>
          <w:rFonts w:ascii="Consolas" w:eastAsia="宋体" w:hAnsi="Consolas" w:cs="宋体"/>
          <w:color w:val="D01040"/>
          <w:kern w:val="0"/>
          <w:sz w:val="20"/>
          <w:szCs w:val="20"/>
          <w:bdr w:val="none" w:sz="0" w:space="0" w:color="auto" w:frame="1"/>
        </w:rPr>
        <w:t>'en-US'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spellCheck (text)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'spellchecker'</w:t>
      </w:r>
      <w:r w:rsidRPr="0052413D">
        <w:rPr>
          <w:rFonts w:ascii="Consolas" w:eastAsia="宋体" w:hAnsi="Consolas" w:cs="宋体"/>
          <w:color w:val="0B3D47"/>
          <w:kern w:val="0"/>
          <w:sz w:val="20"/>
          <w:szCs w:val="20"/>
          <w:bdr w:val="none" w:sz="0" w:space="0" w:color="auto" w:frame="1"/>
        </w:rPr>
        <w:t>).isMisspelled(text))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webFrame.registerURLSchemeAsSecure(scheme)</w:t>
      </w:r>
    </w:p>
    <w:p w:rsidR="0052413D" w:rsidRPr="0052413D" w:rsidRDefault="0052413D" w:rsidP="0052413D">
      <w:pPr>
        <w:widowControl/>
        <w:numPr>
          <w:ilvl w:val="0"/>
          <w:numId w:val="4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the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as secure scheme.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Secure schemes do not trigger mixed content warnings. For example, </w:t>
      </w:r>
      <w:r w:rsidRPr="0052413D">
        <w:rPr>
          <w:rFonts w:ascii="Consolas" w:eastAsia="宋体" w:hAnsi="Consolas" w:cs="宋体"/>
          <w:color w:val="0B3D47"/>
          <w:kern w:val="0"/>
          <w:sz w:val="20"/>
          <w:szCs w:val="20"/>
          <w:shd w:val="clear" w:color="auto" w:fill="F1F3F4"/>
        </w:rPr>
        <w:t>https</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are secure schemes because they cannot be corrupted by active network attackers.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webFrame.registerURLSchemeAsBypassingCSP(scheme)</w:t>
      </w:r>
    </w:p>
    <w:p w:rsidR="0052413D" w:rsidRPr="0052413D" w:rsidRDefault="0052413D" w:rsidP="0052413D">
      <w:pPr>
        <w:widowControl/>
        <w:numPr>
          <w:ilvl w:val="0"/>
          <w:numId w:val="4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Resources will be loaded from this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regardless of the current page’s Content Security Policy.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webFrame.registerURLSchemeAsPrivileged(scheme[, options])</w:t>
      </w:r>
    </w:p>
    <w:p w:rsidR="0052413D" w:rsidRPr="0052413D" w:rsidRDefault="0052413D" w:rsidP="0052413D">
      <w:pPr>
        <w:widowControl/>
        <w:numPr>
          <w:ilvl w:val="0"/>
          <w:numId w:val="4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4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bypassCSP</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allowServiceWorkers</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supportFetchAPI</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corsEnabled</w:t>
      </w:r>
      <w:r w:rsidRPr="0052413D">
        <w:rPr>
          <w:rFonts w:ascii="宋体" w:eastAsia="宋体" w:hAnsi="宋体" w:cs="宋体"/>
          <w:kern w:val="0"/>
          <w:sz w:val="24"/>
          <w:szCs w:val="24"/>
        </w:rPr>
        <w:t> Boolean - (optional) Default true.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the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as secure, bypasses content security policy for resources, allows registering ServiceWorker and supports fetch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Specify an option with the value of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omit it from the registration. An example of registering a privileged scheme, without bypassing Content Security Policy: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webFrame.registerURLSchemeAsPrivileged(</w:t>
      </w:r>
      <w:r w:rsidRPr="0052413D">
        <w:rPr>
          <w:rFonts w:ascii="Consolas" w:eastAsia="宋体" w:hAnsi="Consolas" w:cs="宋体"/>
          <w:color w:val="D01040"/>
          <w:kern w:val="0"/>
          <w:sz w:val="20"/>
          <w:szCs w:val="20"/>
          <w:bdr w:val="none" w:sz="0" w:space="0" w:color="auto" w:frame="1"/>
        </w:rPr>
        <w:t>'foo'</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bypassCSP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webFrame.insertText(text)</w:t>
      </w:r>
    </w:p>
    <w:p w:rsidR="0052413D" w:rsidRPr="0052413D" w:rsidRDefault="0052413D" w:rsidP="0052413D">
      <w:pPr>
        <w:widowControl/>
        <w:numPr>
          <w:ilvl w:val="0"/>
          <w:numId w:val="4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to the focused element.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webFrame.executeJavaScript(code[, userGesture, callback])</w:t>
      </w:r>
    </w:p>
    <w:p w:rsidR="0052413D" w:rsidRPr="0052413D" w:rsidRDefault="0052413D" w:rsidP="0052413D">
      <w:pPr>
        <w:widowControl/>
        <w:numPr>
          <w:ilvl w:val="0"/>
          <w:numId w:val="4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code</w:t>
      </w:r>
      <w:r w:rsidRPr="0052413D">
        <w:rPr>
          <w:rFonts w:ascii="宋体" w:eastAsia="宋体" w:hAnsi="宋体" w:cs="宋体"/>
          <w:kern w:val="0"/>
          <w:sz w:val="24"/>
          <w:szCs w:val="24"/>
        </w:rPr>
        <w:t> String</w:t>
      </w:r>
    </w:p>
    <w:p w:rsidR="0052413D" w:rsidRPr="0052413D" w:rsidRDefault="0052413D" w:rsidP="0052413D">
      <w:pPr>
        <w:widowControl/>
        <w:numPr>
          <w:ilvl w:val="0"/>
          <w:numId w:val="4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Boolean (optional) -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0"/>
          <w:numId w:val="4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after script has been executed.</w:t>
      </w:r>
    </w:p>
    <w:p w:rsidR="0052413D" w:rsidRPr="0052413D" w:rsidRDefault="0052413D" w:rsidP="0052413D">
      <w:pPr>
        <w:widowControl/>
        <w:numPr>
          <w:ilvl w:val="1"/>
          <w:numId w:val="46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Promise</w:t>
      </w:r>
      <w:r w:rsidRPr="0052413D">
        <w:rPr>
          <w:rFonts w:ascii="宋体" w:eastAsia="宋体" w:hAnsi="宋体" w:cs="宋体"/>
          <w:kern w:val="0"/>
          <w:sz w:val="24"/>
          <w:szCs w:val="24"/>
        </w:rPr>
        <w:t> - A promise that resolves with the result of the executed code or is rejected if the result of the code is a rejected promise.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Evaluates </w:t>
      </w: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in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browser window some HTML APIs like </w:t>
      </w:r>
      <w:r w:rsidRPr="0052413D">
        <w:rPr>
          <w:rFonts w:ascii="Consolas" w:eastAsia="宋体" w:hAnsi="Consolas" w:cs="宋体"/>
          <w:color w:val="0B3D47"/>
          <w:kern w:val="0"/>
          <w:sz w:val="20"/>
          <w:szCs w:val="20"/>
          <w:shd w:val="clear" w:color="auto" w:fill="F1F3F4"/>
        </w:rPr>
        <w:t>requestFullScreen</w:t>
      </w:r>
      <w:r w:rsidRPr="0052413D">
        <w:rPr>
          <w:rFonts w:ascii="宋体" w:eastAsia="宋体" w:hAnsi="宋体" w:cs="宋体"/>
          <w:kern w:val="0"/>
          <w:sz w:val="24"/>
          <w:szCs w:val="24"/>
        </w:rPr>
        <w:t> can only be invoked by a gesture from the user. Setting </w:t>
      </w: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remove this limitation.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webFrame.getResourceUsage()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images</w:t>
      </w:r>
      <w:r w:rsidRPr="0052413D">
        <w:rPr>
          <w:rFonts w:ascii="宋体" w:eastAsia="宋体" w:hAnsi="宋体" w:cs="宋体"/>
          <w:kern w:val="0"/>
          <w:sz w:val="24"/>
          <w:szCs w:val="24"/>
        </w:rPr>
        <w:t> </w:t>
      </w:r>
      <w:hyperlink r:id="rId420"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cssStyleSheets</w:t>
      </w:r>
      <w:r w:rsidRPr="0052413D">
        <w:rPr>
          <w:rFonts w:ascii="宋体" w:eastAsia="宋体" w:hAnsi="宋体" w:cs="宋体"/>
          <w:kern w:val="0"/>
          <w:sz w:val="24"/>
          <w:szCs w:val="24"/>
        </w:rPr>
        <w:t> </w:t>
      </w:r>
      <w:hyperlink r:id="rId421"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xslStyleSheets</w:t>
      </w:r>
      <w:r w:rsidRPr="0052413D">
        <w:rPr>
          <w:rFonts w:ascii="宋体" w:eastAsia="宋体" w:hAnsi="宋体" w:cs="宋体"/>
          <w:kern w:val="0"/>
          <w:sz w:val="24"/>
          <w:szCs w:val="24"/>
        </w:rPr>
        <w:t> </w:t>
      </w:r>
      <w:hyperlink r:id="rId422"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fonts</w:t>
      </w:r>
      <w:r w:rsidRPr="0052413D">
        <w:rPr>
          <w:rFonts w:ascii="宋体" w:eastAsia="宋体" w:hAnsi="宋体" w:cs="宋体"/>
          <w:kern w:val="0"/>
          <w:sz w:val="24"/>
          <w:szCs w:val="24"/>
        </w:rPr>
        <w:t> </w:t>
      </w:r>
      <w:hyperlink r:id="rId423"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 </w:t>
      </w:r>
      <w:hyperlink r:id="rId424"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an object describing usage information of Blink’s internal memory caches.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console.log(webFrame.getResourceUsage())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generate: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images: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count: </w:t>
      </w:r>
      <w:r w:rsidRPr="0052413D">
        <w:rPr>
          <w:rFonts w:ascii="Consolas" w:eastAsia="宋体" w:hAnsi="Consolas" w:cs="宋体"/>
          <w:color w:val="007F80"/>
          <w:kern w:val="0"/>
          <w:sz w:val="20"/>
          <w:szCs w:val="20"/>
          <w:bdr w:val="none" w:sz="0" w:space="0" w:color="auto" w:frame="1"/>
        </w:rPr>
        <w:t>22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size: </w:t>
      </w:r>
      <w:r w:rsidRPr="0052413D">
        <w:rPr>
          <w:rFonts w:ascii="Consolas" w:eastAsia="宋体" w:hAnsi="Consolas" w:cs="宋体"/>
          <w:color w:val="007F80"/>
          <w:kern w:val="0"/>
          <w:sz w:val="20"/>
          <w:szCs w:val="20"/>
          <w:bdr w:val="none" w:sz="0" w:space="0" w:color="auto" w:frame="1"/>
        </w:rPr>
        <w:t>2549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liveSize: </w:t>
      </w:r>
      <w:r w:rsidRPr="0052413D">
        <w:rPr>
          <w:rFonts w:ascii="Consolas" w:eastAsia="宋体" w:hAnsi="Consolas" w:cs="宋体"/>
          <w:color w:val="007F80"/>
          <w:kern w:val="0"/>
          <w:sz w:val="20"/>
          <w:szCs w:val="20"/>
          <w:bdr w:val="none" w:sz="0" w:space="0" w:color="auto" w:frame="1"/>
        </w:rPr>
        <w:t>2542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cssStyleSheets: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xslStyleSheets: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fonts: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other: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webFrame.clearCache()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Attempts to free memory that is no longer being used (like images from a previous navigation).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blindly calling this method probably makes Electron slower since it will have to refill these emptied caches, you should only call it if an event in your app has occurred that makes you think your page is actually using less memory (i.e. you have navigated from a super heavy page to a mostly empty one, and intend to stay there).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2"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WebRequest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Intercept and modify the contents of a request at various stages of its lifetime.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42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Instances of the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 class are accessed by using the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 property of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methods of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 accept an optional </w:t>
      </w: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and a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the API’s event has happened. The </w:t>
      </w: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 describes the request. 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as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unsubscribe from the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 has a </w:t>
      </w: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property which is an Array of URL patterns that will be used to filter out the requests that do not match the URL patterns. If the </w:t>
      </w: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is omitted then all requests will be matched.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certain events 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is passed with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which should be called with a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 when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has done its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adding </w:t>
      </w: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header for requests: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Modify the user agent for all requests to the following urls.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filter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urls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'*://electron.github.io'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session.defaultSession.webRequest.onBeforeSendHeaders(filter, (details,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details.requestHeaders[</w:t>
      </w:r>
      <w:r w:rsidRPr="0052413D">
        <w:rPr>
          <w:rFonts w:ascii="Consolas" w:eastAsia="宋体" w:hAnsi="Consolas" w:cs="宋体"/>
          <w:color w:val="D01040"/>
          <w:kern w:val="0"/>
          <w:sz w:val="20"/>
          <w:szCs w:val="20"/>
          <w:bdr w:val="none" w:sz="0" w:space="0" w:color="auto" w:frame="1"/>
        </w:rPr>
        <w:t>'User-Agent'</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'MyAgent'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cancel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requestHeaders</w:t>
      </w:r>
      <w:r w:rsidRPr="0052413D">
        <w:rPr>
          <w:rFonts w:ascii="Consolas" w:eastAsia="宋体" w:hAnsi="Consolas" w:cs="宋体"/>
          <w:color w:val="0B3D47"/>
          <w:kern w:val="0"/>
          <w:sz w:val="20"/>
          <w:szCs w:val="20"/>
          <w:bdr w:val="none" w:sz="0" w:space="0" w:color="auto" w:frame="1"/>
        </w:rPr>
        <w:t>: details.requestHeaders})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webRequest.onBeforeRequest([filter, ]listener)</w:t>
      </w:r>
    </w:p>
    <w:p w:rsidR="0052413D" w:rsidRPr="0052413D" w:rsidRDefault="0052413D" w:rsidP="0052413D">
      <w:pPr>
        <w:widowControl/>
        <w:numPr>
          <w:ilvl w:val="0"/>
          <w:numId w:val="4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426"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4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numPr>
          <w:ilvl w:val="3"/>
          <w:numId w:val="46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w:t>
      </w:r>
      <w:r w:rsidRPr="0052413D">
        <w:rPr>
          <w:rFonts w:ascii="宋体" w:eastAsia="宋体" w:hAnsi="宋体" w:cs="宋体"/>
          <w:kern w:val="0"/>
          <w:sz w:val="24"/>
          <w:szCs w:val="24"/>
        </w:rPr>
        <w:t> Boolean (optional)</w:t>
      </w:r>
    </w:p>
    <w:p w:rsidR="0052413D" w:rsidRPr="0052413D" w:rsidRDefault="0052413D" w:rsidP="0052413D">
      <w:pPr>
        <w:widowControl/>
        <w:numPr>
          <w:ilvl w:val="3"/>
          <w:numId w:val="46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redirectURL</w:t>
      </w:r>
      <w:r w:rsidRPr="0052413D">
        <w:rPr>
          <w:rFonts w:ascii="宋体" w:eastAsia="宋体" w:hAnsi="宋体" w:cs="宋体"/>
          <w:kern w:val="0"/>
          <w:sz w:val="24"/>
          <w:szCs w:val="24"/>
        </w:rPr>
        <w:t> String (optional) - The original request is prevented from being sent or completed and is instead redirected to the given 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 callback)</w:t>
      </w:r>
      <w:r w:rsidRPr="0052413D">
        <w:rPr>
          <w:rFonts w:ascii="宋体" w:eastAsia="宋体" w:hAnsi="宋体" w:cs="宋体"/>
          <w:kern w:val="0"/>
          <w:sz w:val="24"/>
          <w:szCs w:val="24"/>
        </w:rPr>
        <w:t> when a request is about to occur.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is an array of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to be called with an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webRequest.onBeforeSendHeaders([filter, ]listener)</w:t>
      </w:r>
    </w:p>
    <w:p w:rsidR="0052413D" w:rsidRPr="0052413D" w:rsidRDefault="0052413D" w:rsidP="0052413D">
      <w:pPr>
        <w:widowControl/>
        <w:numPr>
          <w:ilvl w:val="0"/>
          <w:numId w:val="4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 callback)</w:t>
      </w:r>
      <w:r w:rsidRPr="0052413D">
        <w:rPr>
          <w:rFonts w:ascii="宋体" w:eastAsia="宋体" w:hAnsi="宋体" w:cs="宋体"/>
          <w:kern w:val="0"/>
          <w:sz w:val="24"/>
          <w:szCs w:val="24"/>
        </w:rPr>
        <w:t> before sending an HTTP request, once the request headers are available. This may occur after a TCP connection is made to the server, but before any http data is sent.</w:t>
      </w:r>
    </w:p>
    <w:p w:rsidR="0052413D" w:rsidRPr="0052413D" w:rsidRDefault="0052413D" w:rsidP="0052413D">
      <w:pPr>
        <w:widowControl/>
        <w:numPr>
          <w:ilvl w:val="0"/>
          <w:numId w:val="4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url</w:t>
      </w:r>
      <w:r w:rsidRPr="0052413D">
        <w:rPr>
          <w:rFonts w:ascii="宋体" w:eastAsia="宋体" w:hAnsi="宋体" w:cs="宋体"/>
          <w:kern w:val="0"/>
          <w:sz w:val="24"/>
          <w:szCs w:val="24"/>
        </w:rPr>
        <w:t> String</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w:t>
      </w:r>
    </w:p>
    <w:p w:rsidR="0052413D" w:rsidRPr="0052413D" w:rsidRDefault="0052413D" w:rsidP="0052413D">
      <w:pPr>
        <w:widowControl/>
        <w:numPr>
          <w:ilvl w:val="0"/>
          <w:numId w:val="4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numPr>
          <w:ilvl w:val="2"/>
          <w:numId w:val="47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w:t>
      </w:r>
      <w:r w:rsidRPr="0052413D">
        <w:rPr>
          <w:rFonts w:ascii="宋体" w:eastAsia="宋体" w:hAnsi="宋体" w:cs="宋体"/>
          <w:kern w:val="0"/>
          <w:sz w:val="24"/>
          <w:szCs w:val="24"/>
        </w:rPr>
        <w:t> Boolean (optional)</w:t>
      </w:r>
    </w:p>
    <w:p w:rsidR="0052413D" w:rsidRPr="0052413D" w:rsidRDefault="0052413D" w:rsidP="0052413D">
      <w:pPr>
        <w:widowControl/>
        <w:numPr>
          <w:ilvl w:val="2"/>
          <w:numId w:val="47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 (optional) - When provided, request will be made with these headers.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to be called with an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webRequest.onSendHeaders([filter, ]listener)</w:t>
      </w:r>
    </w:p>
    <w:p w:rsidR="0052413D" w:rsidRPr="0052413D" w:rsidRDefault="0052413D" w:rsidP="0052413D">
      <w:pPr>
        <w:widowControl/>
        <w:numPr>
          <w:ilvl w:val="0"/>
          <w:numId w:val="4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just before a request is going to be sent to the server, modifications of previous </w:t>
      </w:r>
      <w:r w:rsidRPr="0052413D">
        <w:rPr>
          <w:rFonts w:ascii="Consolas" w:eastAsia="宋体" w:hAnsi="Consolas" w:cs="宋体"/>
          <w:color w:val="0B3D47"/>
          <w:kern w:val="0"/>
          <w:sz w:val="20"/>
          <w:szCs w:val="20"/>
          <w:shd w:val="clear" w:color="auto" w:fill="F1F3F4"/>
        </w:rPr>
        <w:t>onBeforeSendHeaders</w:t>
      </w:r>
      <w:r w:rsidRPr="0052413D">
        <w:rPr>
          <w:rFonts w:ascii="宋体" w:eastAsia="宋体" w:hAnsi="宋体" w:cs="宋体"/>
          <w:kern w:val="0"/>
          <w:sz w:val="24"/>
          <w:szCs w:val="24"/>
        </w:rPr>
        <w:t> response are visible by the time this listener is fired.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webRequest.onHeadersReceived([filter, ]listener)</w:t>
      </w:r>
    </w:p>
    <w:p w:rsidR="0052413D" w:rsidRPr="0052413D" w:rsidRDefault="0052413D" w:rsidP="0052413D">
      <w:pPr>
        <w:widowControl/>
        <w:numPr>
          <w:ilvl w:val="0"/>
          <w:numId w:val="4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 callback)</w:t>
      </w:r>
      <w:r w:rsidRPr="0052413D">
        <w:rPr>
          <w:rFonts w:ascii="宋体" w:eastAsia="宋体" w:hAnsi="宋体" w:cs="宋体"/>
          <w:kern w:val="0"/>
          <w:sz w:val="24"/>
          <w:szCs w:val="24"/>
        </w:rPr>
        <w:t> when HTTP response headers of a request have been received.</w:t>
      </w:r>
    </w:p>
    <w:p w:rsidR="0052413D" w:rsidRPr="0052413D" w:rsidRDefault="0052413D" w:rsidP="0052413D">
      <w:pPr>
        <w:widowControl/>
        <w:numPr>
          <w:ilvl w:val="0"/>
          <w:numId w:val="4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responseHeaders</w:t>
      </w:r>
      <w:r w:rsidRPr="0052413D">
        <w:rPr>
          <w:rFonts w:ascii="宋体" w:eastAsia="宋体" w:hAnsi="宋体" w:cs="宋体"/>
          <w:kern w:val="0"/>
          <w:sz w:val="24"/>
          <w:szCs w:val="24"/>
        </w:rPr>
        <w:t> Object</w:t>
      </w:r>
    </w:p>
    <w:p w:rsidR="0052413D" w:rsidRPr="0052413D" w:rsidRDefault="0052413D" w:rsidP="0052413D">
      <w:pPr>
        <w:widowControl/>
        <w:numPr>
          <w:ilvl w:val="0"/>
          <w:numId w:val="4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numPr>
          <w:ilvl w:val="2"/>
          <w:numId w:val="47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w:t>
      </w:r>
      <w:r w:rsidRPr="0052413D">
        <w:rPr>
          <w:rFonts w:ascii="宋体" w:eastAsia="宋体" w:hAnsi="宋体" w:cs="宋体"/>
          <w:kern w:val="0"/>
          <w:sz w:val="24"/>
          <w:szCs w:val="24"/>
        </w:rPr>
        <w:t> Boolean</w:t>
      </w:r>
    </w:p>
    <w:p w:rsidR="0052413D" w:rsidRPr="0052413D" w:rsidRDefault="0052413D" w:rsidP="0052413D">
      <w:pPr>
        <w:widowControl/>
        <w:numPr>
          <w:ilvl w:val="2"/>
          <w:numId w:val="47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 (optional) - When provided, the server is assumed to have responded with these headers.</w:t>
      </w:r>
    </w:p>
    <w:p w:rsidR="0052413D" w:rsidRPr="0052413D" w:rsidRDefault="0052413D" w:rsidP="0052413D">
      <w:pPr>
        <w:widowControl/>
        <w:numPr>
          <w:ilvl w:val="2"/>
          <w:numId w:val="47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 (optional) - Should be provided when overriding </w:t>
      </w: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to change header status otherwise original response header’s status will be 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to be called with an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webRequest.onResponseStarted([filter, ]listener)</w:t>
      </w:r>
    </w:p>
    <w:p w:rsidR="0052413D" w:rsidRPr="0052413D" w:rsidRDefault="0052413D" w:rsidP="0052413D">
      <w:pPr>
        <w:widowControl/>
        <w:numPr>
          <w:ilvl w:val="0"/>
          <w:numId w:val="4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 - Indicates whether the response was fetched from disk cache.</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first byte of the response body is received. For HTTP requests, this means that the status line and response headers are available.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webRequest.onBeforeRedirect([filter, ]listener)</w:t>
      </w:r>
    </w:p>
    <w:p w:rsidR="0052413D" w:rsidRPr="0052413D" w:rsidRDefault="0052413D" w:rsidP="0052413D">
      <w:pPr>
        <w:widowControl/>
        <w:numPr>
          <w:ilvl w:val="0"/>
          <w:numId w:val="4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redirectURL</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ip</w:t>
      </w:r>
      <w:r w:rsidRPr="0052413D">
        <w:rPr>
          <w:rFonts w:ascii="宋体" w:eastAsia="宋体" w:hAnsi="宋体" w:cs="宋体"/>
          <w:kern w:val="0"/>
          <w:sz w:val="24"/>
          <w:szCs w:val="24"/>
        </w:rPr>
        <w:t> String (optional) - The server IP address that the request was actually sent to.</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a server initiated redirect is about to occur.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webRequest.onCompleted([filter, ]listener)</w:t>
      </w:r>
    </w:p>
    <w:p w:rsidR="0052413D" w:rsidRPr="0052413D" w:rsidRDefault="0052413D" w:rsidP="0052413D">
      <w:pPr>
        <w:widowControl/>
        <w:numPr>
          <w:ilvl w:val="0"/>
          <w:numId w:val="4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a request is completed.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webRequest.onErrorOccurred([filter, ]listener)</w:t>
      </w:r>
    </w:p>
    <w:p w:rsidR="0052413D" w:rsidRPr="0052413D" w:rsidRDefault="0052413D" w:rsidP="0052413D">
      <w:pPr>
        <w:widowControl/>
        <w:numPr>
          <w:ilvl w:val="0"/>
          <w:numId w:val="4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The error description.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an error occurs.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3"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lastRenderedPageBreak/>
        <w:t>&lt;webview&gt;</w:t>
      </w:r>
      <w:r w:rsidRPr="0052413D">
        <w:rPr>
          <w:rFonts w:ascii="宋体" w:eastAsia="宋体" w:hAnsi="宋体" w:cs="宋体"/>
          <w:color w:val="183D44"/>
          <w:kern w:val="36"/>
          <w:sz w:val="66"/>
          <w:szCs w:val="66"/>
        </w:rPr>
        <w:t> Tag</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Display external web content in an isolated frame and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427"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to embed ‘guest’ content (such as web pages) in your Electron app. The guest content is contained within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 An embedded page within your app controls how the guest content is laid out and rendered.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Unlike an </w:t>
      </w:r>
      <w:r w:rsidRPr="0052413D">
        <w:rPr>
          <w:rFonts w:ascii="Consolas" w:eastAsia="宋体" w:hAnsi="Consolas" w:cs="宋体"/>
          <w:color w:val="0B3D47"/>
          <w:kern w:val="0"/>
          <w:sz w:val="20"/>
          <w:szCs w:val="20"/>
          <w:shd w:val="clear" w:color="auto" w:fill="F1F3F4"/>
        </w:rPr>
        <w:t>iframe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runs in a separate process than your app. It doesn’t have the same permissions as your web page and all interactions between your app and embedded content will be asynchronous. This keeps your app safe from the embedded content.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Most methods called on the webview from the host page require a synchronous call to the main process.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embed a web page in your app, add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to your app’s embedder page (this is the app page that will display the guest content). In its simplest form,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includes the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of the web page and css styles that control the appearance of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"foo"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style=</w:t>
      </w:r>
      <w:r w:rsidRPr="0052413D">
        <w:rPr>
          <w:rFonts w:ascii="Consolas" w:eastAsia="宋体" w:hAnsi="Consolas" w:cs="宋体"/>
          <w:color w:val="D01040"/>
          <w:kern w:val="0"/>
          <w:sz w:val="20"/>
          <w:szCs w:val="20"/>
          <w:bdr w:val="none" w:sz="0" w:space="0" w:color="auto" w:frame="1"/>
        </w:rPr>
        <w:t>"display:inline-flex; width:640px; height:480px"</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control the guest content in any way, you can write JavaScript that listens for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events and responds to those events using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methods. Here’s sample code with two event listeners: one that listens for the web page to start loading, the other for the web page to stop loading, and displays a “loading…” message during the load time: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onload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indicator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'.indicator'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loadstart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indicator.innerText = </w:t>
      </w:r>
      <w:r w:rsidRPr="0052413D">
        <w:rPr>
          <w:rFonts w:ascii="Consolas" w:eastAsia="宋体" w:hAnsi="Consolas" w:cs="宋体"/>
          <w:color w:val="D01040"/>
          <w:kern w:val="0"/>
          <w:sz w:val="20"/>
          <w:szCs w:val="20"/>
          <w:bdr w:val="none" w:sz="0" w:space="0" w:color="auto" w:frame="1"/>
        </w:rPr>
        <w:t>'loading...'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loadstop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indicator.innerText =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webview.addEventListener(</w:t>
      </w:r>
      <w:r w:rsidRPr="0052413D">
        <w:rPr>
          <w:rFonts w:ascii="Consolas" w:eastAsia="宋体" w:hAnsi="Consolas" w:cs="宋体"/>
          <w:color w:val="D01040"/>
          <w:kern w:val="0"/>
          <w:sz w:val="20"/>
          <w:szCs w:val="20"/>
          <w:bdr w:val="none" w:sz="0" w:space="0" w:color="auto" w:frame="1"/>
        </w:rPr>
        <w:t>'did-start-loading'</w:t>
      </w:r>
      <w:r w:rsidRPr="0052413D">
        <w:rPr>
          <w:rFonts w:ascii="Consolas" w:eastAsia="宋体" w:hAnsi="Consolas" w:cs="宋体"/>
          <w:color w:val="0B3D47"/>
          <w:kern w:val="0"/>
          <w:sz w:val="20"/>
          <w:szCs w:val="20"/>
          <w:bdr w:val="none" w:sz="0" w:space="0" w:color="auto" w:frame="1"/>
        </w:rPr>
        <w:t>, loadstart)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webview.addEventListener(</w:t>
      </w:r>
      <w:r w:rsidRPr="0052413D">
        <w:rPr>
          <w:rFonts w:ascii="Consolas" w:eastAsia="宋体" w:hAnsi="Consolas" w:cs="宋体"/>
          <w:color w:val="D01040"/>
          <w:kern w:val="0"/>
          <w:sz w:val="20"/>
          <w:szCs w:val="20"/>
          <w:bdr w:val="none" w:sz="0" w:space="0" w:color="auto" w:frame="1"/>
        </w:rPr>
        <w:t>'did-stop-loading'</w:t>
      </w:r>
      <w:r w:rsidRPr="0052413D">
        <w:rPr>
          <w:rFonts w:ascii="Consolas" w:eastAsia="宋体" w:hAnsi="Consolas" w:cs="宋体"/>
          <w:color w:val="0B3D47"/>
          <w:kern w:val="0"/>
          <w:sz w:val="20"/>
          <w:szCs w:val="20"/>
          <w:bdr w:val="none" w:sz="0" w:space="0" w:color="auto" w:frame="1"/>
        </w:rPr>
        <w:t>, loadstop)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CSS Styling Notes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Please note that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tag’s style uses </w:t>
      </w:r>
      <w:r w:rsidRPr="0052413D">
        <w:rPr>
          <w:rFonts w:ascii="Consolas" w:eastAsia="宋体" w:hAnsi="Consolas" w:cs="宋体"/>
          <w:color w:val="0B3D47"/>
          <w:kern w:val="0"/>
          <w:sz w:val="20"/>
          <w:szCs w:val="20"/>
          <w:shd w:val="clear" w:color="auto" w:fill="F1F3F4"/>
        </w:rPr>
        <w:t>display:flex;</w:t>
      </w:r>
      <w:r w:rsidRPr="0052413D">
        <w:rPr>
          <w:rFonts w:ascii="宋体" w:eastAsia="宋体" w:hAnsi="宋体" w:cs="宋体"/>
          <w:kern w:val="0"/>
          <w:sz w:val="24"/>
          <w:szCs w:val="24"/>
        </w:rPr>
        <w:t> internally to ensure the child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element fills the full height and width of its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 when used with traditional and flexbox layouts (since v0.36.11). Please do not overwrite the default </w:t>
      </w:r>
      <w:r w:rsidRPr="0052413D">
        <w:rPr>
          <w:rFonts w:ascii="Consolas" w:eastAsia="宋体" w:hAnsi="Consolas" w:cs="宋体"/>
          <w:color w:val="0B3D47"/>
          <w:kern w:val="0"/>
          <w:sz w:val="20"/>
          <w:szCs w:val="20"/>
          <w:shd w:val="clear" w:color="auto" w:fill="F1F3F4"/>
        </w:rPr>
        <w:t>display:flex;</w:t>
      </w:r>
      <w:r w:rsidRPr="0052413D">
        <w:rPr>
          <w:rFonts w:ascii="宋体" w:eastAsia="宋体" w:hAnsi="宋体" w:cs="宋体"/>
          <w:kern w:val="0"/>
          <w:sz w:val="24"/>
          <w:szCs w:val="24"/>
        </w:rPr>
        <w:t> CSS property, unless specifying </w:t>
      </w:r>
      <w:r w:rsidRPr="0052413D">
        <w:rPr>
          <w:rFonts w:ascii="Consolas" w:eastAsia="宋体" w:hAnsi="Consolas" w:cs="宋体"/>
          <w:color w:val="0B3D47"/>
          <w:kern w:val="0"/>
          <w:sz w:val="20"/>
          <w:szCs w:val="20"/>
          <w:shd w:val="clear" w:color="auto" w:fill="F1F3F4"/>
        </w:rPr>
        <w:t>display:inline-flex;</w:t>
      </w:r>
      <w:r w:rsidRPr="0052413D">
        <w:rPr>
          <w:rFonts w:ascii="宋体" w:eastAsia="宋体" w:hAnsi="宋体" w:cs="宋体"/>
          <w:kern w:val="0"/>
          <w:sz w:val="24"/>
          <w:szCs w:val="24"/>
        </w:rPr>
        <w:t> for inline layout.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has issues being hidden using the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attribute or using </w:t>
      </w:r>
      <w:r w:rsidRPr="0052413D">
        <w:rPr>
          <w:rFonts w:ascii="Consolas" w:eastAsia="宋体" w:hAnsi="Consolas" w:cs="宋体"/>
          <w:color w:val="0B3D47"/>
          <w:kern w:val="0"/>
          <w:sz w:val="20"/>
          <w:szCs w:val="20"/>
          <w:shd w:val="clear" w:color="auto" w:fill="F1F3F4"/>
        </w:rPr>
        <w:t>display: none;</w:t>
      </w:r>
      <w:r w:rsidRPr="0052413D">
        <w:rPr>
          <w:rFonts w:ascii="宋体" w:eastAsia="宋体" w:hAnsi="宋体" w:cs="宋体"/>
          <w:kern w:val="0"/>
          <w:sz w:val="24"/>
          <w:szCs w:val="24"/>
        </w:rPr>
        <w:t>. It can cause unusual rendering behaviour within its child </w:t>
      </w:r>
      <w:r w:rsidRPr="0052413D">
        <w:rPr>
          <w:rFonts w:ascii="Consolas" w:eastAsia="宋体" w:hAnsi="Consolas" w:cs="宋体"/>
          <w:color w:val="0B3D47"/>
          <w:kern w:val="0"/>
          <w:sz w:val="20"/>
          <w:szCs w:val="20"/>
          <w:shd w:val="clear" w:color="auto" w:fill="F1F3F4"/>
        </w:rPr>
        <w:t>browserplugin</w:t>
      </w:r>
      <w:r w:rsidRPr="0052413D">
        <w:rPr>
          <w:rFonts w:ascii="宋体" w:eastAsia="宋体" w:hAnsi="宋体" w:cs="宋体"/>
          <w:kern w:val="0"/>
          <w:sz w:val="24"/>
          <w:szCs w:val="24"/>
        </w:rPr>
        <w:t> object and the web page is reloaded when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is un-hidden. The recommended approach is to hide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using </w:t>
      </w:r>
      <w:r w:rsidRPr="0052413D">
        <w:rPr>
          <w:rFonts w:ascii="Consolas" w:eastAsia="宋体" w:hAnsi="Consolas" w:cs="宋体"/>
          <w:color w:val="0B3D47"/>
          <w:kern w:val="0"/>
          <w:sz w:val="20"/>
          <w:szCs w:val="20"/>
          <w:shd w:val="clear" w:color="auto" w:fill="F1F3F4"/>
        </w:rPr>
        <w:t>visibility: hidden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&lt;style&gt;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display:inline-flex;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width:</w:t>
      </w:r>
      <w:r w:rsidRPr="0052413D">
        <w:rPr>
          <w:rFonts w:ascii="Consolas" w:eastAsia="宋体" w:hAnsi="Consolas" w:cs="宋体"/>
          <w:color w:val="007F80"/>
          <w:kern w:val="0"/>
          <w:sz w:val="20"/>
          <w:szCs w:val="20"/>
          <w:bdr w:val="none" w:sz="0" w:space="0" w:color="auto" w:frame="1"/>
        </w:rPr>
        <w:t>640px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height:</w:t>
      </w:r>
      <w:r w:rsidRPr="0052413D">
        <w:rPr>
          <w:rFonts w:ascii="Consolas" w:eastAsia="宋体" w:hAnsi="Consolas" w:cs="宋体"/>
          <w:color w:val="007F80"/>
          <w:kern w:val="0"/>
          <w:sz w:val="20"/>
          <w:szCs w:val="20"/>
          <w:bdr w:val="none" w:sz="0" w:space="0" w:color="auto" w:frame="1"/>
        </w:rPr>
        <w:t>480px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webview</w:t>
      </w:r>
      <w:r w:rsidRPr="0052413D">
        <w:rPr>
          <w:rFonts w:ascii="Consolas" w:eastAsia="宋体" w:hAnsi="Consolas" w:cs="宋体"/>
          <w:b/>
          <w:bCs/>
          <w:color w:val="445588"/>
          <w:kern w:val="0"/>
          <w:sz w:val="20"/>
          <w:szCs w:val="20"/>
          <w:bdr w:val="none" w:sz="0" w:space="0" w:color="auto" w:frame="1"/>
        </w:rPr>
        <w:t>.hide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visibility: </w:t>
      </w:r>
      <w:r w:rsidRPr="0052413D">
        <w:rPr>
          <w:rFonts w:ascii="Consolas" w:eastAsia="宋体" w:hAnsi="Consolas" w:cs="宋体"/>
          <w:color w:val="007A7A"/>
          <w:kern w:val="0"/>
          <w:sz w:val="20"/>
          <w:szCs w:val="20"/>
          <w:bdr w:val="none" w:sz="0" w:space="0" w:color="auto" w:frame="1"/>
        </w:rPr>
        <w:t>hidden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&lt;/style&gt;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Tag Attributes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has the following attributes: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src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the visible URL. Writing to this attribute initiates top-level navigation.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Assigning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its own value will reload the current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attribute can also accept data URLs, such as </w:t>
      </w:r>
      <w:r w:rsidRPr="0052413D">
        <w:rPr>
          <w:rFonts w:ascii="Consolas" w:eastAsia="宋体" w:hAnsi="Consolas" w:cs="宋体"/>
          <w:color w:val="0B3D47"/>
          <w:kern w:val="0"/>
          <w:sz w:val="20"/>
          <w:szCs w:val="20"/>
          <w:shd w:val="clear" w:color="auto" w:fill="F1F3F4"/>
        </w:rPr>
        <w:t>data:text/plain,Hello, world!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autosize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minwidth=</w:t>
      </w:r>
      <w:r w:rsidRPr="0052413D">
        <w:rPr>
          <w:rFonts w:ascii="Consolas" w:eastAsia="宋体" w:hAnsi="Consolas" w:cs="宋体"/>
          <w:color w:val="D01040"/>
          <w:kern w:val="0"/>
          <w:sz w:val="20"/>
          <w:szCs w:val="20"/>
          <w:bdr w:val="none" w:sz="0" w:space="0" w:color="auto" w:frame="1"/>
        </w:rPr>
        <w:t>"576"</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minheight=</w:t>
      </w:r>
      <w:r w:rsidRPr="0052413D">
        <w:rPr>
          <w:rFonts w:ascii="Consolas" w:eastAsia="宋体" w:hAnsi="Consolas" w:cs="宋体"/>
          <w:color w:val="D01040"/>
          <w:kern w:val="0"/>
          <w:sz w:val="20"/>
          <w:szCs w:val="20"/>
          <w:bdr w:val="none" w:sz="0" w:space="0" w:color="auto" w:frame="1"/>
        </w:rPr>
        <w:t>"432"</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 will automatically resize within the bounds specified by the attributes </w:t>
      </w:r>
      <w:r w:rsidRPr="0052413D">
        <w:rPr>
          <w:rFonts w:ascii="Consolas" w:eastAsia="宋体" w:hAnsi="Consolas" w:cs="宋体"/>
          <w:color w:val="0B3D47"/>
          <w:kern w:val="0"/>
          <w:sz w:val="20"/>
          <w:szCs w:val="20"/>
          <w:shd w:val="clear" w:color="auto" w:fill="F1F3F4"/>
        </w:rPr>
        <w:t>minwidth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minheight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maxwidth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maxheight</w:t>
      </w:r>
      <w:r w:rsidRPr="0052413D">
        <w:rPr>
          <w:rFonts w:ascii="宋体" w:eastAsia="宋体" w:hAnsi="宋体" w:cs="宋体"/>
          <w:kern w:val="0"/>
          <w:sz w:val="24"/>
          <w:szCs w:val="24"/>
        </w:rPr>
        <w:t>. These constraints do not impact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unless </w:t>
      </w:r>
      <w:r w:rsidRPr="0052413D">
        <w:rPr>
          <w:rFonts w:ascii="Consolas" w:eastAsia="宋体" w:hAnsi="Consolas" w:cs="宋体"/>
          <w:color w:val="0B3D47"/>
          <w:kern w:val="0"/>
          <w:sz w:val="20"/>
          <w:szCs w:val="20"/>
          <w:shd w:val="clear" w:color="auto" w:fill="F1F3F4"/>
        </w:rPr>
        <w:t>autosize</w:t>
      </w:r>
      <w:r w:rsidRPr="0052413D">
        <w:rPr>
          <w:rFonts w:ascii="宋体" w:eastAsia="宋体" w:hAnsi="宋体" w:cs="宋体"/>
          <w:kern w:val="0"/>
          <w:sz w:val="24"/>
          <w:szCs w:val="24"/>
        </w:rPr>
        <w:t> is enabled. When </w:t>
      </w:r>
      <w:r w:rsidRPr="0052413D">
        <w:rPr>
          <w:rFonts w:ascii="Consolas" w:eastAsia="宋体" w:hAnsi="Consolas" w:cs="宋体"/>
          <w:color w:val="0B3D47"/>
          <w:kern w:val="0"/>
          <w:sz w:val="20"/>
          <w:szCs w:val="20"/>
          <w:shd w:val="clear" w:color="auto" w:fill="F1F3F4"/>
        </w:rPr>
        <w:t>autosize</w:t>
      </w:r>
      <w:r w:rsidRPr="0052413D">
        <w:rPr>
          <w:rFonts w:ascii="宋体" w:eastAsia="宋体" w:hAnsi="宋体" w:cs="宋体"/>
          <w:kern w:val="0"/>
          <w:sz w:val="24"/>
          <w:szCs w:val="24"/>
        </w:rPr>
        <w:t> is enabled,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 size cannot be less than the minimum values or greater than the maximum.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nodeintegration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"http://www.google.com/"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guest page in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will have node integration and can use node APIs like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to access low level system resources. Node integration is disabled by default in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plugins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guest page in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will be able to use browser plugins. Plugins are disabled by default.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preload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preload=</w:t>
      </w:r>
      <w:r w:rsidRPr="0052413D">
        <w:rPr>
          <w:rFonts w:ascii="Consolas" w:eastAsia="宋体" w:hAnsi="Consolas" w:cs="宋体"/>
          <w:color w:val="D01040"/>
          <w:kern w:val="0"/>
          <w:sz w:val="20"/>
          <w:szCs w:val="20"/>
          <w:bdr w:val="none" w:sz="0" w:space="0" w:color="auto" w:frame="1"/>
        </w:rPr>
        <w:t>"./test.js"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Specifies a script that will be loaded before other scripts run in the guest page. The protocol of script’s URL must be either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because it will be loaded by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in guest page under the hood.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the guest page doesn’t have node integration this script will still have access to all Node APIs, but global objects injected by Node will be deleted after this script has finished executing.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This option will be appear as </w:t>
      </w:r>
      <w:r w:rsidRPr="0052413D">
        <w:rPr>
          <w:rFonts w:ascii="Consolas" w:eastAsia="宋体" w:hAnsi="Consolas" w:cs="宋体"/>
          <w:color w:val="0B3D47"/>
          <w:kern w:val="0"/>
          <w:sz w:val="20"/>
          <w:szCs w:val="20"/>
          <w:shd w:val="clear" w:color="auto" w:fill="F1F3F4"/>
        </w:rPr>
        <w:t>preloadURL</w:t>
      </w:r>
      <w:r w:rsidRPr="0052413D">
        <w:rPr>
          <w:rFonts w:ascii="宋体" w:eastAsia="宋体" w:hAnsi="宋体" w:cs="宋体"/>
          <w:kern w:val="0"/>
          <w:sz w:val="24"/>
          <w:szCs w:val="24"/>
        </w:rPr>
        <w:t> (not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specified to the </w:t>
      </w:r>
      <w:r w:rsidRPr="0052413D">
        <w:rPr>
          <w:rFonts w:ascii="Consolas" w:eastAsia="宋体" w:hAnsi="Consolas" w:cs="宋体"/>
          <w:color w:val="0B3D47"/>
          <w:kern w:val="0"/>
          <w:sz w:val="20"/>
          <w:szCs w:val="20"/>
          <w:shd w:val="clear" w:color="auto" w:fill="F1F3F4"/>
        </w:rPr>
        <w:t>will-attach-webview</w:t>
      </w:r>
      <w:r w:rsidRPr="0052413D">
        <w:rPr>
          <w:rFonts w:ascii="宋体" w:eastAsia="宋体" w:hAnsi="宋体" w:cs="宋体"/>
          <w:kern w:val="0"/>
          <w:sz w:val="24"/>
          <w:szCs w:val="24"/>
        </w:rPr>
        <w:t> event.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httpreferrer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httpreferrer=</w:t>
      </w:r>
      <w:r w:rsidRPr="0052413D">
        <w:rPr>
          <w:rFonts w:ascii="Consolas" w:eastAsia="宋体" w:hAnsi="Consolas" w:cs="宋体"/>
          <w:color w:val="D01040"/>
          <w:kern w:val="0"/>
          <w:sz w:val="20"/>
          <w:szCs w:val="20"/>
          <w:bdr w:val="none" w:sz="0" w:space="0" w:color="auto" w:frame="1"/>
        </w:rPr>
        <w:t>"http://cheng.guru"</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referrer URL for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useragent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useragent=</w:t>
      </w:r>
      <w:r w:rsidRPr="0052413D">
        <w:rPr>
          <w:rFonts w:ascii="Consolas" w:eastAsia="宋体" w:hAnsi="Consolas" w:cs="宋体"/>
          <w:color w:val="D01040"/>
          <w:kern w:val="0"/>
          <w:sz w:val="20"/>
          <w:szCs w:val="20"/>
          <w:bdr w:val="none" w:sz="0" w:space="0" w:color="auto" w:frame="1"/>
        </w:rPr>
        <w:t>"Mozilla/5.0 (Windows NT 6.1; WOW64; Trident/7.0; AS; rv:11.0) like Gecko"</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user agent for the guest page before the page is navigated to. Once the page is loaded, use the </w:t>
      </w:r>
      <w:r w:rsidRPr="0052413D">
        <w:rPr>
          <w:rFonts w:ascii="Consolas" w:eastAsia="宋体" w:hAnsi="Consolas" w:cs="宋体"/>
          <w:color w:val="0B3D47"/>
          <w:kern w:val="0"/>
          <w:sz w:val="20"/>
          <w:szCs w:val="20"/>
          <w:shd w:val="clear" w:color="auto" w:fill="F1F3F4"/>
        </w:rPr>
        <w:t>setUserAgent</w:t>
      </w:r>
      <w:r w:rsidRPr="0052413D">
        <w:rPr>
          <w:rFonts w:ascii="宋体" w:eastAsia="宋体" w:hAnsi="宋体" w:cs="宋体"/>
          <w:kern w:val="0"/>
          <w:sz w:val="24"/>
          <w:szCs w:val="24"/>
        </w:rPr>
        <w:t> method to change the user agent.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disablewebsecurity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disablewebsecurity</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guest page will have web security disabled. Web security is enabled by default.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partition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partition=</w:t>
      </w:r>
      <w:r w:rsidRPr="0052413D">
        <w:rPr>
          <w:rFonts w:ascii="Consolas" w:eastAsia="宋体" w:hAnsi="Consolas" w:cs="宋体"/>
          <w:color w:val="D01040"/>
          <w:kern w:val="0"/>
          <w:sz w:val="20"/>
          <w:szCs w:val="20"/>
          <w:bdr w:val="none" w:sz="0" w:space="0" w:color="auto" w:frame="1"/>
        </w:rPr>
        <w:t>"persist:github"</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partition=</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session used by the page. If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starts with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the page will use a persistent session available to all pages in the app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if there is no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prefix, the page will use an in-memory session. By assigning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multiple pages can share the same session. If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is unset then default session of the app will be 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value can only be modified before the first navigation, since the session of an active renderer process cannot change. Subsequent attempts to modify the value will fail with a DOM exception.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allowpopups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allowpopups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When this attribute is present the guest page will be allowed to open new windows. Popups are disabled by default.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webpreferences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D01040"/>
          <w:kern w:val="0"/>
          <w:sz w:val="20"/>
          <w:szCs w:val="20"/>
          <w:bdr w:val="none" w:sz="0" w:space="0" w:color="auto" w:frame="1"/>
        </w:rPr>
        <w:t>"allowRunningInsecureContent, javascript=no"</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list of strings which specifies the web preferences to be set on the webview,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The full list of supported preference strings can be found in </w:t>
      </w:r>
      <w:hyperlink r:id="rId428" w:anchor="new-browserwindowoptions"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string follows the same format as the features string in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A name by itself is given a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boolean value. A preference can be set to another value by including an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followed by the value. Special values </w:t>
      </w:r>
      <w:r w:rsidRPr="0052413D">
        <w:rPr>
          <w:rFonts w:ascii="Consolas" w:eastAsia="宋体" w:hAnsi="Consolas" w:cs="宋体"/>
          <w:color w:val="0B3D47"/>
          <w:kern w:val="0"/>
          <w:sz w:val="20"/>
          <w:szCs w:val="20"/>
          <w:shd w:val="clear" w:color="auto" w:fill="F1F3F4"/>
        </w:rPr>
        <w:t>yes</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1</w:t>
      </w:r>
      <w:r w:rsidRPr="0052413D">
        <w:rPr>
          <w:rFonts w:ascii="宋体" w:eastAsia="宋体" w:hAnsi="宋体" w:cs="宋体"/>
          <w:kern w:val="0"/>
          <w:sz w:val="24"/>
          <w:szCs w:val="24"/>
        </w:rPr>
        <w:t> are interpreted as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while </w:t>
      </w:r>
      <w:r w:rsidRPr="0052413D">
        <w:rPr>
          <w:rFonts w:ascii="Consolas" w:eastAsia="宋体" w:hAnsi="Consolas" w:cs="宋体"/>
          <w:color w:val="0B3D47"/>
          <w:kern w:val="0"/>
          <w:sz w:val="20"/>
          <w:szCs w:val="20"/>
          <w:shd w:val="clear" w:color="auto" w:fill="F1F3F4"/>
        </w:rPr>
        <w:t>no</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are interpreted as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blinkfeatures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blinkfeatures=</w:t>
      </w:r>
      <w:r w:rsidRPr="0052413D">
        <w:rPr>
          <w:rFonts w:ascii="Consolas" w:eastAsia="宋体" w:hAnsi="Consolas" w:cs="宋体"/>
          <w:color w:val="D01040"/>
          <w:kern w:val="0"/>
          <w:sz w:val="20"/>
          <w:szCs w:val="20"/>
          <w:bdr w:val="none" w:sz="0" w:space="0" w:color="auto" w:frame="1"/>
        </w:rPr>
        <w:t>"PreciseMemoryInfo, CSSVariables"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list of strings which specifies the blink features to be enabled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The full list of supported feature strings can be found in the </w:t>
      </w:r>
      <w:hyperlink r:id="rId429"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disableblinkfeatures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disableblinkfeatures=</w:t>
      </w:r>
      <w:r w:rsidRPr="0052413D">
        <w:rPr>
          <w:rFonts w:ascii="Consolas" w:eastAsia="宋体" w:hAnsi="Consolas" w:cs="宋体"/>
          <w:color w:val="D01040"/>
          <w:kern w:val="0"/>
          <w:sz w:val="20"/>
          <w:szCs w:val="20"/>
          <w:bdr w:val="none" w:sz="0" w:space="0" w:color="auto" w:frame="1"/>
        </w:rPr>
        <w:t>"PreciseMemoryInfo, CSSVariables"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list of strings which specifies the blink features to be disabled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The full list of supported feature strings can be found in the </w:t>
      </w:r>
      <w:hyperlink r:id="rId430"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guestinstance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guestinstance=</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value that links the webview to a specific webContents. When a webview first loads a new webContents is created and this attribute is set to its instance identifier. Setting this attribute on a new or existing webview connects it to the existing webContents that currently renders in a different webview.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existing webview will see the </w:t>
      </w:r>
      <w:r w:rsidRPr="0052413D">
        <w:rPr>
          <w:rFonts w:ascii="Consolas" w:eastAsia="宋体" w:hAnsi="Consolas" w:cs="宋体"/>
          <w:color w:val="0B3D47"/>
          <w:kern w:val="0"/>
          <w:sz w:val="20"/>
          <w:szCs w:val="20"/>
          <w:shd w:val="clear" w:color="auto" w:fill="F1F3F4"/>
        </w:rPr>
        <w:t>destroy</w:t>
      </w:r>
      <w:r w:rsidRPr="0052413D">
        <w:rPr>
          <w:rFonts w:ascii="宋体" w:eastAsia="宋体" w:hAnsi="宋体" w:cs="宋体"/>
          <w:kern w:val="0"/>
          <w:sz w:val="24"/>
          <w:szCs w:val="24"/>
        </w:rPr>
        <w:t> event and will then create a new webContents when a new url is loaded.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disableguestresize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disableguestresize</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contents will be prevented from resizing when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element itself is resized.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can be used in combination with </w:t>
      </w:r>
      <w:hyperlink r:id="rId431" w:anchor="contentssetsizeoptions" w:history="1">
        <w:r w:rsidRPr="0052413D">
          <w:rPr>
            <w:rFonts w:ascii="Consolas" w:eastAsia="宋体" w:hAnsi="Consolas" w:cs="宋体"/>
            <w:color w:val="0B3D47"/>
            <w:kern w:val="0"/>
            <w:sz w:val="20"/>
            <w:szCs w:val="20"/>
            <w:shd w:val="clear" w:color="auto" w:fill="F1F3F4"/>
          </w:rPr>
          <w:t>webContents.setSize</w:t>
        </w:r>
      </w:hyperlink>
      <w:r w:rsidRPr="0052413D">
        <w:rPr>
          <w:rFonts w:ascii="宋体" w:eastAsia="宋体" w:hAnsi="宋体" w:cs="宋体"/>
          <w:kern w:val="0"/>
          <w:sz w:val="24"/>
          <w:szCs w:val="24"/>
        </w:rPr>
        <w:t> to manually resize the webview contents in reaction to a window size change. This can make resizing faster compared to relying on the webview element bounds to automatically resize the 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We assume that `win` points to a `BrowserWindow` instance containing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`&lt;webview&gt;` with `disableguestresize`.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'resize'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[width, height] = win.getContentSize()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wc of webContents.getAllWebContents())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Check if `wc` belongs to a webview in the `win`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(wc.hostWebContents &amp;&amp;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wc.hostWebContents.id === win.webContents.id)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wc.setSize({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normal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width,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height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has the following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webview element must be loaded before using the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'dom-ready'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webview.openDevTools()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&lt;webview&gt;.loadURL(url[, options])</w:t>
      </w:r>
    </w:p>
    <w:p w:rsidR="0052413D" w:rsidRPr="0052413D" w:rsidRDefault="0052413D" w:rsidP="0052413D">
      <w:pPr>
        <w:widowControl/>
        <w:numPr>
          <w:ilvl w:val="0"/>
          <w:numId w:val="4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4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httpReferrer</w:t>
      </w:r>
      <w:r w:rsidRPr="0052413D">
        <w:rPr>
          <w:rFonts w:ascii="宋体" w:eastAsia="宋体" w:hAnsi="宋体" w:cs="宋体"/>
          <w:kern w:val="0"/>
          <w:sz w:val="24"/>
          <w:szCs w:val="24"/>
        </w:rPr>
        <w:t> String (optional) - A HTTP Referrer url.</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 (optional) - A user agent originating the request.</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extraHeaders</w:t>
      </w:r>
      <w:r w:rsidRPr="0052413D">
        <w:rPr>
          <w:rFonts w:ascii="宋体" w:eastAsia="宋体" w:hAnsi="宋体" w:cs="宋体"/>
          <w:kern w:val="0"/>
          <w:sz w:val="24"/>
          <w:szCs w:val="24"/>
        </w:rPr>
        <w:t> String (optional) - Extra headers separated by “\n”</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postData</w:t>
      </w:r>
      <w:r w:rsidRPr="0052413D">
        <w:rPr>
          <w:rFonts w:ascii="宋体" w:eastAsia="宋体" w:hAnsi="宋体" w:cs="宋体"/>
          <w:kern w:val="0"/>
          <w:sz w:val="24"/>
          <w:szCs w:val="24"/>
        </w:rPr>
        <w:t> (</w:t>
      </w:r>
      <w:hyperlink r:id="rId432" w:history="1">
        <w:r w:rsidRPr="0052413D">
          <w:rPr>
            <w:rFonts w:ascii="宋体" w:eastAsia="宋体" w:hAnsi="宋体" w:cs="宋体"/>
            <w:color w:val="046DC8"/>
            <w:kern w:val="0"/>
            <w:sz w:val="24"/>
            <w:szCs w:val="24"/>
            <w:u w:val="single"/>
          </w:rPr>
          <w:t>UploadRawData[]</w:t>
        </w:r>
      </w:hyperlink>
      <w:r w:rsidRPr="0052413D">
        <w:rPr>
          <w:rFonts w:ascii="宋体" w:eastAsia="宋体" w:hAnsi="宋体" w:cs="宋体"/>
          <w:kern w:val="0"/>
          <w:sz w:val="24"/>
          <w:szCs w:val="24"/>
        </w:rPr>
        <w:t> | </w:t>
      </w:r>
      <w:hyperlink r:id="rId433" w:history="1">
        <w:r w:rsidRPr="0052413D">
          <w:rPr>
            <w:rFonts w:ascii="宋体" w:eastAsia="宋体" w:hAnsi="宋体" w:cs="宋体"/>
            <w:color w:val="046DC8"/>
            <w:kern w:val="0"/>
            <w:sz w:val="24"/>
            <w:szCs w:val="24"/>
            <w:u w:val="single"/>
          </w:rPr>
          <w:t>UploadFile[]</w:t>
        </w:r>
      </w:hyperlink>
      <w:r w:rsidRPr="0052413D">
        <w:rPr>
          <w:rFonts w:ascii="宋体" w:eastAsia="宋体" w:hAnsi="宋体" w:cs="宋体"/>
          <w:kern w:val="0"/>
          <w:sz w:val="24"/>
          <w:szCs w:val="24"/>
        </w:rPr>
        <w:t> | </w:t>
      </w:r>
      <w:hyperlink r:id="rId434" w:history="1">
        <w:r w:rsidRPr="0052413D">
          <w:rPr>
            <w:rFonts w:ascii="宋体" w:eastAsia="宋体" w:hAnsi="宋体" w:cs="宋体"/>
            <w:color w:val="046DC8"/>
            <w:kern w:val="0"/>
            <w:sz w:val="24"/>
            <w:szCs w:val="24"/>
            <w:u w:val="single"/>
          </w:rPr>
          <w:t>UploadFileSystem[]</w:t>
        </w:r>
      </w:hyperlink>
      <w:r w:rsidRPr="0052413D">
        <w:rPr>
          <w:rFonts w:ascii="宋体" w:eastAsia="宋体" w:hAnsi="宋体" w:cs="宋体"/>
          <w:kern w:val="0"/>
          <w:sz w:val="24"/>
          <w:szCs w:val="24"/>
        </w:rPr>
        <w:t> | </w:t>
      </w:r>
      <w:hyperlink r:id="rId435" w:history="1">
        <w:r w:rsidRPr="0052413D">
          <w:rPr>
            <w:rFonts w:ascii="宋体" w:eastAsia="宋体" w:hAnsi="宋体" w:cs="宋体"/>
            <w:color w:val="046DC8"/>
            <w:kern w:val="0"/>
            <w:sz w:val="24"/>
            <w:szCs w:val="24"/>
            <w:u w:val="single"/>
          </w:rPr>
          <w:t>UploadBlob[]</w:t>
        </w:r>
      </w:hyperlink>
      <w:r w:rsidRPr="0052413D">
        <w:rPr>
          <w:rFonts w:ascii="宋体" w:eastAsia="宋体" w:hAnsi="宋体" w:cs="宋体"/>
          <w:kern w:val="0"/>
          <w:sz w:val="24"/>
          <w:szCs w:val="24"/>
        </w:rPr>
        <w:t>) - (optional)</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baseURLForDataURL</w:t>
      </w:r>
      <w:r w:rsidRPr="0052413D">
        <w:rPr>
          <w:rFonts w:ascii="宋体" w:eastAsia="宋体" w:hAnsi="宋体" w:cs="宋体"/>
          <w:kern w:val="0"/>
          <w:sz w:val="24"/>
          <w:szCs w:val="24"/>
        </w:rPr>
        <w:t> String (optional) - Base url (with trailing path separator) for files to be loaded by the data url. This is needed only if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is a data url and needs to load other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Loads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in the webview,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must contain the protocol prefix, e.g. the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URL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&lt;webview&gt;.getTitle()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title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&lt;webview&gt;.isLoading()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guest page is still loading resources.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&lt;webview&gt;.isWaitingForResponse()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is waiting for a first-response for the main resource of the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&lt;webview&gt;.stop()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Stops any pending navigation.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&lt;webview&gt;.reloadIgnoringCache()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the guest page and ignores cache.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&lt;webview&gt;.canGoBack()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can go back.</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&lt;webview&gt;.canGoForward()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can go forward.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&lt;webview&gt;.canGoToOffset(offset)</w:t>
      </w:r>
    </w:p>
    <w:p w:rsidR="0052413D" w:rsidRPr="0052413D" w:rsidRDefault="0052413D" w:rsidP="0052413D">
      <w:pPr>
        <w:widowControl/>
        <w:numPr>
          <w:ilvl w:val="0"/>
          <w:numId w:val="4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can go to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&lt;webview&gt;.clearHistory()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navigation history.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&lt;webview&gt;.goBack()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guest page go back.</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&lt;webview&gt;.goForward()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guest page go forward.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&lt;webview&gt;.goToIndex(index)</w:t>
      </w:r>
    </w:p>
    <w:p w:rsidR="0052413D" w:rsidRPr="0052413D" w:rsidRDefault="0052413D" w:rsidP="0052413D">
      <w:pPr>
        <w:widowControl/>
        <w:numPr>
          <w:ilvl w:val="0"/>
          <w:numId w:val="4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index</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to the specified absolute index.</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&lt;webview&gt;.goToOffset(offset)</w:t>
      </w:r>
    </w:p>
    <w:p w:rsidR="0052413D" w:rsidRPr="0052413D" w:rsidRDefault="0052413D" w:rsidP="0052413D">
      <w:pPr>
        <w:widowControl/>
        <w:numPr>
          <w:ilvl w:val="0"/>
          <w:numId w:val="4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to the specified offset from the “current entry”.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&lt;webview&gt;.isCrashed()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renderer process has crashed.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&lt;webview&gt;.setUserAgent(userAgent)</w:t>
      </w:r>
    </w:p>
    <w:p w:rsidR="0052413D" w:rsidRPr="0052413D" w:rsidRDefault="0052413D" w:rsidP="0052413D">
      <w:pPr>
        <w:widowControl/>
        <w:numPr>
          <w:ilvl w:val="0"/>
          <w:numId w:val="4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Overrides the user agent for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&lt;webview&gt;.getUserAgent()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 agent for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&lt;webview&gt;.insertCSS(css)</w:t>
      </w:r>
    </w:p>
    <w:p w:rsidR="0052413D" w:rsidRPr="0052413D" w:rsidRDefault="0052413D" w:rsidP="0052413D">
      <w:pPr>
        <w:widowControl/>
        <w:numPr>
          <w:ilvl w:val="0"/>
          <w:numId w:val="4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css</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Injects CSS into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&lt;webview&gt;.executeJavaScript(code, userGesture, callback)</w:t>
      </w:r>
    </w:p>
    <w:p w:rsidR="0052413D" w:rsidRPr="0052413D" w:rsidRDefault="0052413D" w:rsidP="0052413D">
      <w:pPr>
        <w:widowControl/>
        <w:numPr>
          <w:ilvl w:val="0"/>
          <w:numId w:val="4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w:t>
      </w:r>
    </w:p>
    <w:p w:rsidR="0052413D" w:rsidRPr="0052413D" w:rsidRDefault="0052413D" w:rsidP="0052413D">
      <w:pPr>
        <w:widowControl/>
        <w:numPr>
          <w:ilvl w:val="0"/>
          <w:numId w:val="4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Boolean - Default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0"/>
          <w:numId w:val="4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after script has been executed.</w:t>
      </w:r>
    </w:p>
    <w:p w:rsidR="0052413D" w:rsidRPr="0052413D" w:rsidRDefault="0052413D" w:rsidP="0052413D">
      <w:pPr>
        <w:widowControl/>
        <w:numPr>
          <w:ilvl w:val="1"/>
          <w:numId w:val="4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Evaluates </w:t>
      </w: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in page. If </w:t>
      </w: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is set, it will create the user gesture context in the page. HTML APIs like </w:t>
      </w:r>
      <w:r w:rsidRPr="0052413D">
        <w:rPr>
          <w:rFonts w:ascii="Consolas" w:eastAsia="宋体" w:hAnsi="Consolas" w:cs="宋体"/>
          <w:color w:val="0B3D47"/>
          <w:kern w:val="0"/>
          <w:sz w:val="20"/>
          <w:szCs w:val="20"/>
          <w:shd w:val="clear" w:color="auto" w:fill="F1F3F4"/>
        </w:rPr>
        <w:t>requestFullScreen</w:t>
      </w:r>
      <w:r w:rsidRPr="0052413D">
        <w:rPr>
          <w:rFonts w:ascii="宋体" w:eastAsia="宋体" w:hAnsi="宋体" w:cs="宋体"/>
          <w:kern w:val="0"/>
          <w:sz w:val="24"/>
          <w:szCs w:val="24"/>
        </w:rPr>
        <w:t>, which require user action, can take advantage of this option for automation.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&lt;webview&gt;.openDevTools()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Opens a DevTools window for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&lt;webview&gt;.closeDevTools()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Closes the DevTools window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&lt;webview&gt;.isDevToolsOpened()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guest page has a DevTools window attached.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&lt;webview&gt;.isDevToolsFocused()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DevTools window of guest page is focused.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&lt;webview&gt;.inspectElement(x, y)</w:t>
      </w:r>
    </w:p>
    <w:p w:rsidR="0052413D" w:rsidRPr="0052413D" w:rsidRDefault="0052413D" w:rsidP="0052413D">
      <w:pPr>
        <w:widowControl/>
        <w:numPr>
          <w:ilvl w:val="0"/>
          <w:numId w:val="4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w:t>
      </w:r>
    </w:p>
    <w:p w:rsidR="0052413D" w:rsidRPr="0052413D" w:rsidRDefault="0052413D" w:rsidP="0052413D">
      <w:pPr>
        <w:widowControl/>
        <w:numPr>
          <w:ilvl w:val="0"/>
          <w:numId w:val="4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inspecting element at position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&lt;webview&gt;.inspectServiceWorker()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Opens the DevTools for the service worker context present in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&lt;webview&gt;.setAudioMuted(muted)</w:t>
      </w:r>
    </w:p>
    <w:p w:rsidR="0052413D" w:rsidRPr="0052413D" w:rsidRDefault="0052413D" w:rsidP="0052413D">
      <w:pPr>
        <w:widowControl/>
        <w:numPr>
          <w:ilvl w:val="0"/>
          <w:numId w:val="4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muted</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 guest page muted.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&lt;webview&gt;.isAudioMuted()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guest page has been muted.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&lt;webview&gt;.undo()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undo</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redo</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&lt;webview&gt;.cut()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cut</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&lt;webview&gt;.copy()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copy</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&lt;webview&gt;.paste()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paste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&lt;webview&gt;.pasteAndMatchStyle()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pasteAndMatchStyle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&lt;webview&gt;.delete()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delete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&lt;webview&gt;.selectAll()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selectAll</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&lt;webview&gt;.unselect()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unselect</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&lt;webview&gt;.replace(text)</w:t>
      </w:r>
    </w:p>
    <w:p w:rsidR="0052413D" w:rsidRPr="0052413D" w:rsidRDefault="0052413D" w:rsidP="0052413D">
      <w:pPr>
        <w:widowControl/>
        <w:numPr>
          <w:ilvl w:val="0"/>
          <w:numId w:val="4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replace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&lt;webview&gt;.replaceMisspelling(text)</w:t>
      </w:r>
    </w:p>
    <w:p w:rsidR="0052413D" w:rsidRPr="0052413D" w:rsidRDefault="0052413D" w:rsidP="0052413D">
      <w:pPr>
        <w:widowControl/>
        <w:numPr>
          <w:ilvl w:val="0"/>
          <w:numId w:val="4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replaceMisspelling</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&lt;webview&gt;.insertText(text)</w:t>
      </w:r>
    </w:p>
    <w:p w:rsidR="0052413D" w:rsidRPr="0052413D" w:rsidRDefault="0052413D" w:rsidP="0052413D">
      <w:pPr>
        <w:widowControl/>
        <w:numPr>
          <w:ilvl w:val="0"/>
          <w:numId w:val="4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to the focused element.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&lt;webview&gt;.findInPage(text[, options])</w:t>
      </w:r>
    </w:p>
    <w:p w:rsidR="0052413D" w:rsidRPr="0052413D" w:rsidRDefault="0052413D" w:rsidP="0052413D">
      <w:pPr>
        <w:widowControl/>
        <w:numPr>
          <w:ilvl w:val="0"/>
          <w:numId w:val="4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Content to be searched, must not be empty.</w:t>
      </w:r>
    </w:p>
    <w:p w:rsidR="0052413D" w:rsidRPr="0052413D" w:rsidRDefault="0052413D" w:rsidP="0052413D">
      <w:pPr>
        <w:widowControl/>
        <w:numPr>
          <w:ilvl w:val="0"/>
          <w:numId w:val="4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forward</w:t>
      </w:r>
      <w:r w:rsidRPr="0052413D">
        <w:rPr>
          <w:rFonts w:ascii="宋体" w:eastAsia="宋体" w:hAnsi="宋体" w:cs="宋体"/>
          <w:kern w:val="0"/>
          <w:sz w:val="24"/>
          <w:szCs w:val="24"/>
        </w:rPr>
        <w:t> Boolean - (optional) Whether to search forward or backward,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findNext</w:t>
      </w:r>
      <w:r w:rsidRPr="0052413D">
        <w:rPr>
          <w:rFonts w:ascii="宋体" w:eastAsia="宋体" w:hAnsi="宋体" w:cs="宋体"/>
          <w:kern w:val="0"/>
          <w:sz w:val="24"/>
          <w:szCs w:val="24"/>
        </w:rPr>
        <w:t> Boolean - (optional) Whether the operation is first request or a follow up,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matchCase</w:t>
      </w:r>
      <w:r w:rsidRPr="0052413D">
        <w:rPr>
          <w:rFonts w:ascii="宋体" w:eastAsia="宋体" w:hAnsi="宋体" w:cs="宋体"/>
          <w:kern w:val="0"/>
          <w:sz w:val="24"/>
          <w:szCs w:val="24"/>
        </w:rPr>
        <w:t> Boolean - (optional) Whether search should be case-sensitive,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Boolean - (optional) Whether to look only at the start of words.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medialCapitalAsWordStart</w:t>
      </w:r>
      <w:r w:rsidRPr="0052413D">
        <w:rPr>
          <w:rFonts w:ascii="宋体" w:eastAsia="宋体" w:hAnsi="宋体" w:cs="宋体"/>
          <w:kern w:val="0"/>
          <w:sz w:val="24"/>
          <w:szCs w:val="24"/>
        </w:rPr>
        <w:t> Boolean - (optional) When combined with </w:t>
      </w: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accepts a match in the middle of a word if the match begins with an uppercase letter followed by a lowercase or non-letter. Accepts several other intra-word matches,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a request to find all matches for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 the web page and returns 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request id used for the request. The result of the request can be obtained by subscribing to </w:t>
      </w:r>
      <w:hyperlink r:id="rId436" w:anchor="event-found-in-page" w:history="1">
        <w:r w:rsidRPr="0052413D">
          <w:rPr>
            <w:rFonts w:ascii="Consolas" w:eastAsia="宋体" w:hAnsi="Consolas" w:cs="宋体"/>
            <w:color w:val="0B3D47"/>
            <w:kern w:val="0"/>
            <w:sz w:val="20"/>
            <w:szCs w:val="20"/>
            <w:shd w:val="clear" w:color="auto" w:fill="F1F3F4"/>
          </w:rPr>
          <w:t>found-in-page</w:t>
        </w:r>
      </w:hyperlink>
      <w:r w:rsidRPr="0052413D">
        <w:rPr>
          <w:rFonts w:ascii="宋体" w:eastAsia="宋体" w:hAnsi="宋体" w:cs="宋体"/>
          <w:kern w:val="0"/>
          <w:sz w:val="24"/>
          <w:szCs w:val="24"/>
        </w:rPr>
        <w:t>event.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&lt;webview&gt;.stopFindInPage(action)</w:t>
      </w:r>
    </w:p>
    <w:p w:rsidR="0052413D" w:rsidRPr="0052413D" w:rsidRDefault="0052413D" w:rsidP="0052413D">
      <w:pPr>
        <w:widowControl/>
        <w:numPr>
          <w:ilvl w:val="0"/>
          <w:numId w:val="4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String - Specifies the action to take place when ending </w:t>
      </w:r>
      <w:hyperlink r:id="rId437" w:anchor="webviewtagfindinpage" w:history="1">
        <w:r w:rsidRPr="0052413D">
          <w:rPr>
            <w:rFonts w:ascii="Consolas" w:eastAsia="宋体" w:hAnsi="Consolas" w:cs="宋体"/>
            <w:color w:val="0B3D47"/>
            <w:kern w:val="0"/>
            <w:sz w:val="20"/>
            <w:szCs w:val="20"/>
            <w:shd w:val="clear" w:color="auto" w:fill="F1F3F4"/>
          </w:rPr>
          <w:t>&lt;webview&gt;.findInPage</w:t>
        </w:r>
      </w:hyperlink>
      <w:r w:rsidRPr="0052413D">
        <w:rPr>
          <w:rFonts w:ascii="宋体" w:eastAsia="宋体" w:hAnsi="宋体" w:cs="宋体"/>
          <w:kern w:val="0"/>
          <w:sz w:val="24"/>
          <w:szCs w:val="24"/>
        </w:rPr>
        <w:t> request.</w:t>
      </w:r>
    </w:p>
    <w:p w:rsidR="0052413D" w:rsidRPr="0052413D" w:rsidRDefault="0052413D" w:rsidP="0052413D">
      <w:pPr>
        <w:widowControl/>
        <w:numPr>
          <w:ilvl w:val="1"/>
          <w:numId w:val="49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clearSelection</w:t>
      </w:r>
      <w:r w:rsidRPr="0052413D">
        <w:rPr>
          <w:rFonts w:ascii="宋体" w:eastAsia="宋体" w:hAnsi="宋体" w:cs="宋体"/>
          <w:kern w:val="0"/>
          <w:sz w:val="24"/>
          <w:szCs w:val="24"/>
        </w:rPr>
        <w:t> - Clear the selection.</w:t>
      </w:r>
    </w:p>
    <w:p w:rsidR="0052413D" w:rsidRPr="0052413D" w:rsidRDefault="0052413D" w:rsidP="0052413D">
      <w:pPr>
        <w:widowControl/>
        <w:numPr>
          <w:ilvl w:val="1"/>
          <w:numId w:val="49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keepSelection</w:t>
      </w:r>
      <w:r w:rsidRPr="0052413D">
        <w:rPr>
          <w:rFonts w:ascii="宋体" w:eastAsia="宋体" w:hAnsi="宋体" w:cs="宋体"/>
          <w:kern w:val="0"/>
          <w:sz w:val="24"/>
          <w:szCs w:val="24"/>
        </w:rPr>
        <w:t> - Translate the selection into a normal selection.</w:t>
      </w:r>
    </w:p>
    <w:p w:rsidR="0052413D" w:rsidRPr="0052413D" w:rsidRDefault="0052413D" w:rsidP="0052413D">
      <w:pPr>
        <w:widowControl/>
        <w:numPr>
          <w:ilvl w:val="1"/>
          <w:numId w:val="49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activateSelection</w:t>
      </w:r>
      <w:r w:rsidRPr="0052413D">
        <w:rPr>
          <w:rFonts w:ascii="宋体" w:eastAsia="宋体" w:hAnsi="宋体" w:cs="宋体"/>
          <w:kern w:val="0"/>
          <w:sz w:val="24"/>
          <w:szCs w:val="24"/>
        </w:rPr>
        <w:t> - Focus and click the selection node.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Stops any </w:t>
      </w:r>
      <w:r w:rsidRPr="0052413D">
        <w:rPr>
          <w:rFonts w:ascii="Consolas" w:eastAsia="宋体" w:hAnsi="Consolas" w:cs="宋体"/>
          <w:color w:val="0B3D47"/>
          <w:kern w:val="0"/>
          <w:sz w:val="20"/>
          <w:szCs w:val="20"/>
          <w:shd w:val="clear" w:color="auto" w:fill="F1F3F4"/>
        </w:rPr>
        <w:t>findInPage</w:t>
      </w:r>
      <w:r w:rsidRPr="0052413D">
        <w:rPr>
          <w:rFonts w:ascii="宋体" w:eastAsia="宋体" w:hAnsi="宋体" w:cs="宋体"/>
          <w:kern w:val="0"/>
          <w:sz w:val="24"/>
          <w:szCs w:val="24"/>
        </w:rPr>
        <w:t> request for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with the provided </w:t>
      </w: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&lt;webview&gt;.print([options])</w:t>
      </w:r>
    </w:p>
    <w:p w:rsidR="0052413D" w:rsidRPr="0052413D" w:rsidRDefault="0052413D" w:rsidP="0052413D">
      <w:pPr>
        <w:widowControl/>
        <w:numPr>
          <w:ilvl w:val="0"/>
          <w:numId w:val="4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9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Boolean (optional) - Don’t ask user for print settings.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(optional) - Also prints the background color and image of the web page.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String (optional) - Set the printer device name to use. Default is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Prints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’s web page. Same as </w:t>
      </w:r>
      <w:r w:rsidRPr="0052413D">
        <w:rPr>
          <w:rFonts w:ascii="Consolas" w:eastAsia="宋体" w:hAnsi="Consolas" w:cs="宋体"/>
          <w:color w:val="0B3D47"/>
          <w:kern w:val="0"/>
          <w:sz w:val="20"/>
          <w:szCs w:val="20"/>
          <w:shd w:val="clear" w:color="auto" w:fill="F1F3F4"/>
        </w:rPr>
        <w:t>webContents.print([options])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&lt;webview&gt;.printToPDF(options, callback)</w:t>
      </w:r>
    </w:p>
    <w:p w:rsidR="0052413D" w:rsidRPr="0052413D" w:rsidRDefault="0052413D" w:rsidP="0052413D">
      <w:pPr>
        <w:widowControl/>
        <w:numPr>
          <w:ilvl w:val="0"/>
          <w:numId w:val="4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marginsType</w:t>
      </w:r>
      <w:r w:rsidRPr="0052413D">
        <w:rPr>
          <w:rFonts w:ascii="宋体" w:eastAsia="宋体" w:hAnsi="宋体" w:cs="宋体"/>
          <w:kern w:val="0"/>
          <w:sz w:val="24"/>
          <w:szCs w:val="24"/>
        </w:rPr>
        <w:t> Integer - (optional) Specifies the type of margins to use. Uses 0 for default margin, 1 for no margin, and 2 for minimum margin.</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pageSize</w:t>
      </w:r>
      <w:r w:rsidRPr="0052413D">
        <w:rPr>
          <w:rFonts w:ascii="宋体" w:eastAsia="宋体" w:hAnsi="宋体" w:cs="宋体"/>
          <w:kern w:val="0"/>
          <w:sz w:val="24"/>
          <w:szCs w:val="24"/>
        </w:rPr>
        <w:t> String - (optional) Specify page size of the generated PDF. Can be </w:t>
      </w:r>
      <w:r w:rsidRPr="0052413D">
        <w:rPr>
          <w:rFonts w:ascii="Consolas" w:eastAsia="宋体" w:hAnsi="Consolas" w:cs="宋体"/>
          <w:color w:val="0B3D47"/>
          <w:kern w:val="0"/>
          <w:sz w:val="20"/>
          <w:szCs w:val="20"/>
          <w:shd w:val="clear" w:color="auto" w:fill="F1F3F4"/>
        </w:rPr>
        <w:t>A3</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A5</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Legal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Letter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Tabloid</w:t>
      </w:r>
      <w:r w:rsidRPr="0052413D">
        <w:rPr>
          <w:rFonts w:ascii="宋体" w:eastAsia="宋体" w:hAnsi="宋体" w:cs="宋体"/>
          <w:kern w:val="0"/>
          <w:sz w:val="24"/>
          <w:szCs w:val="24"/>
        </w:rPr>
        <w:t> or an Object containing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 microns.</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 (optional) Whether to print CSS backgrounds.</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printSelectionOnly</w:t>
      </w:r>
      <w:r w:rsidRPr="0052413D">
        <w:rPr>
          <w:rFonts w:ascii="宋体" w:eastAsia="宋体" w:hAnsi="宋体" w:cs="宋体"/>
          <w:kern w:val="0"/>
          <w:sz w:val="24"/>
          <w:szCs w:val="24"/>
        </w:rPr>
        <w:t> Boolean - (optional) Whether to print selection only.</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landscape</w:t>
      </w:r>
      <w:r w:rsidRPr="0052413D">
        <w:rPr>
          <w:rFonts w:ascii="宋体" w:eastAsia="宋体" w:hAnsi="宋体" w:cs="宋体"/>
          <w:kern w:val="0"/>
          <w:sz w:val="24"/>
          <w:szCs w:val="24"/>
        </w:rPr>
        <w:t> Boolean - (optional)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landscape,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for portrait.</w:t>
      </w:r>
    </w:p>
    <w:p w:rsidR="0052413D" w:rsidRPr="0052413D" w:rsidRDefault="0052413D" w:rsidP="0052413D">
      <w:pPr>
        <w:widowControl/>
        <w:numPr>
          <w:ilvl w:val="0"/>
          <w:numId w:val="4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Buffer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Prints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’s web page as PDF, Same as </w:t>
      </w:r>
      <w:r w:rsidRPr="0052413D">
        <w:rPr>
          <w:rFonts w:ascii="Consolas" w:eastAsia="宋体" w:hAnsi="Consolas" w:cs="宋体"/>
          <w:color w:val="0B3D47"/>
          <w:kern w:val="0"/>
          <w:sz w:val="20"/>
          <w:szCs w:val="20"/>
          <w:shd w:val="clear" w:color="auto" w:fill="F1F3F4"/>
        </w:rPr>
        <w:t>webContents.printToPDF(options, callback)</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&lt;webview&gt;.capturePage([rect, ]callback)</w:t>
      </w:r>
    </w:p>
    <w:p w:rsidR="0052413D" w:rsidRPr="0052413D" w:rsidRDefault="0052413D" w:rsidP="0052413D">
      <w:pPr>
        <w:widowControl/>
        <w:numPr>
          <w:ilvl w:val="0"/>
          <w:numId w:val="4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438"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(optional) - The area of the page to be captured</w:t>
      </w:r>
    </w:p>
    <w:p w:rsidR="0052413D" w:rsidRPr="0052413D" w:rsidRDefault="0052413D" w:rsidP="0052413D">
      <w:pPr>
        <w:widowControl/>
        <w:numPr>
          <w:ilvl w:val="0"/>
          <w:numId w:val="4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439"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Captures a snapshot of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’s page. Same as </w:t>
      </w:r>
      <w:r w:rsidRPr="0052413D">
        <w:rPr>
          <w:rFonts w:ascii="Consolas" w:eastAsia="宋体" w:hAnsi="Consolas" w:cs="宋体"/>
          <w:color w:val="0B3D47"/>
          <w:kern w:val="0"/>
          <w:sz w:val="20"/>
          <w:szCs w:val="20"/>
          <w:shd w:val="clear" w:color="auto" w:fill="F1F3F4"/>
        </w:rPr>
        <w:t>webContents.capturePage([rect, ]callback)</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&lt;webview&gt;.send(channel[, arg1][, arg2][, ...])</w:t>
      </w:r>
    </w:p>
    <w:p w:rsidR="0052413D" w:rsidRPr="0052413D" w:rsidRDefault="0052413D" w:rsidP="0052413D">
      <w:pPr>
        <w:widowControl/>
        <w:numPr>
          <w:ilvl w:val="0"/>
          <w:numId w:val="4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4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an asynchronous message to renderer process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xml:space="preserve">, you can also send arbitrary arguments. The renderer process can handle </w:t>
      </w:r>
      <w:r w:rsidRPr="0052413D">
        <w:rPr>
          <w:rFonts w:ascii="宋体" w:eastAsia="宋体" w:hAnsi="宋体" w:cs="宋体"/>
          <w:kern w:val="0"/>
          <w:sz w:val="24"/>
          <w:szCs w:val="24"/>
        </w:rPr>
        <w:lastRenderedPageBreak/>
        <w:t>the message by listening to the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event with 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40" w:anchor="webcontentssendchannel-args" w:history="1">
        <w:r w:rsidRPr="0052413D">
          <w:rPr>
            <w:rFonts w:ascii="宋体" w:eastAsia="宋体" w:hAnsi="宋体" w:cs="宋体"/>
            <w:color w:val="046DC8"/>
            <w:kern w:val="0"/>
            <w:sz w:val="24"/>
            <w:szCs w:val="24"/>
            <w:u w:val="single"/>
          </w:rPr>
          <w:t>webContents.send</w:t>
        </w:r>
      </w:hyperlink>
      <w:r w:rsidRPr="0052413D">
        <w:rPr>
          <w:rFonts w:ascii="宋体" w:eastAsia="宋体" w:hAnsi="宋体" w:cs="宋体"/>
          <w:kern w:val="0"/>
          <w:sz w:val="24"/>
          <w:szCs w:val="24"/>
        </w:rPr>
        <w:t> for examples.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&lt;webview&gt;.sendInputEvent(event)</w:t>
      </w:r>
    </w:p>
    <w:p w:rsidR="0052413D" w:rsidRPr="0052413D" w:rsidRDefault="0052413D" w:rsidP="0052413D">
      <w:pPr>
        <w:widowControl/>
        <w:numPr>
          <w:ilvl w:val="0"/>
          <w:numId w:val="4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an input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to the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41" w:anchor="webcontentssendinputeventevent" w:history="1">
        <w:r w:rsidRPr="0052413D">
          <w:rPr>
            <w:rFonts w:ascii="宋体" w:eastAsia="宋体" w:hAnsi="宋体" w:cs="宋体"/>
            <w:color w:val="046DC8"/>
            <w:kern w:val="0"/>
            <w:sz w:val="24"/>
            <w:szCs w:val="24"/>
            <w:u w:val="single"/>
          </w:rPr>
          <w:t>webContents.sendInputEvent</w:t>
        </w:r>
      </w:hyperlink>
      <w:r w:rsidRPr="0052413D">
        <w:rPr>
          <w:rFonts w:ascii="宋体" w:eastAsia="宋体" w:hAnsi="宋体" w:cs="宋体"/>
          <w:kern w:val="0"/>
          <w:sz w:val="24"/>
          <w:szCs w:val="24"/>
        </w:rPr>
        <w:t> for detailed description of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&lt;webview&gt;.setZoomFactor(factor)</w:t>
      </w:r>
    </w:p>
    <w:p w:rsidR="0052413D" w:rsidRPr="0052413D" w:rsidRDefault="0052413D" w:rsidP="0052413D">
      <w:pPr>
        <w:widowControl/>
        <w:numPr>
          <w:ilvl w:val="0"/>
          <w:numId w:val="4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factor</w:t>
      </w:r>
      <w:r w:rsidRPr="0052413D">
        <w:rPr>
          <w:rFonts w:ascii="宋体" w:eastAsia="宋体" w:hAnsi="宋体" w:cs="宋体"/>
          <w:kern w:val="0"/>
          <w:sz w:val="24"/>
          <w:szCs w:val="24"/>
        </w:rPr>
        <w:t> Number - Zoom factor.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factor to the specified factor. Zoom factor is zoom percent divided by 100, so 300% = 3.0.</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&lt;webview&gt;.setZoomLevel(level)</w:t>
      </w:r>
    </w:p>
    <w:p w:rsidR="0052413D" w:rsidRPr="0052413D" w:rsidRDefault="0052413D" w:rsidP="0052413D">
      <w:pPr>
        <w:widowControl/>
        <w:numPr>
          <w:ilvl w:val="0"/>
          <w:numId w:val="4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Number - Zoom level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level to the specified level. The original size is 0 and each increment above or below represents zooming 20% larger or smaller to default limits of 300% and 50% of original size, respectively.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&lt;webview&gt;.showDefinitionForSelection()</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pop-up dictionary that searches the selected word on the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42"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 The web contents associated with this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DOM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DOM events are available to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‘load-commit’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url</w:t>
      </w:r>
      <w:r w:rsidRPr="0052413D">
        <w:rPr>
          <w:rFonts w:ascii="宋体" w:eastAsia="宋体" w:hAnsi="宋体" w:cs="宋体"/>
          <w:kern w:val="0"/>
          <w:sz w:val="24"/>
          <w:szCs w:val="24"/>
        </w:rPr>
        <w:t> String</w:t>
      </w:r>
    </w:p>
    <w:p w:rsidR="0052413D" w:rsidRPr="0052413D" w:rsidRDefault="0052413D" w:rsidP="0052413D">
      <w:pPr>
        <w:widowControl/>
        <w:numPr>
          <w:ilvl w:val="0"/>
          <w:numId w:val="5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load has committed. This includes navigation within the current document as well as subframe document-level loads, but does not include asynchronous resource loads.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‘did-finish-load’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Fired when the navigation is done, i.e. the spinner of the tab will stop spinning, and the </w:t>
      </w:r>
      <w:r w:rsidRPr="0052413D">
        <w:rPr>
          <w:rFonts w:ascii="Consolas" w:eastAsia="宋体" w:hAnsi="Consolas" w:cs="宋体"/>
          <w:color w:val="0B3D47"/>
          <w:kern w:val="0"/>
          <w:sz w:val="20"/>
          <w:szCs w:val="20"/>
          <w:shd w:val="clear" w:color="auto" w:fill="F1F3F4"/>
        </w:rPr>
        <w:t>onload</w:t>
      </w:r>
      <w:r w:rsidRPr="0052413D">
        <w:rPr>
          <w:rFonts w:ascii="宋体" w:eastAsia="宋体" w:hAnsi="宋体" w:cs="宋体"/>
          <w:kern w:val="0"/>
          <w:sz w:val="24"/>
          <w:szCs w:val="24"/>
        </w:rPr>
        <w:t> event is dispatched.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‘did-fail-load’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errorCode</w:t>
      </w:r>
      <w:r w:rsidRPr="0052413D">
        <w:rPr>
          <w:rFonts w:ascii="宋体" w:eastAsia="宋体" w:hAnsi="宋体" w:cs="宋体"/>
          <w:kern w:val="0"/>
          <w:sz w:val="24"/>
          <w:szCs w:val="24"/>
        </w:rPr>
        <w:t> Integer</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errorDescription</w:t>
      </w:r>
      <w:r w:rsidRPr="0052413D">
        <w:rPr>
          <w:rFonts w:ascii="宋体" w:eastAsia="宋体" w:hAnsi="宋体" w:cs="宋体"/>
          <w:kern w:val="0"/>
          <w:sz w:val="24"/>
          <w:szCs w:val="24"/>
        </w:rPr>
        <w:t> String</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validatedURL</w:t>
      </w:r>
      <w:r w:rsidRPr="0052413D">
        <w:rPr>
          <w:rFonts w:ascii="宋体" w:eastAsia="宋体" w:hAnsi="宋体" w:cs="宋体"/>
          <w:kern w:val="0"/>
          <w:sz w:val="24"/>
          <w:szCs w:val="24"/>
        </w:rPr>
        <w:t> String</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like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but fired when the load failed or was cancelled, e.g. </w:t>
      </w:r>
      <w:r w:rsidRPr="0052413D">
        <w:rPr>
          <w:rFonts w:ascii="Consolas" w:eastAsia="宋体" w:hAnsi="Consolas" w:cs="宋体"/>
          <w:color w:val="0B3D47"/>
          <w:kern w:val="0"/>
          <w:sz w:val="20"/>
          <w:szCs w:val="20"/>
          <w:shd w:val="clear" w:color="auto" w:fill="F1F3F4"/>
        </w:rPr>
        <w:t>window.stop()</w:t>
      </w:r>
      <w:r w:rsidRPr="0052413D">
        <w:rPr>
          <w:rFonts w:ascii="宋体" w:eastAsia="宋体" w:hAnsi="宋体" w:cs="宋体"/>
          <w:kern w:val="0"/>
          <w:sz w:val="24"/>
          <w:szCs w:val="24"/>
        </w:rPr>
        <w:t> is invoked.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‘did-frame-finish-load’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frame has done navigation.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‘did-start-loading’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starts spinning.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‘did-stop-loading’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stops spinning.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‘did-get-response-details’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Boolean</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originalURL</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httpResponseCode</w:t>
      </w:r>
      <w:r w:rsidRPr="0052413D">
        <w:rPr>
          <w:rFonts w:ascii="宋体" w:eastAsia="宋体" w:hAnsi="宋体" w:cs="宋体"/>
          <w:kern w:val="0"/>
          <w:sz w:val="24"/>
          <w:szCs w:val="24"/>
        </w:rPr>
        <w:t> Integer</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requestMethod</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Fired when details regarding a requested resource is available. </w:t>
      </w: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indicates socket connection to download the resource.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‘did-get-redirect-request’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oldURL</w:t>
      </w:r>
      <w:r w:rsidRPr="0052413D">
        <w:rPr>
          <w:rFonts w:ascii="宋体" w:eastAsia="宋体" w:hAnsi="宋体" w:cs="宋体"/>
          <w:kern w:val="0"/>
          <w:sz w:val="24"/>
          <w:szCs w:val="24"/>
        </w:rPr>
        <w:t> String</w:t>
      </w:r>
    </w:p>
    <w:p w:rsidR="0052413D" w:rsidRPr="0052413D" w:rsidRDefault="0052413D" w:rsidP="0052413D">
      <w:pPr>
        <w:widowControl/>
        <w:numPr>
          <w:ilvl w:val="0"/>
          <w:numId w:val="5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5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redirect was received while requesting a resource.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‘dom-ready’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document in the given frame is loaded.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‘page-title-updated’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numPr>
          <w:ilvl w:val="0"/>
          <w:numId w:val="5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explicitSet</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Fired when page title is set during navigation. </w:t>
      </w:r>
      <w:r w:rsidRPr="0052413D">
        <w:rPr>
          <w:rFonts w:ascii="Consolas" w:eastAsia="宋体" w:hAnsi="Consolas" w:cs="宋体"/>
          <w:color w:val="0B3D47"/>
          <w:kern w:val="0"/>
          <w:sz w:val="20"/>
          <w:szCs w:val="20"/>
          <w:shd w:val="clear" w:color="auto" w:fill="F1F3F4"/>
        </w:rPr>
        <w:t>explicitSet</w:t>
      </w:r>
      <w:r w:rsidRPr="0052413D">
        <w:rPr>
          <w:rFonts w:ascii="宋体" w:eastAsia="宋体" w:hAnsi="宋体" w:cs="宋体"/>
          <w:kern w:val="0"/>
          <w:sz w:val="24"/>
          <w:szCs w:val="24"/>
        </w:rPr>
        <w:t> is false when title is synthesized from file url.</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‘page-favicon-updated’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favicons</w:t>
      </w:r>
      <w:r w:rsidRPr="0052413D">
        <w:rPr>
          <w:rFonts w:ascii="宋体" w:eastAsia="宋体" w:hAnsi="宋体" w:cs="宋体"/>
          <w:kern w:val="0"/>
          <w:sz w:val="24"/>
          <w:szCs w:val="24"/>
        </w:rPr>
        <w:t> String[] - Array of URLs.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page receives favicon urls.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‘enter-html-full-screen’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page enters fullscreen triggered by HTML API.</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‘leave-html-full-screen’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page leaves fullscreen triggered by HTML API.</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‘console-message’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Integer</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line</w:t>
      </w:r>
      <w:r w:rsidRPr="0052413D">
        <w:rPr>
          <w:rFonts w:ascii="宋体" w:eastAsia="宋体" w:hAnsi="宋体" w:cs="宋体"/>
          <w:kern w:val="0"/>
          <w:sz w:val="24"/>
          <w:szCs w:val="24"/>
        </w:rPr>
        <w:t> Integer</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sourceId</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window logs a console message.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code forwards all log messages to the embedder’s console without regard for log level or other properties.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'console-message'</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'Guest page logged a message:'</w:t>
      </w:r>
      <w:r w:rsidRPr="0052413D">
        <w:rPr>
          <w:rFonts w:ascii="Consolas" w:eastAsia="宋体" w:hAnsi="Consolas" w:cs="宋体"/>
          <w:color w:val="0B3D47"/>
          <w:kern w:val="0"/>
          <w:sz w:val="20"/>
          <w:szCs w:val="20"/>
          <w:bdr w:val="none" w:sz="0" w:space="0" w:color="auto" w:frame="1"/>
        </w:rPr>
        <w:t>, e.message)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‘found-in-page’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Object</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requestId</w:t>
      </w:r>
      <w:r w:rsidRPr="0052413D">
        <w:rPr>
          <w:rFonts w:ascii="宋体" w:eastAsia="宋体" w:hAnsi="宋体" w:cs="宋体"/>
          <w:kern w:val="0"/>
          <w:sz w:val="24"/>
          <w:szCs w:val="24"/>
        </w:rPr>
        <w:t> Integer</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activeMatchOrdinal</w:t>
      </w:r>
      <w:r w:rsidRPr="0052413D">
        <w:rPr>
          <w:rFonts w:ascii="宋体" w:eastAsia="宋体" w:hAnsi="宋体" w:cs="宋体"/>
          <w:kern w:val="0"/>
          <w:sz w:val="24"/>
          <w:szCs w:val="24"/>
        </w:rPr>
        <w:t> Integer - Position of the active match.</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matches</w:t>
      </w:r>
      <w:r w:rsidRPr="0052413D">
        <w:rPr>
          <w:rFonts w:ascii="宋体" w:eastAsia="宋体" w:hAnsi="宋体" w:cs="宋体"/>
          <w:kern w:val="0"/>
          <w:sz w:val="24"/>
          <w:szCs w:val="24"/>
        </w:rPr>
        <w:t> Integer - Number of Matches.</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selectionArea</w:t>
      </w:r>
      <w:r w:rsidRPr="0052413D">
        <w:rPr>
          <w:rFonts w:ascii="宋体" w:eastAsia="宋体" w:hAnsi="宋体" w:cs="宋体"/>
          <w:kern w:val="0"/>
          <w:sz w:val="24"/>
          <w:szCs w:val="24"/>
        </w:rPr>
        <w:t> Object - Coordinates of first match region.</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finalUpdate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Fired when a result is available for </w:t>
      </w:r>
      <w:hyperlink r:id="rId443" w:anchor="webviewtagfindinpage" w:history="1">
        <w:r w:rsidRPr="0052413D">
          <w:rPr>
            <w:rFonts w:ascii="Consolas" w:eastAsia="宋体" w:hAnsi="Consolas" w:cs="宋体"/>
            <w:color w:val="0B3D47"/>
            <w:kern w:val="0"/>
            <w:sz w:val="20"/>
            <w:szCs w:val="20"/>
            <w:shd w:val="clear" w:color="auto" w:fill="F1F3F4"/>
          </w:rPr>
          <w:t>webview.findInPage</w:t>
        </w:r>
      </w:hyperlink>
      <w:r w:rsidRPr="0052413D">
        <w:rPr>
          <w:rFonts w:ascii="宋体" w:eastAsia="宋体" w:hAnsi="宋体" w:cs="宋体"/>
          <w:kern w:val="0"/>
          <w:sz w:val="24"/>
          <w:szCs w:val="24"/>
        </w:rPr>
        <w:t> request.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'found-in-page'</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webview.stopFindInPage(</w:t>
      </w:r>
      <w:r w:rsidRPr="0052413D">
        <w:rPr>
          <w:rFonts w:ascii="Consolas" w:eastAsia="宋体" w:hAnsi="Consolas" w:cs="宋体"/>
          <w:color w:val="D01040"/>
          <w:kern w:val="0"/>
          <w:sz w:val="20"/>
          <w:szCs w:val="20"/>
          <w:bdr w:val="none" w:sz="0" w:space="0" w:color="auto" w:frame="1"/>
        </w:rPr>
        <w:t>'keepSelection'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requestId = webview.findInPage(</w:t>
      </w:r>
      <w:r w:rsidRPr="0052413D">
        <w:rPr>
          <w:rFonts w:ascii="Consolas" w:eastAsia="宋体" w:hAnsi="Consolas" w:cs="宋体"/>
          <w:color w:val="D01040"/>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console.log(requestId)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‘new-window’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frameName</w:t>
      </w:r>
      <w:r w:rsidRPr="0052413D">
        <w:rPr>
          <w:rFonts w:ascii="宋体" w:eastAsia="宋体" w:hAnsi="宋体" w:cs="宋体"/>
          <w:kern w:val="0"/>
          <w:sz w:val="24"/>
          <w:szCs w:val="24"/>
        </w:rPr>
        <w:t> String</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disposition</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foreground-tab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background-tab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save-to-disk</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The options which should be used for creating the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page attempts to open a new browser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code opens the new url in system’s default browser.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{shell}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protocol = require(</w:t>
      </w:r>
      <w:r w:rsidRPr="0052413D">
        <w:rPr>
          <w:rFonts w:ascii="Consolas" w:eastAsia="宋体" w:hAnsi="Consolas" w:cs="宋体"/>
          <w:color w:val="D01040"/>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).parse(e.url).protocol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(protocol === </w:t>
      </w:r>
      <w:r w:rsidRPr="0052413D">
        <w:rPr>
          <w:rFonts w:ascii="Consolas" w:eastAsia="宋体" w:hAnsi="Consolas" w:cs="宋体"/>
          <w:color w:val="D01040"/>
          <w:kern w:val="0"/>
          <w:sz w:val="20"/>
          <w:szCs w:val="20"/>
          <w:bdr w:val="none" w:sz="0" w:space="0" w:color="auto" w:frame="1"/>
        </w:rPr>
        <w:t>'http:'</w:t>
      </w:r>
      <w:r w:rsidRPr="0052413D">
        <w:rPr>
          <w:rFonts w:ascii="Consolas" w:eastAsia="宋体" w:hAnsi="Consolas" w:cs="宋体"/>
          <w:color w:val="0B3D47"/>
          <w:kern w:val="0"/>
          <w:sz w:val="20"/>
          <w:szCs w:val="20"/>
          <w:bdr w:val="none" w:sz="0" w:space="0" w:color="auto" w:frame="1"/>
        </w:rPr>
        <w:t xml:space="preserve"> || protocol === </w:t>
      </w:r>
      <w:r w:rsidRPr="0052413D">
        <w:rPr>
          <w:rFonts w:ascii="Consolas" w:eastAsia="宋体" w:hAnsi="Consolas" w:cs="宋体"/>
          <w:color w:val="D01040"/>
          <w:kern w:val="0"/>
          <w:sz w:val="20"/>
          <w:szCs w:val="20"/>
          <w:bdr w:val="none" w:sz="0" w:space="0" w:color="auto" w:frame="1"/>
        </w:rPr>
        <w:t>'https:'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shell.openExternal(e.url)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‘will-navigate’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user or the page wants to start navigation. It can happen when the </w:t>
      </w:r>
      <w:r w:rsidRPr="0052413D">
        <w:rPr>
          <w:rFonts w:ascii="Consolas" w:eastAsia="宋体" w:hAnsi="Consolas" w:cs="宋体"/>
          <w:color w:val="0B3D47"/>
          <w:kern w:val="0"/>
          <w:sz w:val="20"/>
          <w:szCs w:val="20"/>
          <w:shd w:val="clear" w:color="auto" w:fill="F1F3F4"/>
        </w:rPr>
        <w:t>window.location</w:t>
      </w:r>
      <w:r w:rsidRPr="0052413D">
        <w:rPr>
          <w:rFonts w:ascii="宋体" w:eastAsia="宋体" w:hAnsi="宋体" w:cs="宋体"/>
          <w:kern w:val="0"/>
          <w:sz w:val="24"/>
          <w:szCs w:val="24"/>
        </w:rPr>
        <w:t> object is changed or a user clicks a link in the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will not emit when the navigation is started programmatically with APIs like </w:t>
      </w:r>
      <w:r w:rsidRPr="0052413D">
        <w:rPr>
          <w:rFonts w:ascii="Consolas" w:eastAsia="宋体" w:hAnsi="Consolas" w:cs="宋体"/>
          <w:color w:val="0B3D47"/>
          <w:kern w:val="0"/>
          <w:sz w:val="20"/>
          <w:szCs w:val="20"/>
          <w:shd w:val="clear" w:color="auto" w:fill="F1F3F4"/>
        </w:rPr>
        <w:t>&lt;webview&gt;.loadURL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&lt;webview&gt;.back</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It is also not emitted during in-page navigation,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does </w:t>
      </w:r>
      <w:r w:rsidRPr="0052413D">
        <w:rPr>
          <w:rFonts w:ascii="宋体" w:eastAsia="宋体" w:hAnsi="宋体" w:cs="宋体"/>
          <w:b/>
          <w:bCs/>
          <w:color w:val="183D44"/>
          <w:kern w:val="0"/>
          <w:sz w:val="24"/>
          <w:szCs w:val="24"/>
        </w:rPr>
        <w:t>NOT</w:t>
      </w:r>
      <w:r w:rsidRPr="0052413D">
        <w:rPr>
          <w:rFonts w:ascii="宋体" w:eastAsia="宋体" w:hAnsi="宋体" w:cs="宋体"/>
          <w:kern w:val="0"/>
          <w:sz w:val="24"/>
          <w:szCs w:val="24"/>
        </w:rPr>
        <w:t> have any effect.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navigation is done.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not emitted for in-page navigations,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‘did-navigate-in-page’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numPr>
          <w:ilvl w:val="0"/>
          <w:numId w:val="5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in-page navigation happened.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in-page navigation happens, the page URL changes but does not cause navigation outside of the page. Examples of this occurring are when anchor links are clicked or when the DOM </w:t>
      </w:r>
      <w:r w:rsidRPr="0052413D">
        <w:rPr>
          <w:rFonts w:ascii="Consolas" w:eastAsia="宋体" w:hAnsi="Consolas" w:cs="宋体"/>
          <w:color w:val="0B3D47"/>
          <w:kern w:val="0"/>
          <w:sz w:val="20"/>
          <w:szCs w:val="20"/>
          <w:shd w:val="clear" w:color="auto" w:fill="F1F3F4"/>
        </w:rPr>
        <w:t>hashchange</w:t>
      </w:r>
      <w:r w:rsidRPr="0052413D">
        <w:rPr>
          <w:rFonts w:ascii="宋体" w:eastAsia="宋体" w:hAnsi="宋体" w:cs="宋体"/>
          <w:kern w:val="0"/>
          <w:sz w:val="24"/>
          <w:szCs w:val="24"/>
        </w:rPr>
        <w:t> event is triggered.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page attempts to close itself.</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example code navigates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about:blank</w:t>
      </w:r>
      <w:r w:rsidRPr="0052413D">
        <w:rPr>
          <w:rFonts w:ascii="宋体" w:eastAsia="宋体" w:hAnsi="宋体" w:cs="宋体"/>
          <w:kern w:val="0"/>
          <w:sz w:val="24"/>
          <w:szCs w:val="24"/>
        </w:rPr>
        <w:t> when the guest attempts to close itself.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webview.src = </w:t>
      </w:r>
      <w:r w:rsidRPr="0052413D">
        <w:rPr>
          <w:rFonts w:ascii="Consolas" w:eastAsia="宋体" w:hAnsi="Consolas" w:cs="宋体"/>
          <w:color w:val="D01040"/>
          <w:kern w:val="0"/>
          <w:sz w:val="20"/>
          <w:szCs w:val="20"/>
          <w:bdr w:val="none" w:sz="0" w:space="0" w:color="auto" w:frame="1"/>
        </w:rPr>
        <w:t>'about:blank'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‘ipc-message’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5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Array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page has sent an asynchronous message to embedder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With </w:t>
      </w:r>
      <w:r w:rsidRPr="0052413D">
        <w:rPr>
          <w:rFonts w:ascii="Consolas" w:eastAsia="宋体" w:hAnsi="Consolas" w:cs="宋体"/>
          <w:color w:val="0B3D47"/>
          <w:kern w:val="0"/>
          <w:sz w:val="20"/>
          <w:szCs w:val="20"/>
          <w:shd w:val="clear" w:color="auto" w:fill="F1F3F4"/>
        </w:rPr>
        <w:t>sendToHost</w:t>
      </w:r>
      <w:r w:rsidRPr="0052413D">
        <w:rPr>
          <w:rFonts w:ascii="宋体" w:eastAsia="宋体" w:hAnsi="宋体" w:cs="宋体"/>
          <w:kern w:val="0"/>
          <w:sz w:val="24"/>
          <w:szCs w:val="24"/>
        </w:rPr>
        <w:t> method and </w:t>
      </w:r>
      <w:r w:rsidRPr="0052413D">
        <w:rPr>
          <w:rFonts w:ascii="Consolas" w:eastAsia="宋体" w:hAnsi="Consolas" w:cs="宋体"/>
          <w:color w:val="0B3D47"/>
          <w:kern w:val="0"/>
          <w:sz w:val="20"/>
          <w:szCs w:val="20"/>
          <w:shd w:val="clear" w:color="auto" w:fill="F1F3F4"/>
        </w:rPr>
        <w:t>ipc-message</w:t>
      </w:r>
      <w:r w:rsidRPr="0052413D">
        <w:rPr>
          <w:rFonts w:ascii="宋体" w:eastAsia="宋体" w:hAnsi="宋体" w:cs="宋体"/>
          <w:kern w:val="0"/>
          <w:sz w:val="24"/>
          <w:szCs w:val="24"/>
        </w:rPr>
        <w:t> event you can easily communicate between guest page and embedder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embedder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'ipc-message'</w:t>
      </w:r>
      <w:r w:rsidRPr="0052413D">
        <w:rPr>
          <w:rFonts w:ascii="Consolas" w:eastAsia="宋体" w:hAnsi="Consolas" w:cs="宋体"/>
          <w:color w:val="0B3D47"/>
          <w:kern w:val="0"/>
          <w:sz w:val="20"/>
          <w:szCs w:val="20"/>
          <w:bdr w:val="none" w:sz="0" w:space="0" w:color="auto" w:frame="1"/>
        </w:rPr>
        <w:t>, (event)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console.log(event.channel)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Prints "pong"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webview.send(</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guest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ipcRenderer.on(</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ipcRenderer.sendToHost(</w:t>
      </w:r>
      <w:r w:rsidRPr="0052413D">
        <w:rPr>
          <w:rFonts w:ascii="Consolas" w:eastAsia="宋体" w:hAnsi="Consolas" w:cs="宋体"/>
          <w:color w:val="D01040"/>
          <w:kern w:val="0"/>
          <w:sz w:val="20"/>
          <w:szCs w:val="20"/>
          <w:bdr w:val="none" w:sz="0" w:space="0" w:color="auto" w:frame="1"/>
        </w:rPr>
        <w:t>'pong'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renderer process is crashed.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‘gpu-crashed’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gpu process is crashed.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‘plugin-crashed’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5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plugin process is crashed.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‘destroyed’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WebContents is destroyed.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‘media-started-playing’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media starts playing.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‘media-paused’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media is paused or done playing.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‘did-change-theme-color’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themeColor</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page’s theme color changes. This is usually due to encountering a meta tag: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D01040"/>
          <w:kern w:val="0"/>
          <w:sz w:val="20"/>
          <w:szCs w:val="20"/>
          <w:bdr w:val="none" w:sz="0" w:space="0" w:color="auto" w:frame="1"/>
        </w:rPr>
        <w:t>'theme-color'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content=</w:t>
      </w:r>
      <w:r w:rsidRPr="0052413D">
        <w:rPr>
          <w:rFonts w:ascii="Consolas" w:eastAsia="宋体" w:hAnsi="Consolas" w:cs="宋体"/>
          <w:color w:val="D01040"/>
          <w:kern w:val="0"/>
          <w:sz w:val="20"/>
          <w:szCs w:val="20"/>
          <w:bdr w:val="none" w:sz="0" w:space="0" w:color="auto" w:frame="1"/>
        </w:rPr>
        <w:t>'#ff0000'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‘update-target-url’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mouse moves over a link or the keyboard moves the focus to a link.</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‘devtools-opened’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opened.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‘devtools-closed’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closed.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‘devtools-focused’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focused / opened.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4"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t>window.open</w:t>
      </w:r>
      <w:r w:rsidRPr="0052413D">
        <w:rPr>
          <w:rFonts w:ascii="宋体" w:eastAsia="宋体" w:hAnsi="宋体" w:cs="宋体"/>
          <w:color w:val="183D44"/>
          <w:kern w:val="36"/>
          <w:sz w:val="66"/>
          <w:szCs w:val="66"/>
        </w:rPr>
        <w:t> Function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Open a new window and load a 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is called to create a new window in a web page, a new instance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will be created for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and a proxy will be returned to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to let the page have limited control over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proxy has limited standard functionality implemented to be compatible with traditional web pages. For full control of the new window you should create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directly.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newly created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will inherit the parent window’s options by default. To override inherited options you can set them in the </w:t>
      </w: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string.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window.open(url[, frameName][, features])</w:t>
      </w:r>
    </w:p>
    <w:p w:rsidR="0052413D" w:rsidRPr="0052413D" w:rsidRDefault="0052413D" w:rsidP="0052413D">
      <w:pPr>
        <w:widowControl/>
        <w:numPr>
          <w:ilvl w:val="0"/>
          <w:numId w:val="5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5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frameName</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5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44" w:history="1">
        <w:r w:rsidRPr="0052413D">
          <w:rPr>
            <w:rFonts w:ascii="Consolas" w:eastAsia="宋体" w:hAnsi="Consolas" w:cs="宋体"/>
            <w:color w:val="0B3D47"/>
            <w:kern w:val="0"/>
            <w:sz w:val="20"/>
            <w:szCs w:val="20"/>
            <w:shd w:val="clear" w:color="auto" w:fill="F1F3F4"/>
          </w:rPr>
          <w:t>BrowserWindowProxy</w:t>
        </w:r>
      </w:hyperlink>
      <w:r w:rsidRPr="0052413D">
        <w:rPr>
          <w:rFonts w:ascii="宋体" w:eastAsia="宋体" w:hAnsi="宋体" w:cs="宋体"/>
          <w:kern w:val="0"/>
          <w:sz w:val="24"/>
          <w:szCs w:val="24"/>
        </w:rPr>
        <w:t> - Creates a new window and returns an instance of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class.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string follows the format of standard browser, but each feature has to be a field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’s options.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Notes:</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Node integration will always be disabled in the opened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if it is disabled on the parent window.</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Context isolation will always be enabled in the opened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if it is enabled on the parent window.</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JavaScript will always be disabled in the opened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if it is disabled on the parent window.</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Non-standard features (that are not handled by Chromium or Electron) given in </w:t>
      </w: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will be passed to any registered </w:t>
      </w:r>
      <w:r w:rsidRPr="0052413D">
        <w:rPr>
          <w:rFonts w:ascii="Consolas" w:eastAsia="宋体" w:hAnsi="Consolas" w:cs="宋体"/>
          <w:color w:val="0B3D47"/>
          <w:kern w:val="0"/>
          <w:sz w:val="20"/>
          <w:szCs w:val="20"/>
          <w:shd w:val="clear" w:color="auto" w:fill="F1F3F4"/>
        </w:rPr>
        <w:t>webContent</w:t>
      </w:r>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event handler in the </w:t>
      </w:r>
      <w:r w:rsidRPr="0052413D">
        <w:rPr>
          <w:rFonts w:ascii="Consolas" w:eastAsia="宋体" w:hAnsi="Consolas" w:cs="宋体"/>
          <w:color w:val="0B3D47"/>
          <w:kern w:val="0"/>
          <w:sz w:val="20"/>
          <w:szCs w:val="20"/>
          <w:shd w:val="clear" w:color="auto" w:fill="F1F3F4"/>
        </w:rPr>
        <w:t>additionalFeatures</w:t>
      </w:r>
      <w:r w:rsidRPr="0052413D">
        <w:rPr>
          <w:rFonts w:ascii="宋体" w:eastAsia="宋体" w:hAnsi="宋体" w:cs="宋体"/>
          <w:kern w:val="0"/>
          <w:sz w:val="24"/>
          <w:szCs w:val="24"/>
        </w:rPr>
        <w:t> argument.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window.opener.postMessage(message, targetOrigin)</w:t>
      </w:r>
    </w:p>
    <w:p w:rsidR="0052413D" w:rsidRPr="0052413D" w:rsidRDefault="0052413D" w:rsidP="0052413D">
      <w:pPr>
        <w:widowControl/>
        <w:numPr>
          <w:ilvl w:val="0"/>
          <w:numId w:val="5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w:t>
      </w:r>
    </w:p>
    <w:p w:rsidR="0052413D" w:rsidRPr="0052413D" w:rsidRDefault="0052413D" w:rsidP="0052413D">
      <w:pPr>
        <w:widowControl/>
        <w:numPr>
          <w:ilvl w:val="0"/>
          <w:numId w:val="5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targetOrigin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message to the parent window with the specified origin or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for no origin preference.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Chrome’s </w:t>
      </w:r>
      <w:r w:rsidRPr="0052413D">
        <w:rPr>
          <w:rFonts w:ascii="Consolas" w:eastAsia="宋体" w:hAnsi="Consolas" w:cs="宋体"/>
          <w:color w:val="0B3D47"/>
          <w:kern w:val="0"/>
          <w:sz w:val="28"/>
          <w:szCs w:val="28"/>
          <w:shd w:val="clear" w:color="auto" w:fill="E2E8E9"/>
        </w:rPr>
        <w:t>window.open()</w:t>
      </w:r>
      <w:r w:rsidRPr="0052413D">
        <w:rPr>
          <w:rFonts w:ascii="宋体" w:eastAsia="宋体" w:hAnsi="宋体" w:cs="宋体"/>
          <w:color w:val="183D44"/>
          <w:kern w:val="0"/>
          <w:sz w:val="33"/>
          <w:szCs w:val="33"/>
        </w:rPr>
        <w:t> implementation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use Chrome’s built-in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implementation, set </w:t>
      </w:r>
      <w:r w:rsidRPr="0052413D">
        <w:rPr>
          <w:rFonts w:ascii="Consolas" w:eastAsia="宋体" w:hAnsi="Consolas" w:cs="宋体"/>
          <w:color w:val="0B3D47"/>
          <w:kern w:val="0"/>
          <w:sz w:val="20"/>
          <w:szCs w:val="20"/>
          <w:shd w:val="clear" w:color="auto" w:fill="F1F3F4"/>
        </w:rPr>
        <w:t>nativeWindowOpen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options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Native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allows synchronous access to opened windows so it is convenient choice if you need to open a dialog or a preferences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option can also be set on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tags as well: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D01040"/>
          <w:kern w:val="0"/>
          <w:sz w:val="20"/>
          <w:szCs w:val="20"/>
          <w:bdr w:val="none" w:sz="0" w:space="0" w:color="auto" w:frame="1"/>
        </w:rPr>
        <w:t>"nativeWindowOpen=yes"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creation of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is customizable via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event.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mainWindow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nativeWindowOpen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mainWindow.webContents.on(</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 (event, url, frameName, disposition, options, additionalFeatures)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(frameName === </w:t>
      </w:r>
      <w:r w:rsidRPr="0052413D">
        <w:rPr>
          <w:rFonts w:ascii="Consolas" w:eastAsia="宋体" w:hAnsi="Consolas" w:cs="宋体"/>
          <w:color w:val="D01040"/>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open window as modal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Object</w:t>
      </w:r>
      <w:r w:rsidRPr="0052413D">
        <w:rPr>
          <w:rFonts w:ascii="Consolas" w:eastAsia="宋体" w:hAnsi="Consolas" w:cs="宋体"/>
          <w:color w:val="0B3D47"/>
          <w:kern w:val="0"/>
          <w:sz w:val="20"/>
          <w:szCs w:val="20"/>
          <w:bdr w:val="none" w:sz="0" w:space="0" w:color="auto" w:frame="1"/>
        </w:rPr>
        <w:t>.assign(options,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parent</w:t>
      </w:r>
      <w:r w:rsidRPr="0052413D">
        <w:rPr>
          <w:rFonts w:ascii="Consolas" w:eastAsia="宋体" w:hAnsi="Consolas" w:cs="宋体"/>
          <w:color w:val="0B3D47"/>
          <w:kern w:val="0"/>
          <w:sz w:val="20"/>
          <w:szCs w:val="20"/>
          <w:bdr w:val="none" w:sz="0" w:space="0" w:color="auto" w:frame="1"/>
        </w:rPr>
        <w:t>: mainWindow,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event.newGuest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renderer process (mainWindow)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modal =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.open(</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modal.</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w:t>
      </w:r>
      <w:r w:rsidRPr="0052413D">
        <w:rPr>
          <w:rFonts w:ascii="Consolas" w:eastAsia="宋体" w:hAnsi="Consolas" w:cs="宋体"/>
          <w:color w:val="D01040"/>
          <w:kern w:val="0"/>
          <w:sz w:val="20"/>
          <w:szCs w:val="20"/>
          <w:bdr w:val="none" w:sz="0" w:space="0" w:color="auto" w:frame="1"/>
        </w:rPr>
        <w:t>'&lt;h1&gt;Hello&lt;/h1&gt;'</w:t>
      </w: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Technical Differences Between Electron and NW.js (formerly node-webkit)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 Electron was previously named Atom Shell.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Like NW.js, Electron provides a platform to write desktop applications with JavaScript and HTML and has Node integration to grant access to the low level system from web pages.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But there are also fundamental differences between the two projects that make Electron a completely separate product from NW.js: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1. Entry of Application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NW.js the main entry point of an application is a web page. You specify a main page URL in the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and it is opened in a browser window as the application’s main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Electron, the entry point is a JavaScript script. Instead of providing a URL directly, you manually create a browser window and load an HTML file using the API. You also need to listen to window events to decide when to quit the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works more like the Node.js runtime. Electron’s APIs are lower level so you can use it for browser testing in place of </w:t>
      </w:r>
      <w:hyperlink r:id="rId445" w:history="1">
        <w:r w:rsidRPr="0052413D">
          <w:rPr>
            <w:rFonts w:ascii="宋体" w:eastAsia="宋体" w:hAnsi="宋体" w:cs="宋体"/>
            <w:color w:val="046DC8"/>
            <w:kern w:val="0"/>
            <w:sz w:val="24"/>
            <w:szCs w:val="24"/>
            <w:u w:val="single"/>
          </w:rPr>
          <w:t>PhantomJS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2. Build 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In order to avoid the complexity of building all of Chromium, Electron uses </w:t>
      </w:r>
      <w:hyperlink r:id="rId446" w:history="1">
        <w:r w:rsidRPr="0052413D">
          <w:rPr>
            <w:rFonts w:ascii="Consolas" w:eastAsia="宋体" w:hAnsi="Consolas" w:cs="宋体"/>
            <w:color w:val="0B3D47"/>
            <w:kern w:val="0"/>
            <w:sz w:val="20"/>
            <w:szCs w:val="20"/>
            <w:shd w:val="clear" w:color="auto" w:fill="F1F3F4"/>
          </w:rPr>
          <w:t>libchromiumcontent</w:t>
        </w:r>
      </w:hyperlink>
      <w:r w:rsidRPr="0052413D">
        <w:rPr>
          <w:rFonts w:ascii="宋体" w:eastAsia="宋体" w:hAnsi="宋体" w:cs="宋体"/>
          <w:kern w:val="0"/>
          <w:sz w:val="24"/>
          <w:szCs w:val="24"/>
        </w:rPr>
        <w:t> to access Chromium’s Content API.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is a single shared library that includes the Chromium Content module and all of its dependencies. Users don’t need a powerful machine to build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3. Node Integration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NW.js, the Node integration in web pages requires patching Chromium to work, while in Electron we chose a different way to integrate the libuv loop with each platform’s message loop to avoid hacking Chromium. See the </w:t>
      </w:r>
      <w:hyperlink r:id="rId447" w:history="1">
        <w:r w:rsidRPr="0052413D">
          <w:rPr>
            <w:rFonts w:ascii="Consolas" w:eastAsia="宋体" w:hAnsi="Consolas" w:cs="宋体"/>
            <w:color w:val="0B3D47"/>
            <w:kern w:val="0"/>
            <w:sz w:val="20"/>
            <w:szCs w:val="20"/>
            <w:shd w:val="clear" w:color="auto" w:fill="F1F3F4"/>
          </w:rPr>
          <w:t>node_bindings</w:t>
        </w:r>
      </w:hyperlink>
      <w:r w:rsidRPr="0052413D">
        <w:rPr>
          <w:rFonts w:ascii="宋体" w:eastAsia="宋体" w:hAnsi="宋体" w:cs="宋体"/>
          <w:kern w:val="0"/>
          <w:sz w:val="24"/>
          <w:szCs w:val="24"/>
        </w:rPr>
        <w:t> code for how that was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4. Multi-context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are an experienced NW.js user, you should be familiar with the concept of Node context and web context. These concepts were invented because of how NW.js was implemented.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By using the </w:t>
      </w:r>
      <w:hyperlink r:id="rId448" w:history="1">
        <w:r w:rsidRPr="0052413D">
          <w:rPr>
            <w:rFonts w:ascii="宋体" w:eastAsia="宋体" w:hAnsi="宋体" w:cs="宋体"/>
            <w:color w:val="046DC8"/>
            <w:kern w:val="0"/>
            <w:sz w:val="24"/>
            <w:szCs w:val="24"/>
            <w:u w:val="single"/>
          </w:rPr>
          <w:t>multi-context</w:t>
        </w:r>
      </w:hyperlink>
      <w:r w:rsidRPr="0052413D">
        <w:rPr>
          <w:rFonts w:ascii="宋体" w:eastAsia="宋体" w:hAnsi="宋体" w:cs="宋体"/>
          <w:kern w:val="0"/>
          <w:sz w:val="24"/>
          <w:szCs w:val="24"/>
        </w:rPr>
        <w:t> feature of Node, Electron doesn’t introduce a new JavaScript context in web pages.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NW.js has optionally supported multi-context since 0.13.</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Build Instructions (Linux)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 the guidelines below for building Electron on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Prerequisites</w:t>
      </w:r>
    </w:p>
    <w:p w:rsidR="0052413D" w:rsidRPr="0052413D" w:rsidRDefault="0052413D" w:rsidP="0052413D">
      <w:pPr>
        <w:widowControl/>
        <w:numPr>
          <w:ilvl w:val="0"/>
          <w:numId w:val="52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At least 25GB disk space and 8GB RAM.</w:t>
      </w:r>
    </w:p>
    <w:p w:rsidR="0052413D" w:rsidRPr="0052413D" w:rsidRDefault="0052413D" w:rsidP="0052413D">
      <w:pPr>
        <w:widowControl/>
        <w:numPr>
          <w:ilvl w:val="0"/>
          <w:numId w:val="52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Python 2.7.x. Some distributions like CentOS 6.x still use Python 2.6.x so you may need to check your Python version with </w:t>
      </w:r>
      <w:r w:rsidRPr="0052413D">
        <w:rPr>
          <w:rFonts w:ascii="Consolas" w:eastAsia="宋体" w:hAnsi="Consolas" w:cs="宋体"/>
          <w:color w:val="0B3D47"/>
          <w:kern w:val="0"/>
          <w:sz w:val="20"/>
          <w:szCs w:val="20"/>
          <w:shd w:val="clear" w:color="auto" w:fill="F1F3F4"/>
        </w:rPr>
        <w:t>python -V</w:t>
      </w:r>
      <w:r w:rsidRPr="0052413D">
        <w:rPr>
          <w:rFonts w:ascii="宋体" w:eastAsia="宋体" w:hAnsi="宋体" w:cs="宋体"/>
          <w:kern w:val="0"/>
          <w:sz w:val="24"/>
          <w:szCs w:val="24"/>
        </w:rPr>
        <w:t>.</w:t>
      </w:r>
    </w:p>
    <w:p w:rsidR="0052413D" w:rsidRPr="0052413D" w:rsidRDefault="0052413D" w:rsidP="0052413D">
      <w:pPr>
        <w:widowControl/>
        <w:numPr>
          <w:ilvl w:val="0"/>
          <w:numId w:val="52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Node.js. There are various ways to install Node. You can download source code from </w:t>
      </w:r>
      <w:hyperlink r:id="rId449" w:history="1">
        <w:r w:rsidRPr="0052413D">
          <w:rPr>
            <w:rFonts w:ascii="宋体" w:eastAsia="宋体" w:hAnsi="宋体" w:cs="宋体"/>
            <w:color w:val="046DC8"/>
            <w:kern w:val="0"/>
            <w:sz w:val="24"/>
            <w:szCs w:val="24"/>
            <w:u w:val="single"/>
          </w:rPr>
          <w:t>nodejs.org</w:t>
        </w:r>
      </w:hyperlink>
      <w:r w:rsidRPr="0052413D">
        <w:rPr>
          <w:rFonts w:ascii="宋体" w:eastAsia="宋体" w:hAnsi="宋体" w:cs="宋体"/>
          <w:kern w:val="0"/>
          <w:sz w:val="24"/>
          <w:szCs w:val="24"/>
        </w:rPr>
        <w:t xml:space="preserve"> and compile it. Doing so permits </w:t>
      </w:r>
      <w:r w:rsidRPr="0052413D">
        <w:rPr>
          <w:rFonts w:ascii="宋体" w:eastAsia="宋体" w:hAnsi="宋体" w:cs="宋体"/>
          <w:kern w:val="0"/>
          <w:sz w:val="24"/>
          <w:szCs w:val="24"/>
        </w:rPr>
        <w:lastRenderedPageBreak/>
        <w:t>installing Node on your own home directory as a standard user. Or try repositories such as </w:t>
      </w:r>
      <w:hyperlink r:id="rId450" w:history="1">
        <w:r w:rsidRPr="0052413D">
          <w:rPr>
            <w:rFonts w:ascii="宋体" w:eastAsia="宋体" w:hAnsi="宋体" w:cs="宋体"/>
            <w:color w:val="046DC8"/>
            <w:kern w:val="0"/>
            <w:sz w:val="24"/>
            <w:szCs w:val="24"/>
            <w:u w:val="single"/>
          </w:rPr>
          <w:t>NodeSource</w:t>
        </w:r>
      </w:hyperlink>
      <w:r w:rsidRPr="0052413D">
        <w:rPr>
          <w:rFonts w:ascii="宋体" w:eastAsia="宋体" w:hAnsi="宋体" w:cs="宋体"/>
          <w:kern w:val="0"/>
          <w:sz w:val="24"/>
          <w:szCs w:val="24"/>
        </w:rPr>
        <w:t>.</w:t>
      </w:r>
    </w:p>
    <w:p w:rsidR="0052413D" w:rsidRPr="0052413D" w:rsidRDefault="00E93C51" w:rsidP="0052413D">
      <w:pPr>
        <w:widowControl/>
        <w:numPr>
          <w:ilvl w:val="0"/>
          <w:numId w:val="520"/>
        </w:numPr>
        <w:spacing w:before="100" w:beforeAutospacing="1" w:after="120"/>
        <w:ind w:left="360"/>
        <w:jc w:val="left"/>
        <w:rPr>
          <w:rFonts w:ascii="宋体" w:eastAsia="宋体" w:hAnsi="宋体" w:cs="宋体"/>
          <w:kern w:val="0"/>
          <w:sz w:val="24"/>
          <w:szCs w:val="24"/>
        </w:rPr>
      </w:pPr>
      <w:hyperlink r:id="rId451" w:history="1">
        <w:r w:rsidR="0052413D" w:rsidRPr="0052413D">
          <w:rPr>
            <w:rFonts w:ascii="宋体" w:eastAsia="宋体" w:hAnsi="宋体" w:cs="宋体"/>
            <w:color w:val="046DC8"/>
            <w:kern w:val="0"/>
            <w:sz w:val="24"/>
            <w:szCs w:val="24"/>
            <w:u w:val="single"/>
          </w:rPr>
          <w:t>clang</w:t>
        </w:r>
      </w:hyperlink>
      <w:r w:rsidR="0052413D" w:rsidRPr="0052413D">
        <w:rPr>
          <w:rFonts w:ascii="宋体" w:eastAsia="宋体" w:hAnsi="宋体" w:cs="宋体"/>
          <w:kern w:val="0"/>
          <w:sz w:val="24"/>
          <w:szCs w:val="24"/>
        </w:rPr>
        <w:t> 3.4 or later.</w:t>
      </w:r>
    </w:p>
    <w:p w:rsidR="0052413D" w:rsidRPr="0052413D" w:rsidRDefault="0052413D" w:rsidP="0052413D">
      <w:pPr>
        <w:widowControl/>
        <w:numPr>
          <w:ilvl w:val="0"/>
          <w:numId w:val="52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Development headers of GTK+ and libnotify.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Ubuntu, install the following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apt-get install build-essential clang libdbus-1-dev libgtk2.0-dev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libnotify-dev libgnome-keyring-dev libgconf2-dev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libasound2-dev libcap-dev libcups2-dev libxtst-dev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libxss1 libnss3-dev gcc-multilib g++-multilib curl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gperf bison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RHEL / CentOS, install the following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yum install clang dbus-devel gtk2-devel libnotify-devel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libgnome-keyring-devel xorg-x11-server-utils libcap-devel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cups-devel libXtst-devel alsa-lib-devel libXrandr-devel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GConf2-devel nss-devel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Fedora, install the following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dnf install clang dbus-devel gtk2-devel libnotify-devel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libgnome-keyring-devel xorg-x11-server-utils libcap-devel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cups-devel libXtst-devel alsa-lib-devel libXrandr-devel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GConf2-devel nss-devel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Other distributions may offer similar packages for installation via package managers such as pacman. Or one can compile from source code.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Bootstrapping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 xml:space="preserve">The bootstrap script will download all necessary build dependencies and create the build project files. You must have Python 2.7.x for the script to succeed. Downloading certain files can take a long </w:t>
      </w:r>
      <w:r w:rsidRPr="0052413D">
        <w:rPr>
          <w:rFonts w:ascii="宋体" w:eastAsia="宋体" w:hAnsi="宋体" w:cs="宋体"/>
          <w:kern w:val="0"/>
          <w:sz w:val="24"/>
          <w:szCs w:val="24"/>
        </w:rPr>
        <w:lastRenderedPageBreak/>
        <w:t>time. Notice that we are using </w:t>
      </w:r>
      <w:r w:rsidRPr="0052413D">
        <w:rPr>
          <w:rFonts w:ascii="Consolas" w:eastAsia="宋体" w:hAnsi="Consolas" w:cs="宋体"/>
          <w:color w:val="0B3D47"/>
          <w:kern w:val="0"/>
          <w:sz w:val="20"/>
          <w:szCs w:val="20"/>
          <w:shd w:val="clear" w:color="auto" w:fill="F1F3F4"/>
        </w:rPr>
        <w:t>ninja</w:t>
      </w:r>
      <w:r w:rsidRPr="0052413D">
        <w:rPr>
          <w:rFonts w:ascii="宋体" w:eastAsia="宋体" w:hAnsi="宋体" w:cs="宋体"/>
          <w:kern w:val="0"/>
          <w:sz w:val="24"/>
          <w:szCs w:val="24"/>
        </w:rPr>
        <w:t> to build Electron so there is no </w:t>
      </w:r>
      <w:r w:rsidRPr="0052413D">
        <w:rPr>
          <w:rFonts w:ascii="Consolas" w:eastAsia="宋体" w:hAnsi="Consolas" w:cs="宋体"/>
          <w:color w:val="0B3D47"/>
          <w:kern w:val="0"/>
          <w:sz w:val="20"/>
          <w:szCs w:val="20"/>
          <w:shd w:val="clear" w:color="auto" w:fill="F1F3F4"/>
        </w:rPr>
        <w:t>Makefile</w:t>
      </w:r>
      <w:r w:rsidRPr="0052413D">
        <w:rPr>
          <w:rFonts w:ascii="宋体" w:eastAsia="宋体" w:hAnsi="宋体" w:cs="宋体"/>
          <w:kern w:val="0"/>
          <w:sz w:val="24"/>
          <w:szCs w:val="24"/>
        </w:rPr>
        <w:t> generated.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--verbose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Cross compilation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build for an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target you should also install the following dependencies: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apt-get install libc6-dev-armhf-cross linux-libc-dev-armhf-cross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g++-arm-linux-gnueabihf</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And to cross-compile for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targets, you should pass the </w:t>
      </w:r>
      <w:r w:rsidRPr="0052413D">
        <w:rPr>
          <w:rFonts w:ascii="Consolas" w:eastAsia="宋体" w:hAnsi="Consolas" w:cs="宋体"/>
          <w:color w:val="0B3D47"/>
          <w:kern w:val="0"/>
          <w:sz w:val="20"/>
          <w:szCs w:val="20"/>
          <w:shd w:val="clear" w:color="auto" w:fill="F1F3F4"/>
        </w:rPr>
        <w:t>--target_arch</w:t>
      </w:r>
      <w:r w:rsidRPr="0052413D">
        <w:rPr>
          <w:rFonts w:ascii="宋体" w:eastAsia="宋体" w:hAnsi="宋体" w:cs="宋体"/>
          <w:kern w:val="0"/>
          <w:sz w:val="24"/>
          <w:szCs w:val="24"/>
        </w:rPr>
        <w:t> parameter to the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 --target_arch=arm</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Building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would like to build both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script will cause a very large Electron executable to be placed in the directory </w:t>
      </w:r>
      <w:r w:rsidRPr="0052413D">
        <w:rPr>
          <w:rFonts w:ascii="Consolas" w:eastAsia="宋体" w:hAnsi="Consolas" w:cs="宋体"/>
          <w:color w:val="0B3D47"/>
          <w:kern w:val="0"/>
          <w:sz w:val="20"/>
          <w:szCs w:val="20"/>
          <w:shd w:val="clear" w:color="auto" w:fill="F1F3F4"/>
        </w:rPr>
        <w:t>out/R</w:t>
      </w:r>
      <w:r w:rsidRPr="0052413D">
        <w:rPr>
          <w:rFonts w:ascii="宋体" w:eastAsia="宋体" w:hAnsi="宋体" w:cs="宋体"/>
          <w:kern w:val="0"/>
          <w:sz w:val="24"/>
          <w:szCs w:val="24"/>
        </w:rPr>
        <w:t>. The file size is in excess of 1.3 gigabytes. This happens because the Release target binary contains debugging symbols. To reduce the file size, run the </w:t>
      </w:r>
      <w:r w:rsidRPr="0052413D">
        <w:rPr>
          <w:rFonts w:ascii="Consolas" w:eastAsia="宋体" w:hAnsi="Consolas" w:cs="宋体"/>
          <w:color w:val="0B3D47"/>
          <w:kern w:val="0"/>
          <w:sz w:val="20"/>
          <w:szCs w:val="20"/>
          <w:shd w:val="clear" w:color="auto" w:fill="F1F3F4"/>
        </w:rPr>
        <w:t>create-dist.py</w:t>
      </w:r>
      <w:r w:rsidRPr="0052413D">
        <w:rPr>
          <w:rFonts w:ascii="宋体" w:eastAsia="宋体" w:hAnsi="宋体" w:cs="宋体"/>
          <w:kern w:val="0"/>
          <w:sz w:val="24"/>
          <w:szCs w:val="24"/>
        </w:rPr>
        <w:t>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./script/create-dist.py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will put a working distribution with much smaller file sizes in the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directory. After running the </w:t>
      </w:r>
      <w:r w:rsidRPr="0052413D">
        <w:rPr>
          <w:rFonts w:ascii="Consolas" w:eastAsia="宋体" w:hAnsi="Consolas" w:cs="宋体"/>
          <w:color w:val="0B3D47"/>
          <w:kern w:val="0"/>
          <w:sz w:val="20"/>
          <w:szCs w:val="20"/>
          <w:shd w:val="clear" w:color="auto" w:fill="F1F3F4"/>
        </w:rPr>
        <w:t>create-dist.py</w:t>
      </w:r>
      <w:r w:rsidRPr="0052413D">
        <w:rPr>
          <w:rFonts w:ascii="宋体" w:eastAsia="宋体" w:hAnsi="宋体" w:cs="宋体"/>
          <w:kern w:val="0"/>
          <w:sz w:val="24"/>
          <w:szCs w:val="24"/>
        </w:rPr>
        <w:t> script, you may want to remove the 1.3+ gigabyte binary which is still in </w:t>
      </w:r>
      <w:r w:rsidRPr="0052413D">
        <w:rPr>
          <w:rFonts w:ascii="Consolas" w:eastAsia="宋体" w:hAnsi="Consolas" w:cs="宋体"/>
          <w:color w:val="0B3D47"/>
          <w:kern w:val="0"/>
          <w:sz w:val="20"/>
          <w:szCs w:val="20"/>
          <w:shd w:val="clear" w:color="auto" w:fill="F1F3F4"/>
        </w:rPr>
        <w:t>out/R</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build the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 only: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building is done, you can find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debug binary under </w:t>
      </w:r>
      <w:r w:rsidRPr="0052413D">
        <w:rPr>
          <w:rFonts w:ascii="Consolas" w:eastAsia="宋体" w:hAnsi="Consolas" w:cs="宋体"/>
          <w:color w:val="0B3D47"/>
          <w:kern w:val="0"/>
          <w:sz w:val="20"/>
          <w:szCs w:val="20"/>
          <w:shd w:val="clear" w:color="auto" w:fill="F1F3F4"/>
        </w:rPr>
        <w:t>out/D</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Cleaning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clean the build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only </w:t>
      </w:r>
      <w:r w:rsidRPr="0052413D">
        <w:rPr>
          <w:rFonts w:ascii="Consolas" w:eastAsia="宋体" w:hAnsi="Consolas" w:cs="宋体"/>
          <w:color w:val="0B3D47"/>
          <w:kern w:val="0"/>
          <w:sz w:val="20"/>
          <w:szCs w:val="20"/>
          <w:shd w:val="clear" w:color="auto" w:fill="F1F3F4"/>
        </w:rPr>
        <w:t>out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Both clean commands require running </w:t>
      </w:r>
      <w:r w:rsidRPr="0052413D">
        <w:rPr>
          <w:rFonts w:ascii="Consolas" w:eastAsia="宋体" w:hAnsi="Consolas" w:cs="宋体"/>
          <w:color w:val="0B3D47"/>
          <w:kern w:val="0"/>
          <w:sz w:val="20"/>
          <w:szCs w:val="20"/>
          <w:shd w:val="clear" w:color="auto" w:fill="F1F3F4"/>
        </w:rPr>
        <w:t>bootstrap</w:t>
      </w:r>
      <w:r w:rsidRPr="0052413D">
        <w:rPr>
          <w:rFonts w:ascii="宋体" w:eastAsia="宋体" w:hAnsi="宋体" w:cs="宋体"/>
          <w:kern w:val="0"/>
          <w:sz w:val="24"/>
          <w:szCs w:val="24"/>
        </w:rPr>
        <w:t> again before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Error While Loading Shared Libraries: libtinfo.so.5</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Prebuilt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will try to link to </w:t>
      </w:r>
      <w:r w:rsidRPr="0052413D">
        <w:rPr>
          <w:rFonts w:ascii="Consolas" w:eastAsia="宋体" w:hAnsi="Consolas" w:cs="宋体"/>
          <w:color w:val="0B3D47"/>
          <w:kern w:val="0"/>
          <w:sz w:val="20"/>
          <w:szCs w:val="20"/>
          <w:shd w:val="clear" w:color="auto" w:fill="F1F3F4"/>
        </w:rPr>
        <w:t>libtinfo.so.5</w:t>
      </w:r>
      <w:r w:rsidRPr="0052413D">
        <w:rPr>
          <w:rFonts w:ascii="宋体" w:eastAsia="宋体" w:hAnsi="宋体" w:cs="宋体"/>
          <w:kern w:val="0"/>
          <w:sz w:val="24"/>
          <w:szCs w:val="24"/>
        </w:rPr>
        <w:t>. Depending on the host architecture, symlink to appropriate </w:t>
      </w:r>
      <w:r w:rsidRPr="0052413D">
        <w:rPr>
          <w:rFonts w:ascii="Consolas" w:eastAsia="宋体" w:hAnsi="Consolas" w:cs="宋体"/>
          <w:color w:val="0B3D47"/>
          <w:kern w:val="0"/>
          <w:sz w:val="20"/>
          <w:szCs w:val="20"/>
          <w:shd w:val="clear" w:color="auto" w:fill="F1F3F4"/>
        </w:rPr>
        <w:t>libncurses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sudo ln -s /usr/lib/libncurses.so.5 /usr/lib/libtinfo.so.5</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52" w:anchor="tests" w:history="1">
        <w:r w:rsidRPr="0052413D">
          <w:rPr>
            <w:rFonts w:ascii="宋体" w:eastAsia="宋体" w:hAnsi="宋体" w:cs="宋体"/>
            <w:color w:val="046DC8"/>
            <w:kern w:val="0"/>
            <w:sz w:val="24"/>
            <w:szCs w:val="24"/>
            <w:u w:val="single"/>
          </w:rPr>
          <w:t>Build System Overview: Tests</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Advanced topics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default building configuration is targeted for major desktop Linux distributions. To build for a specific distribution or device, the following information may help you.</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Building </w:t>
      </w:r>
      <w:r w:rsidRPr="0052413D">
        <w:rPr>
          <w:rFonts w:ascii="Consolas" w:eastAsia="宋体" w:hAnsi="Consolas" w:cs="宋体"/>
          <w:color w:val="0B3D47"/>
          <w:kern w:val="0"/>
          <w:sz w:val="28"/>
          <w:szCs w:val="28"/>
          <w:shd w:val="clear" w:color="auto" w:fill="E2E8E9"/>
        </w:rPr>
        <w:t>libchromiumcontent</w:t>
      </w:r>
      <w:r w:rsidRPr="0052413D">
        <w:rPr>
          <w:rFonts w:ascii="宋体" w:eastAsia="宋体" w:hAnsi="宋体" w:cs="宋体"/>
          <w:color w:val="183D44"/>
          <w:kern w:val="0"/>
          <w:sz w:val="33"/>
          <w:szCs w:val="33"/>
        </w:rPr>
        <w:t> locally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avoid using the prebuilt binaries of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you can build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locally. To do so, follow these steps:</w:t>
      </w:r>
    </w:p>
    <w:p w:rsidR="0052413D" w:rsidRPr="0052413D" w:rsidRDefault="0052413D" w:rsidP="0052413D">
      <w:pPr>
        <w:widowControl/>
        <w:numPr>
          <w:ilvl w:val="0"/>
          <w:numId w:val="5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Install </w:t>
      </w:r>
      <w:hyperlink r:id="rId453" w:anchor="Install" w:history="1">
        <w:r w:rsidRPr="0052413D">
          <w:rPr>
            <w:rFonts w:ascii="宋体" w:eastAsia="宋体" w:hAnsi="宋体" w:cs="宋体"/>
            <w:color w:val="046DC8"/>
            <w:kern w:val="0"/>
            <w:sz w:val="24"/>
            <w:szCs w:val="24"/>
            <w:u w:val="single"/>
          </w:rPr>
          <w:t>depot_tools</w:t>
        </w:r>
      </w:hyperlink>
    </w:p>
    <w:p w:rsidR="0052413D" w:rsidRPr="0052413D" w:rsidRDefault="0052413D" w:rsidP="0052413D">
      <w:pPr>
        <w:widowControl/>
        <w:numPr>
          <w:ilvl w:val="0"/>
          <w:numId w:val="5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Install </w:t>
      </w:r>
      <w:hyperlink r:id="rId454" w:anchor="Install-additional-build-dependencies" w:history="1">
        <w:r w:rsidRPr="0052413D">
          <w:rPr>
            <w:rFonts w:ascii="宋体" w:eastAsia="宋体" w:hAnsi="宋体" w:cs="宋体"/>
            <w:color w:val="046DC8"/>
            <w:kern w:val="0"/>
            <w:sz w:val="24"/>
            <w:szCs w:val="24"/>
            <w:u w:val="single"/>
          </w:rPr>
          <w:t>additional build dependencies</w:t>
        </w:r>
      </w:hyperlink>
    </w:p>
    <w:p w:rsidR="0052413D" w:rsidRPr="0052413D" w:rsidRDefault="0052413D" w:rsidP="0052413D">
      <w:pPr>
        <w:widowControl/>
        <w:numPr>
          <w:ilvl w:val="0"/>
          <w:numId w:val="5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Fetch the git submodules: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git submodule update --init --recursive</w:t>
      </w:r>
    </w:p>
    <w:p w:rsidR="0052413D" w:rsidRPr="0052413D" w:rsidRDefault="0052413D" w:rsidP="0052413D">
      <w:pPr>
        <w:widowControl/>
        <w:numPr>
          <w:ilvl w:val="0"/>
          <w:numId w:val="52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Copy the .gclient config file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cp vendor/libchromiumcontent/.gclient .</w:t>
      </w:r>
    </w:p>
    <w:p w:rsidR="0052413D" w:rsidRPr="0052413D" w:rsidRDefault="0052413D" w:rsidP="0052413D">
      <w:pPr>
        <w:widowControl/>
        <w:numPr>
          <w:ilvl w:val="0"/>
          <w:numId w:val="523"/>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Pass the </w:t>
      </w:r>
      <w:r w:rsidRPr="0052413D">
        <w:rPr>
          <w:rFonts w:ascii="Consolas" w:eastAsia="宋体" w:hAnsi="Consolas" w:cs="宋体"/>
          <w:color w:val="0B3D47"/>
          <w:kern w:val="0"/>
          <w:sz w:val="20"/>
          <w:szCs w:val="20"/>
          <w:shd w:val="clear" w:color="auto" w:fill="F1F3F4"/>
        </w:rPr>
        <w:t>--build_libchromiumcontent</w:t>
      </w:r>
      <w:r w:rsidRPr="0052413D">
        <w:rPr>
          <w:rFonts w:ascii="宋体" w:eastAsia="宋体" w:hAnsi="宋体" w:cs="宋体"/>
          <w:kern w:val="0"/>
          <w:sz w:val="24"/>
          <w:szCs w:val="24"/>
        </w:rPr>
        <w:t> switch to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 --build_libchromiumcontent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by default the </w:t>
      </w:r>
      <w:r w:rsidRPr="0052413D">
        <w:rPr>
          <w:rFonts w:ascii="Consolas" w:eastAsia="宋体" w:hAnsi="Consolas" w:cs="宋体"/>
          <w:color w:val="0B3D47"/>
          <w:kern w:val="0"/>
          <w:sz w:val="20"/>
          <w:szCs w:val="20"/>
          <w:shd w:val="clear" w:color="auto" w:fill="F1F3F4"/>
        </w:rPr>
        <w:t>shared_library</w:t>
      </w:r>
      <w:r w:rsidRPr="0052413D">
        <w:rPr>
          <w:rFonts w:ascii="宋体" w:eastAsia="宋体" w:hAnsi="宋体" w:cs="宋体"/>
          <w:kern w:val="0"/>
          <w:sz w:val="24"/>
          <w:szCs w:val="24"/>
        </w:rPr>
        <w:t> configuration is not built, so you can only build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version of Electron if you use this mode: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system </w:t>
      </w:r>
      <w:r w:rsidRPr="0052413D">
        <w:rPr>
          <w:rFonts w:ascii="Consolas" w:eastAsia="宋体" w:hAnsi="Consolas" w:cs="宋体"/>
          <w:color w:val="0B3D47"/>
          <w:kern w:val="0"/>
          <w:sz w:val="28"/>
          <w:szCs w:val="28"/>
          <w:shd w:val="clear" w:color="auto" w:fill="E2E8E9"/>
        </w:rPr>
        <w:t>clang</w:t>
      </w:r>
      <w:r w:rsidRPr="0052413D">
        <w:rPr>
          <w:rFonts w:ascii="宋体" w:eastAsia="宋体" w:hAnsi="宋体" w:cs="宋体"/>
          <w:color w:val="183D44"/>
          <w:kern w:val="0"/>
          <w:sz w:val="33"/>
          <w:szCs w:val="33"/>
        </w:rPr>
        <w:t> instead of downloaded </w:t>
      </w:r>
      <w:r w:rsidRPr="0052413D">
        <w:rPr>
          <w:rFonts w:ascii="Consolas" w:eastAsia="宋体" w:hAnsi="Consolas" w:cs="宋体"/>
          <w:color w:val="0B3D47"/>
          <w:kern w:val="0"/>
          <w:sz w:val="28"/>
          <w:szCs w:val="28"/>
          <w:shd w:val="clear" w:color="auto" w:fill="E2E8E9"/>
        </w:rPr>
        <w:t>clang</w:t>
      </w:r>
      <w:r w:rsidRPr="0052413D">
        <w:rPr>
          <w:rFonts w:ascii="宋体" w:eastAsia="宋体" w:hAnsi="宋体" w:cs="宋体"/>
          <w:color w:val="183D44"/>
          <w:kern w:val="0"/>
          <w:sz w:val="33"/>
          <w:szCs w:val="33"/>
        </w:rPr>
        <w:t> binaries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Electron is built with prebuilt </w:t>
      </w:r>
      <w:hyperlink r:id="rId455" w:history="1">
        <w:r w:rsidRPr="0052413D">
          <w:rPr>
            <w:rFonts w:ascii="Consolas" w:eastAsia="宋体" w:hAnsi="Consolas" w:cs="宋体"/>
            <w:color w:val="0B3D47"/>
            <w:kern w:val="0"/>
            <w:sz w:val="20"/>
            <w:szCs w:val="20"/>
            <w:shd w:val="clear" w:color="auto" w:fill="F1F3F4"/>
          </w:rPr>
          <w:t>clang</w:t>
        </w:r>
      </w:hyperlink>
      <w:r w:rsidRPr="0052413D">
        <w:rPr>
          <w:rFonts w:ascii="宋体" w:eastAsia="宋体" w:hAnsi="宋体" w:cs="宋体"/>
          <w:kern w:val="0"/>
          <w:sz w:val="24"/>
          <w:szCs w:val="24"/>
        </w:rPr>
        <w:t> binaries provided by the Chromium project. If for some reason you want to build with the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installed in your system, you can call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--clang_dir=&lt;path&gt;</w:t>
      </w:r>
      <w:r w:rsidRPr="0052413D">
        <w:rPr>
          <w:rFonts w:ascii="宋体" w:eastAsia="宋体" w:hAnsi="宋体" w:cs="宋体"/>
          <w:kern w:val="0"/>
          <w:sz w:val="24"/>
          <w:szCs w:val="24"/>
        </w:rPr>
        <w:t>switch. By passing it the build script will assume the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binaries reside in </w:t>
      </w:r>
      <w:r w:rsidRPr="0052413D">
        <w:rPr>
          <w:rFonts w:ascii="Consolas" w:eastAsia="宋体" w:hAnsi="Consolas" w:cs="宋体"/>
          <w:color w:val="0B3D47"/>
          <w:kern w:val="0"/>
          <w:sz w:val="20"/>
          <w:szCs w:val="20"/>
          <w:shd w:val="clear" w:color="auto" w:fill="F1F3F4"/>
        </w:rPr>
        <w:t>&lt;path&gt;/bin/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if you installed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under </w:t>
      </w:r>
      <w:r w:rsidRPr="0052413D">
        <w:rPr>
          <w:rFonts w:ascii="Consolas" w:eastAsia="宋体" w:hAnsi="Consolas" w:cs="宋体"/>
          <w:color w:val="0B3D47"/>
          <w:kern w:val="0"/>
          <w:sz w:val="20"/>
          <w:szCs w:val="20"/>
          <w:shd w:val="clear" w:color="auto" w:fill="F1F3F4"/>
        </w:rPr>
        <w:t>/user/local/bin/clang</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 --build_libchromiumcontent --clang_dir /usr/local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compilers other than </w:t>
      </w:r>
      <w:r w:rsidRPr="0052413D">
        <w:rPr>
          <w:rFonts w:ascii="Consolas" w:eastAsia="宋体" w:hAnsi="Consolas" w:cs="宋体"/>
          <w:color w:val="0B3D47"/>
          <w:kern w:val="0"/>
          <w:sz w:val="28"/>
          <w:szCs w:val="28"/>
          <w:shd w:val="clear" w:color="auto" w:fill="E2E8E9"/>
        </w:rPr>
        <w:t>clang</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build Electron with compilers like </w:t>
      </w:r>
      <w:r w:rsidRPr="0052413D">
        <w:rPr>
          <w:rFonts w:ascii="Consolas" w:eastAsia="宋体" w:hAnsi="Consolas" w:cs="宋体"/>
          <w:color w:val="0B3D47"/>
          <w:kern w:val="0"/>
          <w:sz w:val="20"/>
          <w:szCs w:val="20"/>
          <w:shd w:val="clear" w:color="auto" w:fill="F1F3F4"/>
        </w:rPr>
        <w:t>g++</w:t>
      </w:r>
      <w:r w:rsidRPr="0052413D">
        <w:rPr>
          <w:rFonts w:ascii="宋体" w:eastAsia="宋体" w:hAnsi="宋体" w:cs="宋体"/>
          <w:kern w:val="0"/>
          <w:sz w:val="24"/>
          <w:szCs w:val="24"/>
        </w:rPr>
        <w:t>, you first need to disable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--disable_clang</w:t>
      </w:r>
      <w:r w:rsidRPr="0052413D">
        <w:rPr>
          <w:rFonts w:ascii="宋体" w:eastAsia="宋体" w:hAnsi="宋体" w:cs="宋体"/>
          <w:kern w:val="0"/>
          <w:sz w:val="24"/>
          <w:szCs w:val="24"/>
        </w:rPr>
        <w:t> switch first, and then set </w:t>
      </w:r>
      <w:r w:rsidRPr="0052413D">
        <w:rPr>
          <w:rFonts w:ascii="Consolas" w:eastAsia="宋体" w:hAnsi="Consolas" w:cs="宋体"/>
          <w:color w:val="0B3D47"/>
          <w:kern w:val="0"/>
          <w:sz w:val="20"/>
          <w:szCs w:val="20"/>
          <w:shd w:val="clear" w:color="auto" w:fill="F1F3F4"/>
        </w:rPr>
        <w:t>CC</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CXX</w:t>
      </w:r>
      <w:r w:rsidRPr="0052413D">
        <w:rPr>
          <w:rFonts w:ascii="宋体" w:eastAsia="宋体" w:hAnsi="宋体" w:cs="宋体"/>
          <w:kern w:val="0"/>
          <w:sz w:val="24"/>
          <w:szCs w:val="24"/>
        </w:rPr>
        <w:t> environment variables to the ones you want.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 building with GCC toolchain: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env </w:t>
      </w:r>
      <w:r w:rsidRPr="0052413D">
        <w:rPr>
          <w:rFonts w:ascii="Consolas" w:eastAsia="宋体" w:hAnsi="Consolas" w:cs="宋体"/>
          <w:color w:val="007A7A"/>
          <w:kern w:val="0"/>
          <w:sz w:val="20"/>
          <w:szCs w:val="20"/>
          <w:bdr w:val="none" w:sz="0" w:space="0" w:color="auto" w:frame="1"/>
        </w:rPr>
        <w:t>CC</w:t>
      </w:r>
      <w:r w:rsidRPr="0052413D">
        <w:rPr>
          <w:rFonts w:ascii="Consolas" w:eastAsia="宋体" w:hAnsi="Consolas" w:cs="宋体"/>
          <w:color w:val="0B3D47"/>
          <w:kern w:val="0"/>
          <w:sz w:val="20"/>
          <w:szCs w:val="20"/>
          <w:bdr w:val="none" w:sz="0" w:space="0" w:color="auto" w:frame="1"/>
        </w:rPr>
        <w:t xml:space="preserve">=gcc </w:t>
      </w:r>
      <w:r w:rsidRPr="0052413D">
        <w:rPr>
          <w:rFonts w:ascii="Consolas" w:eastAsia="宋体" w:hAnsi="Consolas" w:cs="宋体"/>
          <w:color w:val="007A7A"/>
          <w:kern w:val="0"/>
          <w:sz w:val="20"/>
          <w:szCs w:val="20"/>
          <w:bdr w:val="none" w:sz="0" w:space="0" w:color="auto" w:frame="1"/>
        </w:rPr>
        <w:t>CXX</w:t>
      </w:r>
      <w:r w:rsidRPr="0052413D">
        <w:rPr>
          <w:rFonts w:ascii="Consolas" w:eastAsia="宋体" w:hAnsi="Consolas" w:cs="宋体"/>
          <w:color w:val="0B3D47"/>
          <w:kern w:val="0"/>
          <w:sz w:val="20"/>
          <w:szCs w:val="20"/>
          <w:bdr w:val="none" w:sz="0" w:space="0" w:color="auto" w:frame="1"/>
        </w:rPr>
        <w:t>=g++ ./script/bootstrap.py -v --build_libchromiumcontent --disable_clang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Environment variables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Apart from </w:t>
      </w:r>
      <w:r w:rsidRPr="0052413D">
        <w:rPr>
          <w:rFonts w:ascii="Consolas" w:eastAsia="宋体" w:hAnsi="Consolas" w:cs="宋体"/>
          <w:color w:val="0B3D47"/>
          <w:kern w:val="0"/>
          <w:sz w:val="20"/>
          <w:szCs w:val="20"/>
          <w:shd w:val="clear" w:color="auto" w:fill="F1F3F4"/>
        </w:rPr>
        <w:t>CC</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CXX</w:t>
      </w:r>
      <w:r w:rsidRPr="0052413D">
        <w:rPr>
          <w:rFonts w:ascii="宋体" w:eastAsia="宋体" w:hAnsi="宋体" w:cs="宋体"/>
          <w:kern w:val="0"/>
          <w:sz w:val="24"/>
          <w:szCs w:val="24"/>
        </w:rPr>
        <w:t>, you can also set following environment variables to custom the building configurations: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CPPFLAGS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CPPFLAGS_host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CFLAGS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CFLAGS_host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CXXFLAGS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CXXFLAGS_host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CC</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CC_host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CXX</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CXX_host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LDFLAGS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environment variables have to be set when executing the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script, it won’t work in the </w:t>
      </w:r>
      <w:r w:rsidRPr="0052413D">
        <w:rPr>
          <w:rFonts w:ascii="Consolas" w:eastAsia="宋体" w:hAnsi="Consolas" w:cs="宋体"/>
          <w:color w:val="0B3D47"/>
          <w:kern w:val="0"/>
          <w:sz w:val="20"/>
          <w:szCs w:val="20"/>
          <w:shd w:val="clear" w:color="auto" w:fill="F1F3F4"/>
        </w:rPr>
        <w:t>build.py</w:t>
      </w:r>
      <w:r w:rsidRPr="0052413D">
        <w:rPr>
          <w:rFonts w:ascii="宋体" w:eastAsia="宋体" w:hAnsi="宋体" w:cs="宋体"/>
          <w:kern w:val="0"/>
          <w:sz w:val="24"/>
          <w:szCs w:val="24"/>
        </w:rPr>
        <w:t>script.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Build Instructions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 the guidelines below for building Electron on macOS.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Prerequisites</w:t>
      </w:r>
    </w:p>
    <w:p w:rsidR="0052413D" w:rsidRPr="0052413D" w:rsidRDefault="0052413D" w:rsidP="0052413D">
      <w:pPr>
        <w:widowControl/>
        <w:numPr>
          <w:ilvl w:val="0"/>
          <w:numId w:val="52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macOS &gt;= 10.11.6</w:t>
      </w:r>
    </w:p>
    <w:p w:rsidR="0052413D" w:rsidRPr="0052413D" w:rsidRDefault="00E93C51" w:rsidP="0052413D">
      <w:pPr>
        <w:widowControl/>
        <w:numPr>
          <w:ilvl w:val="0"/>
          <w:numId w:val="525"/>
        </w:numPr>
        <w:spacing w:before="100" w:beforeAutospacing="1" w:after="120"/>
        <w:ind w:left="360"/>
        <w:jc w:val="left"/>
        <w:rPr>
          <w:rFonts w:ascii="宋体" w:eastAsia="宋体" w:hAnsi="宋体" w:cs="宋体"/>
          <w:kern w:val="0"/>
          <w:sz w:val="24"/>
          <w:szCs w:val="24"/>
        </w:rPr>
      </w:pPr>
      <w:hyperlink r:id="rId456" w:history="1">
        <w:r w:rsidR="0052413D" w:rsidRPr="0052413D">
          <w:rPr>
            <w:rFonts w:ascii="宋体" w:eastAsia="宋体" w:hAnsi="宋体" w:cs="宋体"/>
            <w:color w:val="046DC8"/>
            <w:kern w:val="0"/>
            <w:sz w:val="24"/>
            <w:szCs w:val="24"/>
            <w:u w:val="single"/>
          </w:rPr>
          <w:t>Xcode</w:t>
        </w:r>
      </w:hyperlink>
      <w:r w:rsidR="0052413D" w:rsidRPr="0052413D">
        <w:rPr>
          <w:rFonts w:ascii="宋体" w:eastAsia="宋体" w:hAnsi="宋体" w:cs="宋体"/>
          <w:kern w:val="0"/>
          <w:sz w:val="24"/>
          <w:szCs w:val="24"/>
        </w:rPr>
        <w:t> &gt;= 8.2.1</w:t>
      </w:r>
    </w:p>
    <w:p w:rsidR="0052413D" w:rsidRPr="0052413D" w:rsidRDefault="00E93C51" w:rsidP="0052413D">
      <w:pPr>
        <w:widowControl/>
        <w:numPr>
          <w:ilvl w:val="0"/>
          <w:numId w:val="525"/>
        </w:numPr>
        <w:spacing w:before="100" w:beforeAutospacing="1" w:after="120"/>
        <w:ind w:left="360"/>
        <w:jc w:val="left"/>
        <w:rPr>
          <w:rFonts w:ascii="宋体" w:eastAsia="宋体" w:hAnsi="宋体" w:cs="宋体"/>
          <w:kern w:val="0"/>
          <w:sz w:val="24"/>
          <w:szCs w:val="24"/>
        </w:rPr>
      </w:pPr>
      <w:hyperlink r:id="rId457" w:history="1">
        <w:r w:rsidR="0052413D" w:rsidRPr="0052413D">
          <w:rPr>
            <w:rFonts w:ascii="宋体" w:eastAsia="宋体" w:hAnsi="宋体" w:cs="宋体"/>
            <w:color w:val="046DC8"/>
            <w:kern w:val="0"/>
            <w:sz w:val="24"/>
            <w:szCs w:val="24"/>
            <w:u w:val="single"/>
          </w:rPr>
          <w:t>node.js</w:t>
        </w:r>
      </w:hyperlink>
      <w:r w:rsidR="0052413D" w:rsidRPr="0052413D">
        <w:rPr>
          <w:rFonts w:ascii="宋体" w:eastAsia="宋体" w:hAnsi="宋体" w:cs="宋体"/>
          <w:kern w:val="0"/>
          <w:sz w:val="24"/>
          <w:szCs w:val="24"/>
        </w:rPr>
        <w:t> (external)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are using the Python downloaded by Homebrew, you also need to install the following Python modules:</w:t>
      </w:r>
    </w:p>
    <w:p w:rsidR="0052413D" w:rsidRPr="0052413D" w:rsidRDefault="00E93C51" w:rsidP="0052413D">
      <w:pPr>
        <w:widowControl/>
        <w:numPr>
          <w:ilvl w:val="0"/>
          <w:numId w:val="526"/>
        </w:numPr>
        <w:spacing w:before="100" w:beforeAutospacing="1" w:after="120"/>
        <w:ind w:left="360"/>
        <w:jc w:val="left"/>
        <w:rPr>
          <w:rFonts w:ascii="宋体" w:eastAsia="宋体" w:hAnsi="宋体" w:cs="宋体"/>
          <w:kern w:val="0"/>
          <w:sz w:val="24"/>
          <w:szCs w:val="24"/>
        </w:rPr>
      </w:pPr>
      <w:hyperlink r:id="rId458" w:history="1">
        <w:r w:rsidR="0052413D" w:rsidRPr="0052413D">
          <w:rPr>
            <w:rFonts w:ascii="宋体" w:eastAsia="宋体" w:hAnsi="宋体" w:cs="宋体"/>
            <w:color w:val="046DC8"/>
            <w:kern w:val="0"/>
            <w:sz w:val="24"/>
            <w:szCs w:val="24"/>
            <w:u w:val="single"/>
          </w:rPr>
          <w:t>pyobjc</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macOS SDK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you’re simply developing Electron and don’t plan to redistribute your custom Electron build, you may skip this section.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certain features (e.g. pinch-zoom) to work properly, you must target the macOS 10.10 SDK.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Official Electron builds are built with </w:t>
      </w:r>
      <w:hyperlink r:id="rId459" w:history="1">
        <w:r w:rsidRPr="0052413D">
          <w:rPr>
            <w:rFonts w:ascii="宋体" w:eastAsia="宋体" w:hAnsi="宋体" w:cs="宋体"/>
            <w:color w:val="046DC8"/>
            <w:kern w:val="0"/>
            <w:sz w:val="24"/>
            <w:szCs w:val="24"/>
            <w:u w:val="single"/>
          </w:rPr>
          <w:t>Xcode 8.2.1</w:t>
        </w:r>
      </w:hyperlink>
      <w:r w:rsidRPr="0052413D">
        <w:rPr>
          <w:rFonts w:ascii="宋体" w:eastAsia="宋体" w:hAnsi="宋体" w:cs="宋体"/>
          <w:kern w:val="0"/>
          <w:sz w:val="24"/>
          <w:szCs w:val="24"/>
        </w:rPr>
        <w:t>, which does not contain the 10.10 SDK by default. To obtain it, first download and mount the </w:t>
      </w:r>
      <w:hyperlink r:id="rId460" w:history="1">
        <w:r w:rsidRPr="0052413D">
          <w:rPr>
            <w:rFonts w:ascii="宋体" w:eastAsia="宋体" w:hAnsi="宋体" w:cs="宋体"/>
            <w:color w:val="046DC8"/>
            <w:kern w:val="0"/>
            <w:sz w:val="24"/>
            <w:szCs w:val="24"/>
            <w:u w:val="single"/>
          </w:rPr>
          <w:t>Xcode 6.4</w:t>
        </w:r>
      </w:hyperlink>
      <w:r w:rsidRPr="0052413D">
        <w:rPr>
          <w:rFonts w:ascii="宋体" w:eastAsia="宋体" w:hAnsi="宋体" w:cs="宋体"/>
          <w:kern w:val="0"/>
          <w:sz w:val="24"/>
          <w:szCs w:val="24"/>
        </w:rPr>
        <w:t> DMG.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assuming that the Xcode 6.4 DMG has been mounted at </w:t>
      </w:r>
      <w:r w:rsidRPr="0052413D">
        <w:rPr>
          <w:rFonts w:ascii="Consolas" w:eastAsia="宋体" w:hAnsi="Consolas" w:cs="宋体"/>
          <w:color w:val="0B3D47"/>
          <w:kern w:val="0"/>
          <w:sz w:val="20"/>
          <w:szCs w:val="20"/>
          <w:shd w:val="clear" w:color="auto" w:fill="F1F3F4"/>
        </w:rPr>
        <w:t>/Volumes/Xcode</w:t>
      </w:r>
      <w:r w:rsidRPr="0052413D">
        <w:rPr>
          <w:rFonts w:ascii="宋体" w:eastAsia="宋体" w:hAnsi="宋体" w:cs="宋体"/>
          <w:kern w:val="0"/>
          <w:sz w:val="24"/>
          <w:szCs w:val="24"/>
        </w:rPr>
        <w:t> and that your Xcode 8.2.1 install is at </w:t>
      </w:r>
      <w:r w:rsidRPr="0052413D">
        <w:rPr>
          <w:rFonts w:ascii="Consolas" w:eastAsia="宋体" w:hAnsi="Consolas" w:cs="宋体"/>
          <w:color w:val="0B3D47"/>
          <w:kern w:val="0"/>
          <w:sz w:val="20"/>
          <w:szCs w:val="20"/>
          <w:shd w:val="clear" w:color="auto" w:fill="F1F3F4"/>
        </w:rPr>
        <w:t>/Applications/Xcode.app</w:t>
      </w:r>
      <w:r w:rsidRPr="0052413D">
        <w:rPr>
          <w:rFonts w:ascii="宋体" w:eastAsia="宋体" w:hAnsi="宋体" w:cs="宋体"/>
          <w:kern w:val="0"/>
          <w:sz w:val="24"/>
          <w:szCs w:val="24"/>
        </w:rPr>
        <w:t>, run: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cp -r /Volumes/Xcode/Xcode.app/Contents/Developer/Platforms/MacOSX.platform/Developer/SDKs/MacOSX10.10.sdk /Applications/Xcode.app/Contents/Developer/Platforms/MacOSX.platform/Developer/SDKs/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will also need to enable Xcode to build against the 10.10 SDK:</w:t>
      </w:r>
    </w:p>
    <w:p w:rsidR="0052413D" w:rsidRPr="0052413D" w:rsidRDefault="0052413D" w:rsidP="0052413D">
      <w:pPr>
        <w:widowControl/>
        <w:numPr>
          <w:ilvl w:val="0"/>
          <w:numId w:val="5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w:t>
      </w:r>
      <w:r w:rsidRPr="0052413D">
        <w:rPr>
          <w:rFonts w:ascii="Consolas" w:eastAsia="宋体" w:hAnsi="Consolas" w:cs="宋体"/>
          <w:color w:val="0B3D47"/>
          <w:kern w:val="0"/>
          <w:sz w:val="20"/>
          <w:szCs w:val="20"/>
          <w:shd w:val="clear" w:color="auto" w:fill="F1F3F4"/>
        </w:rPr>
        <w:t>/Applications/Xcode.app/Contents/Developer/Platforms/MacOSX.platform/Info.plist</w:t>
      </w:r>
    </w:p>
    <w:p w:rsidR="0052413D" w:rsidRPr="0052413D" w:rsidRDefault="0052413D" w:rsidP="0052413D">
      <w:pPr>
        <w:widowControl/>
        <w:numPr>
          <w:ilvl w:val="0"/>
          <w:numId w:val="5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Set the </w:t>
      </w:r>
      <w:r w:rsidRPr="0052413D">
        <w:rPr>
          <w:rFonts w:ascii="Consolas" w:eastAsia="宋体" w:hAnsi="Consolas" w:cs="宋体"/>
          <w:color w:val="0B3D47"/>
          <w:kern w:val="0"/>
          <w:sz w:val="20"/>
          <w:szCs w:val="20"/>
          <w:shd w:val="clear" w:color="auto" w:fill="F1F3F4"/>
        </w:rPr>
        <w:t>MinimumSDKVersion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10.10</w:t>
      </w:r>
    </w:p>
    <w:p w:rsidR="0052413D" w:rsidRPr="0052413D" w:rsidRDefault="0052413D" w:rsidP="0052413D">
      <w:pPr>
        <w:widowControl/>
        <w:numPr>
          <w:ilvl w:val="0"/>
          <w:numId w:val="52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Save the file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Bootstrapping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bootstrap script will download all necessary build dependencies and create the build project files. Notice that we’re using </w:t>
      </w:r>
      <w:hyperlink r:id="rId461" w:history="1">
        <w:r w:rsidRPr="0052413D">
          <w:rPr>
            <w:rFonts w:ascii="宋体" w:eastAsia="宋体" w:hAnsi="宋体" w:cs="宋体"/>
            <w:color w:val="046DC8"/>
            <w:kern w:val="0"/>
            <w:sz w:val="24"/>
            <w:szCs w:val="24"/>
            <w:u w:val="single"/>
          </w:rPr>
          <w:t>ninja</w:t>
        </w:r>
      </w:hyperlink>
      <w:r w:rsidRPr="0052413D">
        <w:rPr>
          <w:rFonts w:ascii="宋体" w:eastAsia="宋体" w:hAnsi="宋体" w:cs="宋体"/>
          <w:kern w:val="0"/>
          <w:sz w:val="24"/>
          <w:szCs w:val="24"/>
        </w:rPr>
        <w:t> to build Electron so there is no Xcode project generated.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Building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Build both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only build the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building is done, you can find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under </w:t>
      </w:r>
      <w:r w:rsidRPr="0052413D">
        <w:rPr>
          <w:rFonts w:ascii="Consolas" w:eastAsia="宋体" w:hAnsi="Consolas" w:cs="宋体"/>
          <w:color w:val="0B3D47"/>
          <w:kern w:val="0"/>
          <w:sz w:val="20"/>
          <w:szCs w:val="20"/>
          <w:shd w:val="clear" w:color="auto" w:fill="F1F3F4"/>
        </w:rPr>
        <w:t>out/D</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32bit Support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can only be built for a 64bit target on macOS and there is no plan to support 32bit macOS in the future.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Cleaning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clean the build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only </w:t>
      </w:r>
      <w:r w:rsidRPr="0052413D">
        <w:rPr>
          <w:rFonts w:ascii="Consolas" w:eastAsia="宋体" w:hAnsi="Consolas" w:cs="宋体"/>
          <w:color w:val="0B3D47"/>
          <w:kern w:val="0"/>
          <w:sz w:val="20"/>
          <w:szCs w:val="20"/>
          <w:shd w:val="clear" w:color="auto" w:fill="F1F3F4"/>
        </w:rPr>
        <w:t>out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Both clean commands require running </w:t>
      </w:r>
      <w:r w:rsidRPr="0052413D">
        <w:rPr>
          <w:rFonts w:ascii="Consolas" w:eastAsia="宋体" w:hAnsi="Consolas" w:cs="宋体"/>
          <w:color w:val="0B3D47"/>
          <w:kern w:val="0"/>
          <w:sz w:val="20"/>
          <w:szCs w:val="20"/>
          <w:shd w:val="clear" w:color="auto" w:fill="F1F3F4"/>
        </w:rPr>
        <w:t>bootstrap</w:t>
      </w:r>
      <w:r w:rsidRPr="0052413D">
        <w:rPr>
          <w:rFonts w:ascii="宋体" w:eastAsia="宋体" w:hAnsi="宋体" w:cs="宋体"/>
          <w:kern w:val="0"/>
          <w:sz w:val="24"/>
          <w:szCs w:val="24"/>
        </w:rPr>
        <w:t> again before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62" w:anchor="tests" w:history="1">
        <w:r w:rsidRPr="0052413D">
          <w:rPr>
            <w:rFonts w:ascii="宋体" w:eastAsia="宋体" w:hAnsi="宋体" w:cs="宋体"/>
            <w:color w:val="046DC8"/>
            <w:kern w:val="0"/>
            <w:sz w:val="24"/>
            <w:szCs w:val="24"/>
            <w:u w:val="single"/>
          </w:rPr>
          <w:t>Build System Overview: Tests</w:t>
        </w:r>
      </w:hyperlink>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Build Instructions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 the guidelines below for building Electron on Windows.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Prerequisites</w:t>
      </w:r>
    </w:p>
    <w:p w:rsidR="0052413D" w:rsidRPr="0052413D" w:rsidRDefault="0052413D" w:rsidP="0052413D">
      <w:pPr>
        <w:widowControl/>
        <w:numPr>
          <w:ilvl w:val="0"/>
          <w:numId w:val="52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Windows 7 / Server 2008 R2 or higher</w:t>
      </w:r>
    </w:p>
    <w:p w:rsidR="0052413D" w:rsidRPr="0052413D" w:rsidRDefault="0052413D" w:rsidP="0052413D">
      <w:pPr>
        <w:widowControl/>
        <w:numPr>
          <w:ilvl w:val="0"/>
          <w:numId w:val="52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Visual Studio 2015 Update 3 - </w:t>
      </w:r>
      <w:hyperlink r:id="rId463" w:history="1">
        <w:r w:rsidRPr="0052413D">
          <w:rPr>
            <w:rFonts w:ascii="宋体" w:eastAsia="宋体" w:hAnsi="宋体" w:cs="宋体"/>
            <w:color w:val="046DC8"/>
            <w:kern w:val="0"/>
            <w:sz w:val="24"/>
            <w:szCs w:val="24"/>
            <w:u w:val="single"/>
          </w:rPr>
          <w:t>download VS 2015 Community Edition for free</w:t>
        </w:r>
      </w:hyperlink>
    </w:p>
    <w:p w:rsidR="0052413D" w:rsidRPr="0052413D" w:rsidRDefault="00E93C51" w:rsidP="0052413D">
      <w:pPr>
        <w:widowControl/>
        <w:numPr>
          <w:ilvl w:val="0"/>
          <w:numId w:val="528"/>
        </w:numPr>
        <w:spacing w:before="100" w:beforeAutospacing="1" w:after="120"/>
        <w:ind w:left="360"/>
        <w:jc w:val="left"/>
        <w:rPr>
          <w:rFonts w:ascii="宋体" w:eastAsia="宋体" w:hAnsi="宋体" w:cs="宋体"/>
          <w:kern w:val="0"/>
          <w:sz w:val="24"/>
          <w:szCs w:val="24"/>
        </w:rPr>
      </w:pPr>
      <w:hyperlink r:id="rId464" w:history="1">
        <w:r w:rsidR="0052413D" w:rsidRPr="0052413D">
          <w:rPr>
            <w:rFonts w:ascii="宋体" w:eastAsia="宋体" w:hAnsi="宋体" w:cs="宋体"/>
            <w:color w:val="046DC8"/>
            <w:kern w:val="0"/>
            <w:sz w:val="24"/>
            <w:szCs w:val="24"/>
            <w:u w:val="single"/>
          </w:rPr>
          <w:t>Python 2.7</w:t>
        </w:r>
      </w:hyperlink>
    </w:p>
    <w:p w:rsidR="0052413D" w:rsidRPr="0052413D" w:rsidRDefault="00E93C51" w:rsidP="0052413D">
      <w:pPr>
        <w:widowControl/>
        <w:numPr>
          <w:ilvl w:val="0"/>
          <w:numId w:val="528"/>
        </w:numPr>
        <w:spacing w:before="100" w:beforeAutospacing="1" w:after="120"/>
        <w:ind w:left="360"/>
        <w:jc w:val="left"/>
        <w:rPr>
          <w:rFonts w:ascii="宋体" w:eastAsia="宋体" w:hAnsi="宋体" w:cs="宋体"/>
          <w:kern w:val="0"/>
          <w:sz w:val="24"/>
          <w:szCs w:val="24"/>
        </w:rPr>
      </w:pPr>
      <w:hyperlink r:id="rId465" w:history="1">
        <w:r w:rsidR="0052413D" w:rsidRPr="0052413D">
          <w:rPr>
            <w:rFonts w:ascii="宋体" w:eastAsia="宋体" w:hAnsi="宋体" w:cs="宋体"/>
            <w:color w:val="046DC8"/>
            <w:kern w:val="0"/>
            <w:sz w:val="24"/>
            <w:szCs w:val="24"/>
            <w:u w:val="single"/>
          </w:rPr>
          <w:t>Node.js</w:t>
        </w:r>
      </w:hyperlink>
    </w:p>
    <w:p w:rsidR="0052413D" w:rsidRPr="0052413D" w:rsidRDefault="00E93C51" w:rsidP="0052413D">
      <w:pPr>
        <w:widowControl/>
        <w:numPr>
          <w:ilvl w:val="0"/>
          <w:numId w:val="528"/>
        </w:numPr>
        <w:spacing w:before="100" w:beforeAutospacing="1" w:after="120"/>
        <w:ind w:left="360"/>
        <w:jc w:val="left"/>
        <w:rPr>
          <w:rFonts w:ascii="宋体" w:eastAsia="宋体" w:hAnsi="宋体" w:cs="宋体"/>
          <w:kern w:val="0"/>
          <w:sz w:val="24"/>
          <w:szCs w:val="24"/>
        </w:rPr>
      </w:pPr>
      <w:hyperlink r:id="rId466" w:history="1">
        <w:r w:rsidR="0052413D" w:rsidRPr="0052413D">
          <w:rPr>
            <w:rFonts w:ascii="宋体" w:eastAsia="宋体" w:hAnsi="宋体" w:cs="宋体"/>
            <w:color w:val="046DC8"/>
            <w:kern w:val="0"/>
            <w:sz w:val="24"/>
            <w:szCs w:val="24"/>
            <w:u w:val="single"/>
          </w:rPr>
          <w:t>Git</w:t>
        </w:r>
      </w:hyperlink>
    </w:p>
    <w:p w:rsidR="0052413D" w:rsidRPr="0052413D" w:rsidRDefault="00E93C51" w:rsidP="0052413D">
      <w:pPr>
        <w:widowControl/>
        <w:numPr>
          <w:ilvl w:val="0"/>
          <w:numId w:val="528"/>
        </w:numPr>
        <w:spacing w:beforeAutospacing="1"/>
        <w:ind w:left="360"/>
        <w:jc w:val="left"/>
        <w:rPr>
          <w:rFonts w:ascii="宋体" w:eastAsia="宋体" w:hAnsi="宋体" w:cs="宋体"/>
          <w:kern w:val="0"/>
          <w:sz w:val="24"/>
          <w:szCs w:val="24"/>
        </w:rPr>
      </w:pPr>
      <w:hyperlink r:id="rId467" w:history="1">
        <w:r w:rsidR="0052413D" w:rsidRPr="0052413D">
          <w:rPr>
            <w:rFonts w:ascii="宋体" w:eastAsia="宋体" w:hAnsi="宋体" w:cs="宋体"/>
            <w:color w:val="046DC8"/>
            <w:kern w:val="0"/>
            <w:sz w:val="24"/>
            <w:szCs w:val="24"/>
            <w:u w:val="single"/>
          </w:rPr>
          <w:t>Debugging Tools for Windows</w:t>
        </w:r>
      </w:hyperlink>
      <w:r w:rsidR="0052413D" w:rsidRPr="0052413D">
        <w:rPr>
          <w:rFonts w:ascii="宋体" w:eastAsia="宋体" w:hAnsi="宋体" w:cs="宋体"/>
          <w:kern w:val="0"/>
          <w:sz w:val="24"/>
          <w:szCs w:val="24"/>
        </w:rPr>
        <w:t> if you plan on creating a full distribution since </w:t>
      </w:r>
      <w:r w:rsidR="0052413D" w:rsidRPr="0052413D">
        <w:rPr>
          <w:rFonts w:ascii="Consolas" w:eastAsia="宋体" w:hAnsi="Consolas" w:cs="宋体"/>
          <w:color w:val="0B3D47"/>
          <w:kern w:val="0"/>
          <w:sz w:val="20"/>
          <w:szCs w:val="20"/>
          <w:shd w:val="clear" w:color="auto" w:fill="F1F3F4"/>
        </w:rPr>
        <w:t>symstore.exe</w:t>
      </w:r>
      <w:r w:rsidR="0052413D" w:rsidRPr="0052413D">
        <w:rPr>
          <w:rFonts w:ascii="宋体" w:eastAsia="宋体" w:hAnsi="宋体" w:cs="宋体"/>
          <w:kern w:val="0"/>
          <w:sz w:val="24"/>
          <w:szCs w:val="24"/>
        </w:rPr>
        <w:t> is used for creating a symbol store from </w:t>
      </w:r>
      <w:r w:rsidR="0052413D" w:rsidRPr="0052413D">
        <w:rPr>
          <w:rFonts w:ascii="Consolas" w:eastAsia="宋体" w:hAnsi="Consolas" w:cs="宋体"/>
          <w:color w:val="0B3D47"/>
          <w:kern w:val="0"/>
          <w:sz w:val="20"/>
          <w:szCs w:val="20"/>
          <w:shd w:val="clear" w:color="auto" w:fill="F1F3F4"/>
        </w:rPr>
        <w:t>.pdb</w:t>
      </w:r>
      <w:r w:rsidR="0052413D" w:rsidRPr="0052413D">
        <w:rPr>
          <w:rFonts w:ascii="宋体" w:eastAsia="宋体" w:hAnsi="宋体" w:cs="宋体"/>
          <w:kern w:val="0"/>
          <w:sz w:val="24"/>
          <w:szCs w:val="24"/>
        </w:rPr>
        <w:t>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don’t currently have a Windows installation, </w:t>
      </w:r>
      <w:hyperlink r:id="rId468" w:history="1">
        <w:r w:rsidRPr="0052413D">
          <w:rPr>
            <w:rFonts w:ascii="宋体" w:eastAsia="宋体" w:hAnsi="宋体" w:cs="宋体"/>
            <w:color w:val="046DC8"/>
            <w:kern w:val="0"/>
            <w:sz w:val="24"/>
            <w:szCs w:val="24"/>
            <w:u w:val="single"/>
          </w:rPr>
          <w:t>dev.microsoftedge.com</w:t>
        </w:r>
      </w:hyperlink>
      <w:r w:rsidRPr="0052413D">
        <w:rPr>
          <w:rFonts w:ascii="宋体" w:eastAsia="宋体" w:hAnsi="宋体" w:cs="宋体"/>
          <w:kern w:val="0"/>
          <w:sz w:val="24"/>
          <w:szCs w:val="24"/>
        </w:rPr>
        <w:t> has timebombed versions of Windows that you can use to build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Building Electron is done entirely with command-line scripts and cannot be done with Visual Studio. You can develop Electron with any editor but support for building with Visual Studio will come in the future.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Even though Visual Studio is not used for building, it’s still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because we need the build toolchains it provides.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https://github.com/electron/electron.git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Bootstrapping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bootstrap script will download all necessary build dependencies and create the build project files. Notice that we’re using </w:t>
      </w:r>
      <w:r w:rsidRPr="0052413D">
        <w:rPr>
          <w:rFonts w:ascii="Consolas" w:eastAsia="宋体" w:hAnsi="Consolas" w:cs="宋体"/>
          <w:color w:val="0B3D47"/>
          <w:kern w:val="0"/>
          <w:sz w:val="20"/>
          <w:szCs w:val="20"/>
          <w:shd w:val="clear" w:color="auto" w:fill="F1F3F4"/>
        </w:rPr>
        <w:t>ninja</w:t>
      </w:r>
      <w:r w:rsidRPr="0052413D">
        <w:rPr>
          <w:rFonts w:ascii="宋体" w:eastAsia="宋体" w:hAnsi="宋体" w:cs="宋体"/>
          <w:kern w:val="0"/>
          <w:sz w:val="24"/>
          <w:szCs w:val="24"/>
        </w:rPr>
        <w:t> to build Electron so there is no Visual Studio project generated.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ootstrap.py -v</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Building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Build both Release and Debug targets: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uild.py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also only build the Debug target: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uild.py -c 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building is done, you can find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under </w:t>
      </w:r>
      <w:r w:rsidRPr="0052413D">
        <w:rPr>
          <w:rFonts w:ascii="Consolas" w:eastAsia="宋体" w:hAnsi="Consolas" w:cs="宋体"/>
          <w:color w:val="0B3D47"/>
          <w:kern w:val="0"/>
          <w:sz w:val="20"/>
          <w:szCs w:val="20"/>
          <w:shd w:val="clear" w:color="auto" w:fill="F1F3F4"/>
        </w:rPr>
        <w:t>out\D</w:t>
      </w:r>
      <w:r w:rsidRPr="0052413D">
        <w:rPr>
          <w:rFonts w:ascii="宋体" w:eastAsia="宋体" w:hAnsi="宋体" w:cs="宋体"/>
          <w:kern w:val="0"/>
          <w:sz w:val="24"/>
          <w:szCs w:val="24"/>
        </w:rPr>
        <w:t> (debug target) or under </w:t>
      </w:r>
      <w:r w:rsidRPr="0052413D">
        <w:rPr>
          <w:rFonts w:ascii="Consolas" w:eastAsia="宋体" w:hAnsi="Consolas" w:cs="宋体"/>
          <w:color w:val="0B3D47"/>
          <w:kern w:val="0"/>
          <w:sz w:val="20"/>
          <w:szCs w:val="20"/>
          <w:shd w:val="clear" w:color="auto" w:fill="F1F3F4"/>
        </w:rPr>
        <w:t>out\R</w:t>
      </w:r>
      <w:r w:rsidRPr="0052413D">
        <w:rPr>
          <w:rFonts w:ascii="宋体" w:eastAsia="宋体" w:hAnsi="宋体" w:cs="宋体"/>
          <w:kern w:val="0"/>
          <w:sz w:val="24"/>
          <w:szCs w:val="24"/>
        </w:rPr>
        <w:t> (release target).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32bit 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build for the 32bit target, you need to pass </w:t>
      </w:r>
      <w:r w:rsidRPr="0052413D">
        <w:rPr>
          <w:rFonts w:ascii="Consolas" w:eastAsia="宋体" w:hAnsi="Consolas" w:cs="宋体"/>
          <w:color w:val="0B3D47"/>
          <w:kern w:val="0"/>
          <w:sz w:val="20"/>
          <w:szCs w:val="20"/>
          <w:shd w:val="clear" w:color="auto" w:fill="F1F3F4"/>
        </w:rPr>
        <w:t>--target_arch=ia32</w:t>
      </w:r>
      <w:r w:rsidRPr="0052413D">
        <w:rPr>
          <w:rFonts w:ascii="宋体" w:eastAsia="宋体" w:hAnsi="宋体" w:cs="宋体"/>
          <w:kern w:val="0"/>
          <w:sz w:val="24"/>
          <w:szCs w:val="24"/>
        </w:rPr>
        <w:t> when running the bootstrap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ootstrap.py -v --target_arch=ia32</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other building steps are exactly the same.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Visual Studio project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generate a Visual Studio project, you can pass the </w:t>
      </w:r>
      <w:r w:rsidRPr="0052413D">
        <w:rPr>
          <w:rFonts w:ascii="Consolas" w:eastAsia="宋体" w:hAnsi="Consolas" w:cs="宋体"/>
          <w:color w:val="0B3D47"/>
          <w:kern w:val="0"/>
          <w:sz w:val="20"/>
          <w:szCs w:val="20"/>
          <w:shd w:val="clear" w:color="auto" w:fill="F1F3F4"/>
        </w:rPr>
        <w:t>--msvs</w:t>
      </w:r>
      <w:r w:rsidRPr="0052413D">
        <w:rPr>
          <w:rFonts w:ascii="宋体" w:eastAsia="宋体" w:hAnsi="宋体" w:cs="宋体"/>
          <w:kern w:val="0"/>
          <w:sz w:val="24"/>
          <w:szCs w:val="24"/>
        </w:rPr>
        <w:t>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ootstrap.py --msvs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Cleaning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clean the build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npm run clean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only </w:t>
      </w:r>
      <w:r w:rsidRPr="0052413D">
        <w:rPr>
          <w:rFonts w:ascii="Consolas" w:eastAsia="宋体" w:hAnsi="Consolas" w:cs="宋体"/>
          <w:color w:val="0B3D47"/>
          <w:kern w:val="0"/>
          <w:sz w:val="20"/>
          <w:szCs w:val="20"/>
          <w:shd w:val="clear" w:color="auto" w:fill="F1F3F4"/>
        </w:rPr>
        <w:t>out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Both clean commands require running </w:t>
      </w:r>
      <w:r w:rsidRPr="0052413D">
        <w:rPr>
          <w:rFonts w:ascii="Consolas" w:eastAsia="宋体" w:hAnsi="Consolas" w:cs="宋体"/>
          <w:color w:val="0B3D47"/>
          <w:kern w:val="0"/>
          <w:sz w:val="20"/>
          <w:szCs w:val="20"/>
          <w:shd w:val="clear" w:color="auto" w:fill="F1F3F4"/>
        </w:rPr>
        <w:t>bootstrap</w:t>
      </w:r>
      <w:r w:rsidRPr="0052413D">
        <w:rPr>
          <w:rFonts w:ascii="宋体" w:eastAsia="宋体" w:hAnsi="宋体" w:cs="宋体"/>
          <w:kern w:val="0"/>
          <w:sz w:val="24"/>
          <w:szCs w:val="24"/>
        </w:rPr>
        <w:t> again before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69" w:anchor="tests" w:history="1">
        <w:r w:rsidRPr="0052413D">
          <w:rPr>
            <w:rFonts w:ascii="宋体" w:eastAsia="宋体" w:hAnsi="宋体" w:cs="宋体"/>
            <w:color w:val="046DC8"/>
            <w:kern w:val="0"/>
            <w:sz w:val="24"/>
            <w:szCs w:val="24"/>
            <w:u w:val="single"/>
          </w:rPr>
          <w:t>Build System Overview: Tests</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Command xxxx not found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encountered an error like </w:t>
      </w:r>
      <w:r w:rsidRPr="0052413D">
        <w:rPr>
          <w:rFonts w:ascii="Consolas" w:eastAsia="宋体" w:hAnsi="Consolas" w:cs="宋体"/>
          <w:color w:val="0B3D47"/>
          <w:kern w:val="0"/>
          <w:sz w:val="20"/>
          <w:szCs w:val="20"/>
          <w:shd w:val="clear" w:color="auto" w:fill="F1F3F4"/>
        </w:rPr>
        <w:t>Command xxxx not found</w:t>
      </w:r>
      <w:r w:rsidRPr="0052413D">
        <w:rPr>
          <w:rFonts w:ascii="宋体" w:eastAsia="宋体" w:hAnsi="宋体" w:cs="宋体"/>
          <w:kern w:val="0"/>
          <w:sz w:val="24"/>
          <w:szCs w:val="24"/>
        </w:rPr>
        <w:t>, you may try to use the </w:t>
      </w:r>
      <w:r w:rsidRPr="0052413D">
        <w:rPr>
          <w:rFonts w:ascii="Consolas" w:eastAsia="宋体" w:hAnsi="Consolas" w:cs="宋体"/>
          <w:color w:val="0B3D47"/>
          <w:kern w:val="0"/>
          <w:sz w:val="20"/>
          <w:szCs w:val="20"/>
          <w:shd w:val="clear" w:color="auto" w:fill="F1F3F4"/>
        </w:rPr>
        <w:t>VS2015 Command Prompt</w:t>
      </w:r>
      <w:r w:rsidRPr="0052413D">
        <w:rPr>
          <w:rFonts w:ascii="宋体" w:eastAsia="宋体" w:hAnsi="宋体" w:cs="宋体"/>
          <w:kern w:val="0"/>
          <w:sz w:val="24"/>
          <w:szCs w:val="24"/>
        </w:rPr>
        <w:t> console to execute the build scripts.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Fatal internal compiler error: C1001</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 sure you have the latest Visual Studio update installed.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Assertion failed: ((handle))-&gt;activecnt &gt;= 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building under Cygwin, you may see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failed with following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Assertion failed: ((handle))-&gt;activecnt &gt;= 0, file src\win\pipe.c, line 1430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Traceback (most recent call last):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"script/bootstrap.py", line 87, in &lt;module&gt;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sys.exit(main())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"script/bootstrap.py", line 22, in main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update_node_modules('.')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"script/bootstrap.py", line 56, in update_node_modules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execute([NPM, 'install'])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"/home/zcbenz/codes/raven/script/lib/util.py", line 118, in execute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raise 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subprocess.CalledProcessError: Command '['npm.cmd', 'install']' returned non-zero exit status 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is caused by a bug when using Cygwin Python and Win32 Node together. The solution is to use the Win32 Python to execute the bootstrap script (assuming you have installed Python under </w:t>
      </w:r>
      <w:r w:rsidRPr="0052413D">
        <w:rPr>
          <w:rFonts w:ascii="Consolas" w:eastAsia="宋体" w:hAnsi="Consolas" w:cs="宋体"/>
          <w:color w:val="0B3D47"/>
          <w:kern w:val="0"/>
          <w:sz w:val="20"/>
          <w:szCs w:val="20"/>
          <w:shd w:val="clear" w:color="auto" w:fill="F1F3F4"/>
        </w:rPr>
        <w:t>C:\Python27</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/cygdrive/c/Python27/python.exe script/bootstrap.py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LNK1181: cannot open input file ‘kernel32.lib’</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Try reinstalling 32bit Node.js.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Error: ENOENT, stat ‘C:\Users\USERNAME\AppData\Roaming\npm’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Simply making that directory </w:t>
      </w:r>
      <w:hyperlink r:id="rId470" w:history="1">
        <w:r w:rsidRPr="0052413D">
          <w:rPr>
            <w:rFonts w:ascii="宋体" w:eastAsia="宋体" w:hAnsi="宋体" w:cs="宋体"/>
            <w:color w:val="046DC8"/>
            <w:kern w:val="0"/>
            <w:sz w:val="24"/>
            <w:szCs w:val="24"/>
            <w:u w:val="single"/>
          </w:rPr>
          <w:t>should fix the problem</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mkdir ~</w:t>
      </w:r>
      <w:r w:rsidRPr="0052413D">
        <w:rPr>
          <w:rFonts w:ascii="Consolas" w:eastAsia="宋体" w:hAnsi="Consolas" w:cs="宋体"/>
          <w:color w:val="D01040"/>
          <w:kern w:val="0"/>
          <w:sz w:val="20"/>
          <w:szCs w:val="20"/>
          <w:bdr w:val="none" w:sz="0" w:space="0" w:color="auto" w:frame="1"/>
        </w:rPr>
        <w:t>\A</w:t>
      </w:r>
      <w:r w:rsidRPr="0052413D">
        <w:rPr>
          <w:rFonts w:ascii="Consolas" w:eastAsia="宋体" w:hAnsi="Consolas" w:cs="宋体"/>
          <w:color w:val="0B3D47"/>
          <w:kern w:val="0"/>
          <w:sz w:val="20"/>
          <w:szCs w:val="20"/>
          <w:bdr w:val="none" w:sz="0" w:space="0" w:color="auto" w:frame="1"/>
        </w:rPr>
        <w:t>ppData</w:t>
      </w:r>
      <w:r w:rsidRPr="0052413D">
        <w:rPr>
          <w:rFonts w:ascii="Consolas" w:eastAsia="宋体" w:hAnsi="Consolas" w:cs="宋体"/>
          <w:color w:val="D01040"/>
          <w:kern w:val="0"/>
          <w:sz w:val="20"/>
          <w:szCs w:val="20"/>
          <w:bdr w:val="none" w:sz="0" w:space="0" w:color="auto" w:frame="1"/>
        </w:rPr>
        <w:t>\R</w:t>
      </w:r>
      <w:r w:rsidRPr="0052413D">
        <w:rPr>
          <w:rFonts w:ascii="Consolas" w:eastAsia="宋体" w:hAnsi="Consolas" w:cs="宋体"/>
          <w:color w:val="0B3D47"/>
          <w:kern w:val="0"/>
          <w:sz w:val="20"/>
          <w:szCs w:val="20"/>
          <w:bdr w:val="none" w:sz="0" w:space="0" w:color="auto" w:frame="1"/>
        </w:rPr>
        <w:t>oaming</w:t>
      </w:r>
      <w:r w:rsidRPr="0052413D">
        <w:rPr>
          <w:rFonts w:ascii="Consolas" w:eastAsia="宋体" w:hAnsi="Consolas" w:cs="宋体"/>
          <w:color w:val="D01040"/>
          <w:kern w:val="0"/>
          <w:sz w:val="20"/>
          <w:szCs w:val="20"/>
          <w:bdr w:val="none" w:sz="0" w:space="0" w:color="auto" w:frame="1"/>
        </w:rPr>
        <w:t>\n</w:t>
      </w:r>
      <w:r w:rsidRPr="0052413D">
        <w:rPr>
          <w:rFonts w:ascii="Consolas" w:eastAsia="宋体" w:hAnsi="Consolas" w:cs="宋体"/>
          <w:color w:val="0B3D47"/>
          <w:kern w:val="0"/>
          <w:sz w:val="20"/>
          <w:szCs w:val="20"/>
          <w:bdr w:val="none" w:sz="0" w:space="0" w:color="auto" w:frame="1"/>
        </w:rPr>
        <w:t>pm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node-gyp is not recognized as an internal or external command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may get this error if you are using Git Bash for building, you should use PowerShell or VS2015 Command Prompt instead.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Build System Overview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uses </w:t>
      </w:r>
      <w:hyperlink r:id="rId471" w:history="1">
        <w:r w:rsidRPr="0052413D">
          <w:rPr>
            <w:rFonts w:ascii="宋体" w:eastAsia="宋体" w:hAnsi="宋体" w:cs="宋体"/>
            <w:color w:val="046DC8"/>
            <w:kern w:val="0"/>
            <w:sz w:val="24"/>
            <w:szCs w:val="24"/>
            <w:u w:val="single"/>
          </w:rPr>
          <w:t>gyp</w:t>
        </w:r>
      </w:hyperlink>
      <w:r w:rsidRPr="0052413D">
        <w:rPr>
          <w:rFonts w:ascii="宋体" w:eastAsia="宋体" w:hAnsi="宋体" w:cs="宋体"/>
          <w:kern w:val="0"/>
          <w:sz w:val="24"/>
          <w:szCs w:val="24"/>
        </w:rPr>
        <w:t> for project generation and </w:t>
      </w:r>
      <w:hyperlink r:id="rId472" w:history="1">
        <w:r w:rsidRPr="0052413D">
          <w:rPr>
            <w:rFonts w:ascii="宋体" w:eastAsia="宋体" w:hAnsi="宋体" w:cs="宋体"/>
            <w:color w:val="046DC8"/>
            <w:kern w:val="0"/>
            <w:sz w:val="24"/>
            <w:szCs w:val="24"/>
            <w:u w:val="single"/>
          </w:rPr>
          <w:t>ninja</w:t>
        </w:r>
      </w:hyperlink>
      <w:r w:rsidRPr="0052413D">
        <w:rPr>
          <w:rFonts w:ascii="宋体" w:eastAsia="宋体" w:hAnsi="宋体" w:cs="宋体"/>
          <w:kern w:val="0"/>
          <w:sz w:val="24"/>
          <w:szCs w:val="24"/>
        </w:rPr>
        <w:t> for building. Project configurations can be found in the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and </w:t>
      </w:r>
      <w:r w:rsidRPr="0052413D">
        <w:rPr>
          <w:rFonts w:ascii="Consolas" w:eastAsia="宋体" w:hAnsi="Consolas" w:cs="宋体"/>
          <w:color w:val="0B3D47"/>
          <w:kern w:val="0"/>
          <w:sz w:val="20"/>
          <w:szCs w:val="20"/>
          <w:shd w:val="clear" w:color="auto" w:fill="F1F3F4"/>
        </w:rPr>
        <w:t>.gypi</w:t>
      </w:r>
      <w:r w:rsidRPr="0052413D">
        <w:rPr>
          <w:rFonts w:ascii="宋体" w:eastAsia="宋体" w:hAnsi="宋体" w:cs="宋体"/>
          <w:kern w:val="0"/>
          <w:sz w:val="24"/>
          <w:szCs w:val="24"/>
        </w:rPr>
        <w:t> files.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Gyp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Following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files contain the main rules for building Electron:</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electron.gyp</w:t>
      </w:r>
      <w:r w:rsidRPr="0052413D">
        <w:rPr>
          <w:rFonts w:ascii="宋体" w:eastAsia="宋体" w:hAnsi="宋体" w:cs="宋体"/>
          <w:kern w:val="0"/>
          <w:sz w:val="24"/>
          <w:szCs w:val="24"/>
        </w:rPr>
        <w:t> defines how Electron itself is built.</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common.gypi</w:t>
      </w:r>
      <w:r w:rsidRPr="0052413D">
        <w:rPr>
          <w:rFonts w:ascii="宋体" w:eastAsia="宋体" w:hAnsi="宋体" w:cs="宋体"/>
          <w:kern w:val="0"/>
          <w:sz w:val="24"/>
          <w:szCs w:val="24"/>
        </w:rPr>
        <w:t> adjusts the build configurations of Node to make it build together with Chromium.</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brightray/brightray.gyp</w:t>
      </w:r>
      <w:r w:rsidRPr="0052413D">
        <w:rPr>
          <w:rFonts w:ascii="宋体" w:eastAsia="宋体" w:hAnsi="宋体" w:cs="宋体"/>
          <w:kern w:val="0"/>
          <w:sz w:val="24"/>
          <w:szCs w:val="24"/>
        </w:rPr>
        <w:t> defines how </w:t>
      </w:r>
      <w:r w:rsidRPr="0052413D">
        <w:rPr>
          <w:rFonts w:ascii="Consolas" w:eastAsia="宋体" w:hAnsi="Consolas" w:cs="宋体"/>
          <w:color w:val="0B3D47"/>
          <w:kern w:val="0"/>
          <w:sz w:val="20"/>
          <w:szCs w:val="20"/>
          <w:shd w:val="clear" w:color="auto" w:fill="F1F3F4"/>
        </w:rPr>
        <w:t>brightray</w:t>
      </w:r>
      <w:r w:rsidRPr="0052413D">
        <w:rPr>
          <w:rFonts w:ascii="宋体" w:eastAsia="宋体" w:hAnsi="宋体" w:cs="宋体"/>
          <w:kern w:val="0"/>
          <w:sz w:val="24"/>
          <w:szCs w:val="24"/>
        </w:rPr>
        <w:t> is built and includes the default configurations for linking with Chromium.</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brightray/brightray.gypi</w:t>
      </w:r>
      <w:r w:rsidRPr="0052413D">
        <w:rPr>
          <w:rFonts w:ascii="宋体" w:eastAsia="宋体" w:hAnsi="宋体" w:cs="宋体"/>
          <w:kern w:val="0"/>
          <w:sz w:val="24"/>
          <w:szCs w:val="24"/>
        </w:rPr>
        <w:t> includes general build configurations about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Component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Chromium is quite a large project, the final linking stage can take quite a few minutes, which makes it hard for development. In order to solve this, Chromium introduced the “component build”, which builds each component as a separate shared library, making linking very quick but sacrificing file size and performance.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we took a very similar approach: for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builds, the binary will be linked to a shared library version of Chromium’s components to achieve fast linking time; for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builds, the binary will be linked to the static library versions, so we can have the best possible binary size and performance.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Minimal Bootstrapping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 of Chromium’s prebuilt binaries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are downloaded when running the bootstrap script. By default both static libraries and shared libraries will be downloaded and the final size should be between 800MB and 2GB depending on the platform.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is downloaded from Amazon Web Services. If the </w:t>
      </w:r>
      <w:r w:rsidRPr="0052413D">
        <w:rPr>
          <w:rFonts w:ascii="Consolas" w:eastAsia="宋体" w:hAnsi="Consolas" w:cs="宋体"/>
          <w:color w:val="0B3D47"/>
          <w:kern w:val="0"/>
          <w:sz w:val="20"/>
          <w:szCs w:val="20"/>
          <w:shd w:val="clear" w:color="auto" w:fill="F1F3F4"/>
        </w:rPr>
        <w:t>LIBCHROMIUMCONTENT_MIRROR</w:t>
      </w:r>
      <w:r w:rsidRPr="0052413D">
        <w:rPr>
          <w:rFonts w:ascii="宋体" w:eastAsia="宋体" w:hAnsi="宋体" w:cs="宋体"/>
          <w:kern w:val="0"/>
          <w:sz w:val="24"/>
          <w:szCs w:val="24"/>
        </w:rPr>
        <w:t>environment variable is set, the bootstrap script will download from it. </w:t>
      </w:r>
      <w:hyperlink r:id="rId473" w:history="1">
        <w:r w:rsidRPr="0052413D">
          <w:rPr>
            <w:rFonts w:ascii="Consolas" w:eastAsia="宋体" w:hAnsi="Consolas" w:cs="宋体"/>
            <w:color w:val="0B3D47"/>
            <w:kern w:val="0"/>
            <w:sz w:val="20"/>
            <w:szCs w:val="20"/>
            <w:shd w:val="clear" w:color="auto" w:fill="F1F3F4"/>
          </w:rPr>
          <w:t>libchromiumcontent-qiniu-mirror</w:t>
        </w:r>
      </w:hyperlink>
      <w:r w:rsidRPr="0052413D">
        <w:rPr>
          <w:rFonts w:ascii="宋体" w:eastAsia="宋体" w:hAnsi="宋体" w:cs="宋体"/>
          <w:kern w:val="0"/>
          <w:sz w:val="24"/>
          <w:szCs w:val="24"/>
        </w:rPr>
        <w:t> is a mirror for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If you have trouble in accessing AWS, you can switch the download address to it via </w:t>
      </w:r>
      <w:r w:rsidRPr="0052413D">
        <w:rPr>
          <w:rFonts w:ascii="Consolas" w:eastAsia="宋体" w:hAnsi="Consolas" w:cs="宋体"/>
          <w:color w:val="0B3D47"/>
          <w:kern w:val="0"/>
          <w:sz w:val="20"/>
          <w:szCs w:val="20"/>
          <w:shd w:val="clear" w:color="auto" w:fill="F1F3F4"/>
        </w:rPr>
        <w:t>export LIBCHROMIUMCONTENT_MIRROR=http://7xk3d2.dl1.z0.glb.clouddn.com/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only want to build Electron quickly for testing or development, you can download just the shared library versions by passing the </w:t>
      </w:r>
      <w:r w:rsidRPr="0052413D">
        <w:rPr>
          <w:rFonts w:ascii="Consolas" w:eastAsia="宋体" w:hAnsi="Consolas" w:cs="宋体"/>
          <w:color w:val="0B3D47"/>
          <w:kern w:val="0"/>
          <w:sz w:val="20"/>
          <w:szCs w:val="20"/>
          <w:shd w:val="clear" w:color="auto" w:fill="F1F3F4"/>
        </w:rPr>
        <w:t>--dev</w:t>
      </w:r>
      <w:r w:rsidRPr="0052413D">
        <w:rPr>
          <w:rFonts w:ascii="宋体" w:eastAsia="宋体" w:hAnsi="宋体" w:cs="宋体"/>
          <w:kern w:val="0"/>
          <w:sz w:val="24"/>
          <w:szCs w:val="24"/>
        </w:rPr>
        <w:t>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--dev</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./script/build.py -c 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Two-Phase Project Generation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links with different sets of libraries in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builds.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however, doesn’t support configuring different link settings for different configurations.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work around this Electron uses a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variable </w:t>
      </w:r>
      <w:r w:rsidRPr="0052413D">
        <w:rPr>
          <w:rFonts w:ascii="Consolas" w:eastAsia="宋体" w:hAnsi="Consolas" w:cs="宋体"/>
          <w:color w:val="0B3D47"/>
          <w:kern w:val="0"/>
          <w:sz w:val="20"/>
          <w:szCs w:val="20"/>
          <w:shd w:val="clear" w:color="auto" w:fill="F1F3F4"/>
        </w:rPr>
        <w:t>libchromiumcontent_component</w:t>
      </w:r>
      <w:r w:rsidRPr="0052413D">
        <w:rPr>
          <w:rFonts w:ascii="宋体" w:eastAsia="宋体" w:hAnsi="宋体" w:cs="宋体"/>
          <w:kern w:val="0"/>
          <w:sz w:val="24"/>
          <w:szCs w:val="24"/>
        </w:rPr>
        <w:t> to control which link settings to use and only generates one target when running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Target Names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Unlike most projects that use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as target names, Electron uses </w:t>
      </w:r>
      <w:r w:rsidRPr="0052413D">
        <w:rPr>
          <w:rFonts w:ascii="Consolas" w:eastAsia="宋体" w:hAnsi="Consolas" w:cs="宋体"/>
          <w:color w:val="0B3D47"/>
          <w:kern w:val="0"/>
          <w:sz w:val="20"/>
          <w:szCs w:val="20"/>
          <w:shd w:val="clear" w:color="auto" w:fill="F1F3F4"/>
        </w:rPr>
        <w:t>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w:t>
      </w:r>
      <w:r w:rsidRPr="0052413D">
        <w:rPr>
          <w:rFonts w:ascii="宋体" w:eastAsia="宋体" w:hAnsi="宋体" w:cs="宋体"/>
          <w:kern w:val="0"/>
          <w:sz w:val="24"/>
          <w:szCs w:val="24"/>
        </w:rPr>
        <w:t> instead. This is because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randomly crashes if there is only one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build configuration defined, and Electron only has to generate one target at a time as stated above.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only affects developers, if you are just building Electron for rebranding you are not affected.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Test your changes conform to the project coding style using: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lint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Test functionality using: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npm </w:t>
      </w:r>
      <w:r w:rsidRPr="0052413D">
        <w:rPr>
          <w:rFonts w:ascii="Consolas" w:eastAsia="宋体" w:hAnsi="Consolas" w:cs="宋体"/>
          <w:color w:val="007A7A"/>
          <w:kern w:val="0"/>
          <w:sz w:val="20"/>
          <w:szCs w:val="20"/>
          <w:bdr w:val="none" w:sz="0" w:space="0" w:color="auto" w:frame="1"/>
        </w:rPr>
        <w:t>test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Whenever you make changes to Electron source code, you’ll need to re-run the build before the tests: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npm run build &amp;&amp; npm </w:t>
      </w:r>
      <w:r w:rsidRPr="0052413D">
        <w:rPr>
          <w:rFonts w:ascii="Consolas" w:eastAsia="宋体" w:hAnsi="Consolas" w:cs="宋体"/>
          <w:color w:val="007A7A"/>
          <w:kern w:val="0"/>
          <w:sz w:val="20"/>
          <w:szCs w:val="20"/>
          <w:bdr w:val="none" w:sz="0" w:space="0" w:color="auto" w:frame="1"/>
        </w:rPr>
        <w:t>test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make the test suite run faster by isolating the specific test or block you’re currently working on using Mocha’s </w:t>
      </w:r>
      <w:hyperlink r:id="rId474" w:anchor="exclusive-tests" w:history="1">
        <w:r w:rsidRPr="0052413D">
          <w:rPr>
            <w:rFonts w:ascii="宋体" w:eastAsia="宋体" w:hAnsi="宋体" w:cs="宋体"/>
            <w:color w:val="046DC8"/>
            <w:kern w:val="0"/>
            <w:sz w:val="24"/>
            <w:szCs w:val="24"/>
            <w:u w:val="single"/>
          </w:rPr>
          <w:t>exclusive tests</w:t>
        </w:r>
      </w:hyperlink>
      <w:r w:rsidRPr="0052413D">
        <w:rPr>
          <w:rFonts w:ascii="宋体" w:eastAsia="宋体" w:hAnsi="宋体" w:cs="宋体"/>
          <w:kern w:val="0"/>
          <w:sz w:val="24"/>
          <w:szCs w:val="24"/>
        </w:rPr>
        <w:t> feature. Just append </w:t>
      </w:r>
      <w:r w:rsidRPr="0052413D">
        <w:rPr>
          <w:rFonts w:ascii="Consolas" w:eastAsia="宋体" w:hAnsi="Consolas" w:cs="宋体"/>
          <w:color w:val="0B3D47"/>
          <w:kern w:val="0"/>
          <w:sz w:val="20"/>
          <w:szCs w:val="20"/>
          <w:shd w:val="clear" w:color="auto" w:fill="F1F3F4"/>
        </w:rPr>
        <w:t>.only</w:t>
      </w:r>
      <w:r w:rsidRPr="0052413D">
        <w:rPr>
          <w:rFonts w:ascii="宋体" w:eastAsia="宋体" w:hAnsi="宋体" w:cs="宋体"/>
          <w:kern w:val="0"/>
          <w:sz w:val="24"/>
          <w:szCs w:val="24"/>
        </w:rPr>
        <w:t> to any </w:t>
      </w:r>
      <w:r w:rsidRPr="0052413D">
        <w:rPr>
          <w:rFonts w:ascii="Consolas" w:eastAsia="宋体" w:hAnsi="Consolas" w:cs="宋体"/>
          <w:color w:val="0B3D47"/>
          <w:kern w:val="0"/>
          <w:sz w:val="20"/>
          <w:szCs w:val="20"/>
          <w:shd w:val="clear" w:color="auto" w:fill="F1F3F4"/>
        </w:rPr>
        <w:t>describe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it</w:t>
      </w:r>
      <w:r w:rsidRPr="0052413D">
        <w:rPr>
          <w:rFonts w:ascii="宋体" w:eastAsia="宋体" w:hAnsi="宋体" w:cs="宋体"/>
          <w:kern w:val="0"/>
          <w:sz w:val="24"/>
          <w:szCs w:val="24"/>
        </w:rPr>
        <w:t> function call: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describe.only(</w:t>
      </w:r>
      <w:r w:rsidRPr="0052413D">
        <w:rPr>
          <w:rFonts w:ascii="Consolas" w:eastAsia="宋体" w:hAnsi="Consolas" w:cs="宋体"/>
          <w:color w:val="D01040"/>
          <w:kern w:val="0"/>
          <w:sz w:val="20"/>
          <w:szCs w:val="20"/>
          <w:bdr w:val="none" w:sz="0" w:space="0" w:color="auto" w:frame="1"/>
        </w:rPr>
        <w:t>'some feature'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 only tests in this block will be run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Alternatively, you can use mocha’s </w:t>
      </w:r>
      <w:r w:rsidRPr="0052413D">
        <w:rPr>
          <w:rFonts w:ascii="Consolas" w:eastAsia="宋体" w:hAnsi="Consolas" w:cs="宋体"/>
          <w:color w:val="0B3D47"/>
          <w:kern w:val="0"/>
          <w:sz w:val="20"/>
          <w:szCs w:val="20"/>
          <w:shd w:val="clear" w:color="auto" w:fill="F1F3F4"/>
        </w:rPr>
        <w:t>grep</w:t>
      </w:r>
      <w:r w:rsidRPr="0052413D">
        <w:rPr>
          <w:rFonts w:ascii="宋体" w:eastAsia="宋体" w:hAnsi="宋体" w:cs="宋体"/>
          <w:kern w:val="0"/>
          <w:sz w:val="24"/>
          <w:szCs w:val="24"/>
        </w:rPr>
        <w:t> option to only run tests matching the given regular expression pattern: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npm </w:t>
      </w:r>
      <w:r w:rsidRPr="0052413D">
        <w:rPr>
          <w:rFonts w:ascii="Consolas" w:eastAsia="宋体" w:hAnsi="Consolas" w:cs="宋体"/>
          <w:color w:val="007A7A"/>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 xml:space="preserve"> -- --grep child_process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Tests that include native modules (e.g. </w:t>
      </w:r>
      <w:r w:rsidRPr="0052413D">
        <w:rPr>
          <w:rFonts w:ascii="Consolas" w:eastAsia="宋体" w:hAnsi="Consolas" w:cs="宋体"/>
          <w:color w:val="0B3D47"/>
          <w:kern w:val="0"/>
          <w:sz w:val="20"/>
          <w:szCs w:val="20"/>
          <w:shd w:val="clear" w:color="auto" w:fill="F1F3F4"/>
        </w:rPr>
        <w:t>runas</w:t>
      </w:r>
      <w:r w:rsidRPr="0052413D">
        <w:rPr>
          <w:rFonts w:ascii="宋体" w:eastAsia="宋体" w:hAnsi="宋体" w:cs="宋体"/>
          <w:kern w:val="0"/>
          <w:sz w:val="24"/>
          <w:szCs w:val="24"/>
        </w:rPr>
        <w:t>) can’t be executed with the debug build (see </w:t>
      </w:r>
      <w:hyperlink r:id="rId475" w:history="1">
        <w:r w:rsidRPr="0052413D">
          <w:rPr>
            <w:rFonts w:ascii="宋体" w:eastAsia="宋体" w:hAnsi="宋体" w:cs="宋体"/>
            <w:color w:val="046DC8"/>
            <w:kern w:val="0"/>
            <w:sz w:val="24"/>
            <w:szCs w:val="24"/>
            <w:u w:val="single"/>
          </w:rPr>
          <w:t>#2558</w:t>
        </w:r>
      </w:hyperlink>
      <w:r w:rsidRPr="0052413D">
        <w:rPr>
          <w:rFonts w:ascii="宋体" w:eastAsia="宋体" w:hAnsi="宋体" w:cs="宋体"/>
          <w:kern w:val="0"/>
          <w:sz w:val="24"/>
          <w:szCs w:val="24"/>
        </w:rPr>
        <w:t> for details), but they will work with the release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run the tests with the release build use: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npm </w:t>
      </w:r>
      <w:r w:rsidRPr="0052413D">
        <w:rPr>
          <w:rFonts w:ascii="Consolas" w:eastAsia="宋体" w:hAnsi="Consolas" w:cs="宋体"/>
          <w:color w:val="007A7A"/>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 xml:space="preserve"> -- -R</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Chromium Development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 collection of resources for learning about Chromium and tracking its development</w:t>
      </w:r>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6" w:history="1">
        <w:r w:rsidR="0052413D" w:rsidRPr="0052413D">
          <w:rPr>
            <w:rFonts w:ascii="宋体" w:eastAsia="宋体" w:hAnsi="宋体" w:cs="宋体"/>
            <w:color w:val="046DC8"/>
            <w:kern w:val="0"/>
            <w:sz w:val="24"/>
            <w:szCs w:val="24"/>
            <w:u w:val="single"/>
          </w:rPr>
          <w:t>chromiumdev</w:t>
        </w:r>
      </w:hyperlink>
      <w:r w:rsidR="0052413D" w:rsidRPr="0052413D">
        <w:rPr>
          <w:rFonts w:ascii="宋体" w:eastAsia="宋体" w:hAnsi="宋体" w:cs="宋体"/>
          <w:kern w:val="0"/>
          <w:sz w:val="24"/>
          <w:szCs w:val="24"/>
        </w:rPr>
        <w:t> on Slack</w:t>
      </w:r>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7" w:history="1">
        <w:r w:rsidR="0052413D" w:rsidRPr="0052413D">
          <w:rPr>
            <w:rFonts w:ascii="宋体" w:eastAsia="宋体" w:hAnsi="宋体" w:cs="宋体"/>
            <w:color w:val="046DC8"/>
            <w:kern w:val="0"/>
            <w:sz w:val="24"/>
            <w:szCs w:val="24"/>
            <w:u w:val="single"/>
          </w:rPr>
          <w:t>@ChromiumDev</w:t>
        </w:r>
      </w:hyperlink>
      <w:r w:rsidR="0052413D" w:rsidRPr="0052413D">
        <w:rPr>
          <w:rFonts w:ascii="宋体" w:eastAsia="宋体" w:hAnsi="宋体" w:cs="宋体"/>
          <w:kern w:val="0"/>
          <w:sz w:val="24"/>
          <w:szCs w:val="24"/>
        </w:rPr>
        <w:t> on Twitter</w:t>
      </w:r>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8" w:history="1">
        <w:r w:rsidR="0052413D" w:rsidRPr="0052413D">
          <w:rPr>
            <w:rFonts w:ascii="宋体" w:eastAsia="宋体" w:hAnsi="宋体" w:cs="宋体"/>
            <w:color w:val="046DC8"/>
            <w:kern w:val="0"/>
            <w:sz w:val="24"/>
            <w:szCs w:val="24"/>
            <w:u w:val="single"/>
          </w:rPr>
          <w:t>@googlechrome</w:t>
        </w:r>
      </w:hyperlink>
      <w:r w:rsidR="0052413D" w:rsidRPr="0052413D">
        <w:rPr>
          <w:rFonts w:ascii="宋体" w:eastAsia="宋体" w:hAnsi="宋体" w:cs="宋体"/>
          <w:kern w:val="0"/>
          <w:sz w:val="24"/>
          <w:szCs w:val="24"/>
        </w:rPr>
        <w:t> on Twitter</w:t>
      </w:r>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9" w:history="1">
        <w:r w:rsidR="0052413D" w:rsidRPr="0052413D">
          <w:rPr>
            <w:rFonts w:ascii="宋体" w:eastAsia="宋体" w:hAnsi="宋体" w:cs="宋体"/>
            <w:color w:val="046DC8"/>
            <w:kern w:val="0"/>
            <w:sz w:val="24"/>
            <w:szCs w:val="24"/>
            <w:u w:val="single"/>
          </w:rPr>
          <w:t>Blog</w:t>
        </w:r>
      </w:hyperlink>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0" w:history="1">
        <w:r w:rsidR="0052413D" w:rsidRPr="0052413D">
          <w:rPr>
            <w:rFonts w:ascii="宋体" w:eastAsia="宋体" w:hAnsi="宋体" w:cs="宋体"/>
            <w:color w:val="046DC8"/>
            <w:kern w:val="0"/>
            <w:sz w:val="24"/>
            <w:szCs w:val="24"/>
            <w:u w:val="single"/>
          </w:rPr>
          <w:t>Code Search</w:t>
        </w:r>
      </w:hyperlink>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1" w:history="1">
        <w:r w:rsidR="0052413D" w:rsidRPr="0052413D">
          <w:rPr>
            <w:rFonts w:ascii="宋体" w:eastAsia="宋体" w:hAnsi="宋体" w:cs="宋体"/>
            <w:color w:val="046DC8"/>
            <w:kern w:val="0"/>
            <w:sz w:val="24"/>
            <w:szCs w:val="24"/>
            <w:u w:val="single"/>
          </w:rPr>
          <w:t>Source Code</w:t>
        </w:r>
      </w:hyperlink>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2" w:history="1">
        <w:r w:rsidR="0052413D" w:rsidRPr="0052413D">
          <w:rPr>
            <w:rFonts w:ascii="宋体" w:eastAsia="宋体" w:hAnsi="宋体" w:cs="宋体"/>
            <w:color w:val="046DC8"/>
            <w:kern w:val="0"/>
            <w:sz w:val="24"/>
            <w:szCs w:val="24"/>
            <w:u w:val="single"/>
          </w:rPr>
          <w:t>Development Calendar and Release Info</w:t>
        </w:r>
      </w:hyperlink>
    </w:p>
    <w:p w:rsidR="0052413D" w:rsidRPr="0052413D" w:rsidRDefault="00E93C51"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3" w:history="1">
        <w:r w:rsidR="0052413D" w:rsidRPr="0052413D">
          <w:rPr>
            <w:rFonts w:ascii="宋体" w:eastAsia="宋体" w:hAnsi="宋体" w:cs="宋体"/>
            <w:color w:val="046DC8"/>
            <w:kern w:val="0"/>
            <w:sz w:val="24"/>
            <w:szCs w:val="24"/>
            <w:u w:val="single"/>
          </w:rPr>
          <w:t>Discussion Groups</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484" w:history="1">
        <w:r w:rsidRPr="0052413D">
          <w:rPr>
            <w:rFonts w:ascii="宋体" w:eastAsia="宋体" w:hAnsi="宋体" w:cs="宋体"/>
            <w:color w:val="046DC8"/>
            <w:kern w:val="0"/>
            <w:sz w:val="24"/>
            <w:szCs w:val="24"/>
            <w:u w:val="single"/>
          </w:rPr>
          <w:t>V8 Development</w:t>
        </w:r>
      </w:hyperlink>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Using clang-format on C++ Code</w:t>
      </w:r>
    </w:p>
    <w:p w:rsidR="0052413D" w:rsidRPr="0052413D" w:rsidRDefault="00E93C51" w:rsidP="0052413D">
      <w:pPr>
        <w:widowControl/>
        <w:jc w:val="left"/>
        <w:rPr>
          <w:rFonts w:ascii="宋体" w:eastAsia="宋体" w:hAnsi="宋体" w:cs="宋体"/>
          <w:kern w:val="0"/>
          <w:sz w:val="24"/>
          <w:szCs w:val="24"/>
        </w:rPr>
      </w:pPr>
      <w:hyperlink r:id="rId485" w:history="1">
        <w:r w:rsidR="0052413D" w:rsidRPr="0052413D">
          <w:rPr>
            <w:rFonts w:ascii="Consolas" w:eastAsia="宋体" w:hAnsi="Consolas" w:cs="宋体"/>
            <w:color w:val="0B3D47"/>
            <w:kern w:val="0"/>
            <w:sz w:val="20"/>
            <w:szCs w:val="20"/>
            <w:shd w:val="clear" w:color="auto" w:fill="F1F3F4"/>
          </w:rPr>
          <w:t>clang-format</w:t>
        </w:r>
      </w:hyperlink>
      <w:r w:rsidR="0052413D" w:rsidRPr="0052413D">
        <w:rPr>
          <w:rFonts w:ascii="宋体" w:eastAsia="宋体" w:hAnsi="宋体" w:cs="宋体"/>
          <w:kern w:val="0"/>
          <w:sz w:val="24"/>
          <w:szCs w:val="24"/>
        </w:rPr>
        <w:t> is a tool to automatically format C/C++/Objective-C code, so that developers don’t need to worry about style issues during code reviews.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is highly recommended to format your changed C++ code before opening pull requests, which will save you and the reviewers’ time.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install </w:t>
      </w:r>
      <w:r w:rsidRPr="0052413D">
        <w:rPr>
          <w:rFonts w:ascii="Consolas" w:eastAsia="宋体" w:hAnsi="Consolas" w:cs="宋体"/>
          <w:color w:val="0B3D47"/>
          <w:kern w:val="0"/>
          <w:sz w:val="20"/>
          <w:szCs w:val="20"/>
          <w:shd w:val="clear" w:color="auto" w:fill="F1F3F4"/>
        </w:rPr>
        <w:t>clang-format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git-clang-format</w:t>
      </w:r>
      <w:r w:rsidRPr="0052413D">
        <w:rPr>
          <w:rFonts w:ascii="宋体" w:eastAsia="宋体" w:hAnsi="宋体" w:cs="宋体"/>
          <w:kern w:val="0"/>
          <w:sz w:val="24"/>
          <w:szCs w:val="24"/>
        </w:rPr>
        <w:t> via </w:t>
      </w:r>
      <w:r w:rsidRPr="0052413D">
        <w:rPr>
          <w:rFonts w:ascii="Consolas" w:eastAsia="宋体" w:hAnsi="Consolas" w:cs="宋体"/>
          <w:color w:val="0B3D47"/>
          <w:kern w:val="0"/>
          <w:sz w:val="20"/>
          <w:szCs w:val="20"/>
          <w:shd w:val="clear" w:color="auto" w:fill="F1F3F4"/>
        </w:rPr>
        <w:t>npm install -g clang-format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automatically format a file according to Electron C++ code style, simply run </w:t>
      </w:r>
      <w:r w:rsidRPr="0052413D">
        <w:rPr>
          <w:rFonts w:ascii="Consolas" w:eastAsia="宋体" w:hAnsi="Consolas" w:cs="宋体"/>
          <w:color w:val="0B3D47"/>
          <w:kern w:val="0"/>
          <w:sz w:val="20"/>
          <w:szCs w:val="20"/>
          <w:shd w:val="clear" w:color="auto" w:fill="F1F3F4"/>
        </w:rPr>
        <w:t>clang-format -i path/to/electron/file.cc</w:t>
      </w:r>
      <w:r w:rsidRPr="0052413D">
        <w:rPr>
          <w:rFonts w:ascii="宋体" w:eastAsia="宋体" w:hAnsi="宋体" w:cs="宋体"/>
          <w:kern w:val="0"/>
          <w:sz w:val="24"/>
          <w:szCs w:val="24"/>
        </w:rPr>
        <w:t>. It should work on macOS/Linux/Windows.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workflow to format your changed code:</w:t>
      </w:r>
    </w:p>
    <w:p w:rsidR="0052413D" w:rsidRPr="0052413D" w:rsidRDefault="0052413D" w:rsidP="0052413D">
      <w:pPr>
        <w:widowControl/>
        <w:numPr>
          <w:ilvl w:val="0"/>
          <w:numId w:val="53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Make codes changes in Electron repository.</w:t>
      </w:r>
    </w:p>
    <w:p w:rsidR="0052413D" w:rsidRPr="0052413D" w:rsidRDefault="0052413D" w:rsidP="0052413D">
      <w:pPr>
        <w:widowControl/>
        <w:numPr>
          <w:ilvl w:val="0"/>
          <w:numId w:val="53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w:t>
      </w:r>
      <w:r w:rsidRPr="0052413D">
        <w:rPr>
          <w:rFonts w:ascii="Consolas" w:eastAsia="宋体" w:hAnsi="Consolas" w:cs="宋体"/>
          <w:color w:val="0B3D47"/>
          <w:kern w:val="0"/>
          <w:sz w:val="20"/>
          <w:szCs w:val="20"/>
          <w:shd w:val="clear" w:color="auto" w:fill="F1F3F4"/>
        </w:rPr>
        <w:t>git add your_changed_file.cc</w:t>
      </w:r>
      <w:r w:rsidRPr="0052413D">
        <w:rPr>
          <w:rFonts w:ascii="宋体" w:eastAsia="宋体" w:hAnsi="宋体" w:cs="宋体"/>
          <w:kern w:val="0"/>
          <w:sz w:val="24"/>
          <w:szCs w:val="24"/>
        </w:rPr>
        <w:t>.</w:t>
      </w:r>
    </w:p>
    <w:p w:rsidR="0052413D" w:rsidRPr="0052413D" w:rsidRDefault="0052413D" w:rsidP="0052413D">
      <w:pPr>
        <w:widowControl/>
        <w:numPr>
          <w:ilvl w:val="0"/>
          <w:numId w:val="53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w:t>
      </w:r>
      <w:r w:rsidRPr="0052413D">
        <w:rPr>
          <w:rFonts w:ascii="Consolas" w:eastAsia="宋体" w:hAnsi="Consolas" w:cs="宋体"/>
          <w:color w:val="0B3D47"/>
          <w:kern w:val="0"/>
          <w:sz w:val="20"/>
          <w:szCs w:val="20"/>
          <w:shd w:val="clear" w:color="auto" w:fill="F1F3F4"/>
        </w:rPr>
        <w:t>git-clang-format</w:t>
      </w:r>
      <w:r w:rsidRPr="0052413D">
        <w:rPr>
          <w:rFonts w:ascii="宋体" w:eastAsia="宋体" w:hAnsi="宋体" w:cs="宋体"/>
          <w:kern w:val="0"/>
          <w:sz w:val="24"/>
          <w:szCs w:val="24"/>
        </w:rPr>
        <w:t>, and you will probably see modifications in </w:t>
      </w:r>
      <w:r w:rsidRPr="0052413D">
        <w:rPr>
          <w:rFonts w:ascii="Consolas" w:eastAsia="宋体" w:hAnsi="Consolas" w:cs="宋体"/>
          <w:color w:val="0B3D47"/>
          <w:kern w:val="0"/>
          <w:sz w:val="20"/>
          <w:szCs w:val="20"/>
          <w:shd w:val="clear" w:color="auto" w:fill="F1F3F4"/>
        </w:rPr>
        <w:t>your_changed_file.cc</w:t>
      </w:r>
      <w:r w:rsidRPr="0052413D">
        <w:rPr>
          <w:rFonts w:ascii="宋体" w:eastAsia="宋体" w:hAnsi="宋体" w:cs="宋体"/>
          <w:kern w:val="0"/>
          <w:sz w:val="24"/>
          <w:szCs w:val="24"/>
        </w:rPr>
        <w:t>, these modifications are generated from </w:t>
      </w:r>
      <w:r w:rsidRPr="0052413D">
        <w:rPr>
          <w:rFonts w:ascii="Consolas" w:eastAsia="宋体" w:hAnsi="Consolas" w:cs="宋体"/>
          <w:color w:val="0B3D47"/>
          <w:kern w:val="0"/>
          <w:sz w:val="20"/>
          <w:szCs w:val="20"/>
          <w:shd w:val="clear" w:color="auto" w:fill="F1F3F4"/>
        </w:rPr>
        <w:t>clang-format</w:t>
      </w:r>
      <w:r w:rsidRPr="0052413D">
        <w:rPr>
          <w:rFonts w:ascii="宋体" w:eastAsia="宋体" w:hAnsi="宋体" w:cs="宋体"/>
          <w:kern w:val="0"/>
          <w:sz w:val="24"/>
          <w:szCs w:val="24"/>
        </w:rPr>
        <w:t>.</w:t>
      </w:r>
    </w:p>
    <w:p w:rsidR="0052413D" w:rsidRPr="0052413D" w:rsidRDefault="0052413D" w:rsidP="0052413D">
      <w:pPr>
        <w:widowControl/>
        <w:numPr>
          <w:ilvl w:val="0"/>
          <w:numId w:val="53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w:t>
      </w:r>
      <w:r w:rsidRPr="0052413D">
        <w:rPr>
          <w:rFonts w:ascii="Consolas" w:eastAsia="宋体" w:hAnsi="Consolas" w:cs="宋体"/>
          <w:color w:val="0B3D47"/>
          <w:kern w:val="0"/>
          <w:sz w:val="20"/>
          <w:szCs w:val="20"/>
          <w:shd w:val="clear" w:color="auto" w:fill="F1F3F4"/>
        </w:rPr>
        <w:t>git add your_changed_file.cc</w:t>
      </w:r>
      <w:r w:rsidRPr="0052413D">
        <w:rPr>
          <w:rFonts w:ascii="宋体" w:eastAsia="宋体" w:hAnsi="宋体" w:cs="宋体"/>
          <w:kern w:val="0"/>
          <w:sz w:val="24"/>
          <w:szCs w:val="24"/>
        </w:rPr>
        <w:t>, and commit your change.</w:t>
      </w:r>
    </w:p>
    <w:p w:rsidR="0052413D" w:rsidRPr="0052413D" w:rsidRDefault="0052413D" w:rsidP="0052413D">
      <w:pPr>
        <w:widowControl/>
        <w:numPr>
          <w:ilvl w:val="0"/>
          <w:numId w:val="53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Now the branch is ready to be opened as a pull request.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format the changed code on your latest git commit (HEAD), you can run </w:t>
      </w:r>
      <w:r w:rsidRPr="0052413D">
        <w:rPr>
          <w:rFonts w:ascii="Consolas" w:eastAsia="宋体" w:hAnsi="Consolas" w:cs="宋体"/>
          <w:color w:val="0B3D47"/>
          <w:kern w:val="0"/>
          <w:sz w:val="20"/>
          <w:szCs w:val="20"/>
          <w:shd w:val="clear" w:color="auto" w:fill="F1F3F4"/>
        </w:rPr>
        <w:t>git-clang-format HEAD~1</w:t>
      </w:r>
      <w:r w:rsidRPr="0052413D">
        <w:rPr>
          <w:rFonts w:ascii="宋体" w:eastAsia="宋体" w:hAnsi="宋体" w:cs="宋体"/>
          <w:kern w:val="0"/>
          <w:sz w:val="24"/>
          <w:szCs w:val="24"/>
        </w:rPr>
        <w:t>. See </w:t>
      </w:r>
      <w:r w:rsidRPr="0052413D">
        <w:rPr>
          <w:rFonts w:ascii="Consolas" w:eastAsia="宋体" w:hAnsi="Consolas" w:cs="宋体"/>
          <w:color w:val="0B3D47"/>
          <w:kern w:val="0"/>
          <w:sz w:val="20"/>
          <w:szCs w:val="20"/>
          <w:shd w:val="clear" w:color="auto" w:fill="F1F3F4"/>
        </w:rPr>
        <w:t>git-clang-format -h</w:t>
      </w:r>
      <w:r w:rsidRPr="0052413D">
        <w:rPr>
          <w:rFonts w:ascii="宋体" w:eastAsia="宋体" w:hAnsi="宋体" w:cs="宋体"/>
          <w:kern w:val="0"/>
          <w:sz w:val="24"/>
          <w:szCs w:val="24"/>
        </w:rPr>
        <w:t> for more details.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Editor Integration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integrate </w:t>
      </w:r>
      <w:r w:rsidRPr="0052413D">
        <w:rPr>
          <w:rFonts w:ascii="Consolas" w:eastAsia="宋体" w:hAnsi="Consolas" w:cs="宋体"/>
          <w:color w:val="0B3D47"/>
          <w:kern w:val="0"/>
          <w:sz w:val="20"/>
          <w:szCs w:val="20"/>
          <w:shd w:val="clear" w:color="auto" w:fill="F1F3F4"/>
        </w:rPr>
        <w:t>clang-format</w:t>
      </w:r>
      <w:r w:rsidRPr="0052413D">
        <w:rPr>
          <w:rFonts w:ascii="宋体" w:eastAsia="宋体" w:hAnsi="宋体" w:cs="宋体"/>
          <w:kern w:val="0"/>
          <w:sz w:val="24"/>
          <w:szCs w:val="24"/>
        </w:rPr>
        <w:t> directly into your favorite editors. For further guidance on setting up editor integration, see these pages:</w:t>
      </w:r>
    </w:p>
    <w:p w:rsidR="0052413D" w:rsidRPr="0052413D" w:rsidRDefault="00E93C51" w:rsidP="0052413D">
      <w:pPr>
        <w:widowControl/>
        <w:numPr>
          <w:ilvl w:val="0"/>
          <w:numId w:val="532"/>
        </w:numPr>
        <w:spacing w:before="100" w:beforeAutospacing="1" w:after="120"/>
        <w:ind w:left="360"/>
        <w:jc w:val="left"/>
        <w:rPr>
          <w:rFonts w:ascii="宋体" w:eastAsia="宋体" w:hAnsi="宋体" w:cs="宋体"/>
          <w:kern w:val="0"/>
          <w:sz w:val="24"/>
          <w:szCs w:val="24"/>
        </w:rPr>
      </w:pPr>
      <w:hyperlink r:id="rId486" w:history="1">
        <w:r w:rsidR="0052413D" w:rsidRPr="0052413D">
          <w:rPr>
            <w:rFonts w:ascii="宋体" w:eastAsia="宋体" w:hAnsi="宋体" w:cs="宋体"/>
            <w:color w:val="046DC8"/>
            <w:kern w:val="0"/>
            <w:sz w:val="24"/>
            <w:szCs w:val="24"/>
            <w:u w:val="single"/>
          </w:rPr>
          <w:t>Atom</w:t>
        </w:r>
      </w:hyperlink>
    </w:p>
    <w:p w:rsidR="0052413D" w:rsidRPr="0052413D" w:rsidRDefault="00E93C51" w:rsidP="0052413D">
      <w:pPr>
        <w:widowControl/>
        <w:numPr>
          <w:ilvl w:val="0"/>
          <w:numId w:val="532"/>
        </w:numPr>
        <w:spacing w:before="100" w:beforeAutospacing="1" w:after="120"/>
        <w:ind w:left="360"/>
        <w:jc w:val="left"/>
        <w:rPr>
          <w:rFonts w:ascii="宋体" w:eastAsia="宋体" w:hAnsi="宋体" w:cs="宋体"/>
          <w:kern w:val="0"/>
          <w:sz w:val="24"/>
          <w:szCs w:val="24"/>
        </w:rPr>
      </w:pPr>
      <w:hyperlink r:id="rId487" w:anchor="vim-integration" w:history="1">
        <w:r w:rsidR="0052413D" w:rsidRPr="0052413D">
          <w:rPr>
            <w:rFonts w:ascii="宋体" w:eastAsia="宋体" w:hAnsi="宋体" w:cs="宋体"/>
            <w:color w:val="046DC8"/>
            <w:kern w:val="0"/>
            <w:sz w:val="24"/>
            <w:szCs w:val="24"/>
            <w:u w:val="single"/>
          </w:rPr>
          <w:t>Vim &amp; Emacs</w:t>
        </w:r>
      </w:hyperlink>
    </w:p>
    <w:p w:rsidR="0052413D" w:rsidRPr="0052413D" w:rsidRDefault="00E93C51" w:rsidP="0052413D">
      <w:pPr>
        <w:widowControl/>
        <w:numPr>
          <w:ilvl w:val="0"/>
          <w:numId w:val="532"/>
        </w:numPr>
        <w:spacing w:before="100" w:beforeAutospacing="1" w:after="120"/>
        <w:ind w:left="360"/>
        <w:jc w:val="left"/>
        <w:rPr>
          <w:rFonts w:ascii="宋体" w:eastAsia="宋体" w:hAnsi="宋体" w:cs="宋体"/>
          <w:kern w:val="0"/>
          <w:sz w:val="24"/>
          <w:szCs w:val="24"/>
        </w:rPr>
      </w:pPr>
      <w:hyperlink r:id="rId488" w:history="1">
        <w:r w:rsidR="0052413D" w:rsidRPr="0052413D">
          <w:rPr>
            <w:rFonts w:ascii="宋体" w:eastAsia="宋体" w:hAnsi="宋体" w:cs="宋体"/>
            <w:color w:val="046DC8"/>
            <w:kern w:val="0"/>
            <w:sz w:val="24"/>
            <w:szCs w:val="24"/>
            <w:u w:val="single"/>
          </w:rPr>
          <w:t>Visual Studio Code</w:t>
        </w:r>
      </w:hyperlink>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Coding Style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These are the style guidelines for coding in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run </w:t>
      </w:r>
      <w:r w:rsidRPr="0052413D">
        <w:rPr>
          <w:rFonts w:ascii="Consolas" w:eastAsia="宋体" w:hAnsi="Consolas" w:cs="宋体"/>
          <w:color w:val="0B3D47"/>
          <w:kern w:val="0"/>
          <w:sz w:val="20"/>
          <w:szCs w:val="20"/>
          <w:shd w:val="clear" w:color="auto" w:fill="F1F3F4"/>
        </w:rPr>
        <w:t>npm run lint</w:t>
      </w:r>
      <w:r w:rsidRPr="0052413D">
        <w:rPr>
          <w:rFonts w:ascii="宋体" w:eastAsia="宋体" w:hAnsi="宋体" w:cs="宋体"/>
          <w:kern w:val="0"/>
          <w:sz w:val="24"/>
          <w:szCs w:val="24"/>
        </w:rPr>
        <w:t> to show any style issues detected by </w:t>
      </w:r>
      <w:r w:rsidRPr="0052413D">
        <w:rPr>
          <w:rFonts w:ascii="Consolas" w:eastAsia="宋体" w:hAnsi="Consolas" w:cs="宋体"/>
          <w:color w:val="0B3D47"/>
          <w:kern w:val="0"/>
          <w:sz w:val="20"/>
          <w:szCs w:val="20"/>
          <w:shd w:val="clear" w:color="auto" w:fill="F1F3F4"/>
        </w:rPr>
        <w:t>cpplint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eslint</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 and Python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C++ and Python, we follow Chromium’s </w:t>
      </w:r>
      <w:hyperlink r:id="rId489" w:history="1">
        <w:r w:rsidRPr="0052413D">
          <w:rPr>
            <w:rFonts w:ascii="宋体" w:eastAsia="宋体" w:hAnsi="宋体" w:cs="宋体"/>
            <w:color w:val="046DC8"/>
            <w:kern w:val="0"/>
            <w:sz w:val="24"/>
            <w:szCs w:val="24"/>
            <w:u w:val="single"/>
          </w:rPr>
          <w:t>Coding Style</w:t>
        </w:r>
      </w:hyperlink>
      <w:r w:rsidRPr="0052413D">
        <w:rPr>
          <w:rFonts w:ascii="宋体" w:eastAsia="宋体" w:hAnsi="宋体" w:cs="宋体"/>
          <w:kern w:val="0"/>
          <w:sz w:val="24"/>
          <w:szCs w:val="24"/>
        </w:rPr>
        <w:t>. You can use </w:t>
      </w:r>
      <w:hyperlink r:id="rId490" w:history="1">
        <w:r w:rsidRPr="0052413D">
          <w:rPr>
            <w:rFonts w:ascii="宋体" w:eastAsia="宋体" w:hAnsi="宋体" w:cs="宋体"/>
            <w:color w:val="046DC8"/>
            <w:kern w:val="0"/>
            <w:sz w:val="24"/>
            <w:szCs w:val="24"/>
            <w:u w:val="single"/>
          </w:rPr>
          <w:t>clang-format</w:t>
        </w:r>
      </w:hyperlink>
      <w:r w:rsidRPr="0052413D">
        <w:rPr>
          <w:rFonts w:ascii="宋体" w:eastAsia="宋体" w:hAnsi="宋体" w:cs="宋体"/>
          <w:kern w:val="0"/>
          <w:sz w:val="24"/>
          <w:szCs w:val="24"/>
        </w:rPr>
        <w:t> to format the C++ code automatically. There is also a script </w:t>
      </w:r>
      <w:r w:rsidRPr="0052413D">
        <w:rPr>
          <w:rFonts w:ascii="Consolas" w:eastAsia="宋体" w:hAnsi="Consolas" w:cs="宋体"/>
          <w:color w:val="0B3D47"/>
          <w:kern w:val="0"/>
          <w:sz w:val="20"/>
          <w:szCs w:val="20"/>
          <w:shd w:val="clear" w:color="auto" w:fill="F1F3F4"/>
        </w:rPr>
        <w:t>script/cpplint.py</w:t>
      </w:r>
      <w:r w:rsidRPr="0052413D">
        <w:rPr>
          <w:rFonts w:ascii="宋体" w:eastAsia="宋体" w:hAnsi="宋体" w:cs="宋体"/>
          <w:kern w:val="0"/>
          <w:sz w:val="24"/>
          <w:szCs w:val="24"/>
        </w:rPr>
        <w:t> to check whether all files conform.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Python version we are using now is Python 2.7.</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 code uses a lot of Chromium’s abstractions and types, so it’s recommended to get acquainted with them. A good place to start is Chromium’s </w:t>
      </w:r>
      <w:hyperlink r:id="rId491" w:history="1">
        <w:r w:rsidRPr="0052413D">
          <w:rPr>
            <w:rFonts w:ascii="宋体" w:eastAsia="宋体" w:hAnsi="宋体" w:cs="宋体"/>
            <w:color w:val="046DC8"/>
            <w:kern w:val="0"/>
            <w:sz w:val="24"/>
            <w:szCs w:val="24"/>
            <w:u w:val="single"/>
          </w:rPr>
          <w:t>Important Abstractions and Data Structures</w:t>
        </w:r>
      </w:hyperlink>
      <w:r w:rsidRPr="0052413D">
        <w:rPr>
          <w:rFonts w:ascii="宋体" w:eastAsia="宋体" w:hAnsi="宋体" w:cs="宋体"/>
          <w:kern w:val="0"/>
          <w:sz w:val="24"/>
          <w:szCs w:val="24"/>
        </w:rPr>
        <w:t> document. The document mentions some special types, scoped types (that automatically release their memory when going out of scope), logging mechanisms etc.</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JavaScript</w:t>
      </w:r>
    </w:p>
    <w:p w:rsidR="0052413D" w:rsidRPr="0052413D" w:rsidRDefault="0052413D" w:rsidP="0052413D">
      <w:pPr>
        <w:widowControl/>
        <w:numPr>
          <w:ilvl w:val="0"/>
          <w:numId w:val="533"/>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Write </w:t>
      </w:r>
      <w:hyperlink r:id="rId492" w:history="1">
        <w:r w:rsidRPr="0052413D">
          <w:rPr>
            <w:rFonts w:ascii="宋体" w:eastAsia="宋体" w:hAnsi="宋体" w:cs="宋体"/>
            <w:color w:val="046DC8"/>
            <w:kern w:val="0"/>
            <w:sz w:val="24"/>
            <w:szCs w:val="24"/>
            <w:u w:val="single"/>
          </w:rPr>
          <w:t>standard</w:t>
        </w:r>
      </w:hyperlink>
      <w:r w:rsidRPr="0052413D">
        <w:rPr>
          <w:rFonts w:ascii="宋体" w:eastAsia="宋体" w:hAnsi="宋体" w:cs="宋体"/>
          <w:kern w:val="0"/>
          <w:sz w:val="24"/>
          <w:szCs w:val="24"/>
        </w:rPr>
        <w:t> JavaScript style.</w:t>
      </w:r>
    </w:p>
    <w:p w:rsidR="0052413D" w:rsidRPr="0052413D" w:rsidRDefault="0052413D" w:rsidP="0052413D">
      <w:pPr>
        <w:widowControl/>
        <w:numPr>
          <w:ilvl w:val="0"/>
          <w:numId w:val="533"/>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File names should be concatenated with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_</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file-name.js</w:t>
      </w:r>
      <w:r w:rsidRPr="0052413D">
        <w:rPr>
          <w:rFonts w:ascii="宋体" w:eastAsia="宋体" w:hAnsi="宋体" w:cs="宋体"/>
          <w:kern w:val="0"/>
          <w:sz w:val="24"/>
          <w:szCs w:val="24"/>
        </w:rPr>
        <w:t> rather than </w:t>
      </w:r>
      <w:r w:rsidRPr="0052413D">
        <w:rPr>
          <w:rFonts w:ascii="Consolas" w:eastAsia="宋体" w:hAnsi="Consolas" w:cs="宋体"/>
          <w:color w:val="0B3D47"/>
          <w:kern w:val="0"/>
          <w:sz w:val="20"/>
          <w:szCs w:val="20"/>
          <w:shd w:val="clear" w:color="auto" w:fill="F1F3F4"/>
        </w:rPr>
        <w:t>file_name.js</w:t>
      </w:r>
      <w:r w:rsidRPr="0052413D">
        <w:rPr>
          <w:rFonts w:ascii="宋体" w:eastAsia="宋体" w:hAnsi="宋体" w:cs="宋体"/>
          <w:kern w:val="0"/>
          <w:sz w:val="24"/>
          <w:szCs w:val="24"/>
        </w:rPr>
        <w:t>, because in </w:t>
      </w:r>
      <w:hyperlink r:id="rId493" w:history="1">
        <w:r w:rsidRPr="0052413D">
          <w:rPr>
            <w:rFonts w:ascii="宋体" w:eastAsia="宋体" w:hAnsi="宋体" w:cs="宋体"/>
            <w:color w:val="046DC8"/>
            <w:kern w:val="0"/>
            <w:sz w:val="24"/>
            <w:szCs w:val="24"/>
            <w:u w:val="single"/>
          </w:rPr>
          <w:t>github/atom</w:t>
        </w:r>
      </w:hyperlink>
      <w:r w:rsidRPr="0052413D">
        <w:rPr>
          <w:rFonts w:ascii="宋体" w:eastAsia="宋体" w:hAnsi="宋体" w:cs="宋体"/>
          <w:kern w:val="0"/>
          <w:sz w:val="24"/>
          <w:szCs w:val="24"/>
        </w:rPr>
        <w:t> module names are usually in the </w:t>
      </w:r>
      <w:r w:rsidRPr="0052413D">
        <w:rPr>
          <w:rFonts w:ascii="Consolas" w:eastAsia="宋体" w:hAnsi="Consolas" w:cs="宋体"/>
          <w:color w:val="0B3D47"/>
          <w:kern w:val="0"/>
          <w:sz w:val="20"/>
          <w:szCs w:val="20"/>
          <w:shd w:val="clear" w:color="auto" w:fill="F1F3F4"/>
        </w:rPr>
        <w:t>module-name</w:t>
      </w:r>
      <w:r w:rsidRPr="0052413D">
        <w:rPr>
          <w:rFonts w:ascii="宋体" w:eastAsia="宋体" w:hAnsi="宋体" w:cs="宋体"/>
          <w:kern w:val="0"/>
          <w:sz w:val="24"/>
          <w:szCs w:val="24"/>
        </w:rPr>
        <w:t> form. This rule only applies to </w:t>
      </w:r>
      <w:r w:rsidRPr="0052413D">
        <w:rPr>
          <w:rFonts w:ascii="Consolas" w:eastAsia="宋体" w:hAnsi="Consolas" w:cs="宋体"/>
          <w:color w:val="0B3D47"/>
          <w:kern w:val="0"/>
          <w:sz w:val="20"/>
          <w:szCs w:val="20"/>
          <w:shd w:val="clear" w:color="auto" w:fill="F1F3F4"/>
        </w:rPr>
        <w:t>.js</w:t>
      </w:r>
      <w:r w:rsidRPr="0052413D">
        <w:rPr>
          <w:rFonts w:ascii="宋体" w:eastAsia="宋体" w:hAnsi="宋体" w:cs="宋体"/>
          <w:kern w:val="0"/>
          <w:sz w:val="24"/>
          <w:szCs w:val="24"/>
        </w:rPr>
        <w:t>files.</w:t>
      </w:r>
    </w:p>
    <w:p w:rsidR="0052413D" w:rsidRPr="0052413D" w:rsidRDefault="0052413D" w:rsidP="0052413D">
      <w:pPr>
        <w:widowControl/>
        <w:numPr>
          <w:ilvl w:val="0"/>
          <w:numId w:val="533"/>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Use newer ES6/ES2015 syntax where appropriate</w:t>
      </w:r>
    </w:p>
    <w:p w:rsidR="0052413D" w:rsidRPr="0052413D" w:rsidRDefault="00E93C51" w:rsidP="0052413D">
      <w:pPr>
        <w:widowControl/>
        <w:numPr>
          <w:ilvl w:val="1"/>
          <w:numId w:val="533"/>
        </w:numPr>
        <w:spacing w:beforeAutospacing="1"/>
        <w:ind w:left="720"/>
        <w:jc w:val="left"/>
        <w:rPr>
          <w:rFonts w:ascii="宋体" w:eastAsia="宋体" w:hAnsi="宋体" w:cs="宋体"/>
          <w:kern w:val="0"/>
          <w:sz w:val="24"/>
          <w:szCs w:val="24"/>
        </w:rPr>
      </w:pPr>
      <w:hyperlink r:id="rId494" w:history="1">
        <w:r w:rsidR="0052413D" w:rsidRPr="0052413D">
          <w:rPr>
            <w:rFonts w:ascii="Consolas" w:eastAsia="宋体" w:hAnsi="Consolas" w:cs="宋体"/>
            <w:color w:val="0B3D47"/>
            <w:kern w:val="0"/>
            <w:sz w:val="20"/>
            <w:szCs w:val="20"/>
            <w:shd w:val="clear" w:color="auto" w:fill="F1F3F4"/>
          </w:rPr>
          <w:t>const</w:t>
        </w:r>
      </w:hyperlink>
      <w:r w:rsidR="0052413D" w:rsidRPr="0052413D">
        <w:rPr>
          <w:rFonts w:ascii="宋体" w:eastAsia="宋体" w:hAnsi="宋体" w:cs="宋体"/>
          <w:kern w:val="0"/>
          <w:sz w:val="24"/>
          <w:szCs w:val="24"/>
        </w:rPr>
        <w:t> for requires and other constants</w:t>
      </w:r>
    </w:p>
    <w:p w:rsidR="0052413D" w:rsidRPr="0052413D" w:rsidRDefault="00E93C51" w:rsidP="0052413D">
      <w:pPr>
        <w:widowControl/>
        <w:numPr>
          <w:ilvl w:val="1"/>
          <w:numId w:val="533"/>
        </w:numPr>
        <w:spacing w:beforeAutospacing="1"/>
        <w:ind w:left="720"/>
        <w:jc w:val="left"/>
        <w:rPr>
          <w:rFonts w:ascii="宋体" w:eastAsia="宋体" w:hAnsi="宋体" w:cs="宋体"/>
          <w:kern w:val="0"/>
          <w:sz w:val="24"/>
          <w:szCs w:val="24"/>
        </w:rPr>
      </w:pPr>
      <w:hyperlink r:id="rId495" w:history="1">
        <w:r w:rsidR="0052413D" w:rsidRPr="0052413D">
          <w:rPr>
            <w:rFonts w:ascii="Consolas" w:eastAsia="宋体" w:hAnsi="Consolas" w:cs="宋体"/>
            <w:color w:val="0B3D47"/>
            <w:kern w:val="0"/>
            <w:sz w:val="20"/>
            <w:szCs w:val="20"/>
            <w:shd w:val="clear" w:color="auto" w:fill="F1F3F4"/>
          </w:rPr>
          <w:t>let</w:t>
        </w:r>
      </w:hyperlink>
      <w:r w:rsidR="0052413D" w:rsidRPr="0052413D">
        <w:rPr>
          <w:rFonts w:ascii="宋体" w:eastAsia="宋体" w:hAnsi="宋体" w:cs="宋体"/>
          <w:kern w:val="0"/>
          <w:sz w:val="24"/>
          <w:szCs w:val="24"/>
        </w:rPr>
        <w:t> for defining variables</w:t>
      </w:r>
    </w:p>
    <w:p w:rsidR="0052413D" w:rsidRPr="0052413D" w:rsidRDefault="00E93C51" w:rsidP="0052413D">
      <w:pPr>
        <w:widowControl/>
        <w:numPr>
          <w:ilvl w:val="1"/>
          <w:numId w:val="533"/>
        </w:numPr>
        <w:spacing w:beforeAutospacing="1"/>
        <w:ind w:left="720"/>
        <w:jc w:val="left"/>
        <w:rPr>
          <w:rFonts w:ascii="宋体" w:eastAsia="宋体" w:hAnsi="宋体" w:cs="宋体"/>
          <w:kern w:val="0"/>
          <w:sz w:val="24"/>
          <w:szCs w:val="24"/>
        </w:rPr>
      </w:pPr>
      <w:hyperlink r:id="rId496" w:history="1">
        <w:r w:rsidR="0052413D" w:rsidRPr="0052413D">
          <w:rPr>
            <w:rFonts w:ascii="宋体" w:eastAsia="宋体" w:hAnsi="宋体" w:cs="宋体"/>
            <w:color w:val="046DC8"/>
            <w:kern w:val="0"/>
            <w:sz w:val="24"/>
            <w:szCs w:val="24"/>
            <w:u w:val="single"/>
          </w:rPr>
          <w:t>Arrow functions</w:t>
        </w:r>
      </w:hyperlink>
      <w:r w:rsidR="0052413D" w:rsidRPr="0052413D">
        <w:rPr>
          <w:rFonts w:ascii="宋体" w:eastAsia="宋体" w:hAnsi="宋体" w:cs="宋体"/>
          <w:kern w:val="0"/>
          <w:sz w:val="24"/>
          <w:szCs w:val="24"/>
        </w:rPr>
        <w:t> instead of </w:t>
      </w:r>
      <w:r w:rsidR="0052413D" w:rsidRPr="0052413D">
        <w:rPr>
          <w:rFonts w:ascii="Consolas" w:eastAsia="宋体" w:hAnsi="Consolas" w:cs="宋体"/>
          <w:color w:val="0B3D47"/>
          <w:kern w:val="0"/>
          <w:sz w:val="20"/>
          <w:szCs w:val="20"/>
          <w:shd w:val="clear" w:color="auto" w:fill="F1F3F4"/>
        </w:rPr>
        <w:t>function () { }</w:t>
      </w:r>
    </w:p>
    <w:p w:rsidR="0052413D" w:rsidRPr="0052413D" w:rsidRDefault="00E93C51" w:rsidP="0052413D">
      <w:pPr>
        <w:widowControl/>
        <w:numPr>
          <w:ilvl w:val="1"/>
          <w:numId w:val="533"/>
        </w:numPr>
        <w:spacing w:beforeAutospacing="1"/>
        <w:ind w:left="720"/>
        <w:jc w:val="left"/>
        <w:rPr>
          <w:rFonts w:ascii="宋体" w:eastAsia="宋体" w:hAnsi="宋体" w:cs="宋体"/>
          <w:kern w:val="0"/>
          <w:sz w:val="24"/>
          <w:szCs w:val="24"/>
        </w:rPr>
      </w:pPr>
      <w:hyperlink r:id="rId497" w:history="1">
        <w:r w:rsidR="0052413D" w:rsidRPr="0052413D">
          <w:rPr>
            <w:rFonts w:ascii="宋体" w:eastAsia="宋体" w:hAnsi="宋体" w:cs="宋体"/>
            <w:color w:val="046DC8"/>
            <w:kern w:val="0"/>
            <w:sz w:val="24"/>
            <w:szCs w:val="24"/>
            <w:u w:val="single"/>
          </w:rPr>
          <w:t>Template literals</w:t>
        </w:r>
      </w:hyperlink>
      <w:r w:rsidR="0052413D" w:rsidRPr="0052413D">
        <w:rPr>
          <w:rFonts w:ascii="宋体" w:eastAsia="宋体" w:hAnsi="宋体" w:cs="宋体"/>
          <w:kern w:val="0"/>
          <w:sz w:val="24"/>
          <w:szCs w:val="24"/>
        </w:rPr>
        <w:t> instead of string concatenation using </w:t>
      </w:r>
      <w:r w:rsidR="0052413D" w:rsidRPr="0052413D">
        <w:rPr>
          <w:rFonts w:ascii="Consolas" w:eastAsia="宋体" w:hAnsi="Consolas" w:cs="宋体"/>
          <w:color w:val="0B3D47"/>
          <w:kern w:val="0"/>
          <w:sz w:val="20"/>
          <w:szCs w:val="20"/>
          <w:shd w:val="clear" w:color="auto" w:fill="F1F3F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Naming Things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APIs uses the same capitalization scheme as Node.js:</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When the module itself is a class like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CamelCase</w:t>
      </w:r>
      <w:r w:rsidRPr="0052413D">
        <w:rPr>
          <w:rFonts w:ascii="宋体" w:eastAsia="宋体" w:hAnsi="宋体" w:cs="宋体"/>
          <w:kern w:val="0"/>
          <w:sz w:val="24"/>
          <w:szCs w:val="24"/>
        </w:rPr>
        <w:t>.</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the module is a set of APIs, like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mixedCase</w:t>
      </w:r>
      <w:r w:rsidRPr="0052413D">
        <w:rPr>
          <w:rFonts w:ascii="宋体" w:eastAsia="宋体" w:hAnsi="宋体" w:cs="宋体"/>
          <w:kern w:val="0"/>
          <w:sz w:val="24"/>
          <w:szCs w:val="24"/>
        </w:rPr>
        <w:t>.</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the API is a property of object, and it is complex enough to be in a separate chapter like </w:t>
      </w:r>
      <w:r w:rsidRPr="0052413D">
        <w:rPr>
          <w:rFonts w:ascii="Consolas" w:eastAsia="宋体" w:hAnsi="Consolas" w:cs="宋体"/>
          <w:color w:val="0B3D47"/>
          <w:kern w:val="0"/>
          <w:sz w:val="20"/>
          <w:szCs w:val="20"/>
          <w:shd w:val="clear" w:color="auto" w:fill="F1F3F4"/>
        </w:rPr>
        <w:t>win.webContents</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mixedCase</w:t>
      </w:r>
      <w:r w:rsidRPr="0052413D">
        <w:rPr>
          <w:rFonts w:ascii="宋体" w:eastAsia="宋体" w:hAnsi="宋体" w:cs="宋体"/>
          <w:kern w:val="0"/>
          <w:sz w:val="24"/>
          <w:szCs w:val="24"/>
        </w:rPr>
        <w:t>.</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For other non-module APIs, use natural titles, like </w:t>
      </w:r>
      <w:r w:rsidRPr="0052413D">
        <w:rPr>
          <w:rFonts w:ascii="Consolas" w:eastAsia="宋体" w:hAnsi="Consolas" w:cs="宋体"/>
          <w:color w:val="0B3D47"/>
          <w:kern w:val="0"/>
          <w:sz w:val="20"/>
          <w:szCs w:val="20"/>
          <w:shd w:val="clear" w:color="auto" w:fill="F1F3F4"/>
        </w:rPr>
        <w:t>&lt;webview&gt; Tag</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Process Object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creating a new API, it is preferred to use getters and setters instead of jQuery’s one-function style. For example, </w:t>
      </w:r>
      <w:r w:rsidRPr="0052413D">
        <w:rPr>
          <w:rFonts w:ascii="Consolas" w:eastAsia="宋体" w:hAnsi="Consolas" w:cs="宋体"/>
          <w:color w:val="0B3D47"/>
          <w:kern w:val="0"/>
          <w:sz w:val="20"/>
          <w:szCs w:val="20"/>
          <w:shd w:val="clear" w:color="auto" w:fill="F1F3F4"/>
        </w:rPr>
        <w:t>.getText()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.setText(text)</w:t>
      </w:r>
      <w:r w:rsidRPr="0052413D">
        <w:rPr>
          <w:rFonts w:ascii="宋体" w:eastAsia="宋体" w:hAnsi="宋体" w:cs="宋体"/>
          <w:kern w:val="0"/>
          <w:sz w:val="24"/>
          <w:szCs w:val="24"/>
        </w:rPr>
        <w:t> are preferred to </w:t>
      </w:r>
      <w:r w:rsidRPr="0052413D">
        <w:rPr>
          <w:rFonts w:ascii="Consolas" w:eastAsia="宋体" w:hAnsi="Consolas" w:cs="宋体"/>
          <w:color w:val="0B3D47"/>
          <w:kern w:val="0"/>
          <w:sz w:val="20"/>
          <w:szCs w:val="20"/>
          <w:shd w:val="clear" w:color="auto" w:fill="F1F3F4"/>
        </w:rPr>
        <w:t>.text([text])</w:t>
      </w:r>
      <w:r w:rsidRPr="0052413D">
        <w:rPr>
          <w:rFonts w:ascii="宋体" w:eastAsia="宋体" w:hAnsi="宋体" w:cs="宋体"/>
          <w:kern w:val="0"/>
          <w:sz w:val="24"/>
          <w:szCs w:val="24"/>
        </w:rPr>
        <w:t>. There is a </w:t>
      </w:r>
      <w:hyperlink r:id="rId498" w:history="1">
        <w:r w:rsidRPr="0052413D">
          <w:rPr>
            <w:rFonts w:ascii="宋体" w:eastAsia="宋体" w:hAnsi="宋体" w:cs="宋体"/>
            <w:color w:val="046DC8"/>
            <w:kern w:val="0"/>
            <w:sz w:val="24"/>
            <w:szCs w:val="24"/>
            <w:u w:val="single"/>
          </w:rPr>
          <w:t>discussion</w:t>
        </w:r>
      </w:hyperlink>
      <w:r w:rsidRPr="0052413D">
        <w:rPr>
          <w:rFonts w:ascii="宋体" w:eastAsia="宋体" w:hAnsi="宋体" w:cs="宋体"/>
          <w:kern w:val="0"/>
          <w:sz w:val="24"/>
          <w:szCs w:val="24"/>
        </w:rPr>
        <w:t> on this.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on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experience crashes or issues in Electron that you believe are not caused by your JavaScript application, but instead by Electron itself, debugging can be a little bit tricky, especially for developers not used to native/C++ debugging. However, using Visual Studio, GitHub’s hosted Electron Symbol Server, and the Electron source code, it is fairly easy to enable step-through debugging with breakpoints inside Electron’s source code.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Requirements</w:t>
      </w:r>
    </w:p>
    <w:p w:rsidR="0052413D" w:rsidRPr="0052413D" w:rsidRDefault="0052413D" w:rsidP="0052413D">
      <w:pPr>
        <w:widowControl/>
        <w:numPr>
          <w:ilvl w:val="0"/>
          <w:numId w:val="535"/>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A debug build of Electron</w:t>
      </w:r>
      <w:r w:rsidRPr="0052413D">
        <w:rPr>
          <w:rFonts w:ascii="宋体" w:eastAsia="宋体" w:hAnsi="宋体" w:cs="宋体"/>
          <w:kern w:val="0"/>
          <w:sz w:val="24"/>
          <w:szCs w:val="24"/>
        </w:rPr>
        <w:t>: The easiest way is usually building it yourself, using the tools and prerequisites listed in the </w:t>
      </w:r>
      <w:hyperlink r:id="rId499" w:history="1">
        <w:r w:rsidRPr="0052413D">
          <w:rPr>
            <w:rFonts w:ascii="宋体" w:eastAsia="宋体" w:hAnsi="宋体" w:cs="宋体"/>
            <w:color w:val="046DC8"/>
            <w:kern w:val="0"/>
            <w:sz w:val="24"/>
            <w:szCs w:val="24"/>
            <w:u w:val="single"/>
          </w:rPr>
          <w:t>build instructions for Windows</w:t>
        </w:r>
      </w:hyperlink>
      <w:r w:rsidRPr="0052413D">
        <w:rPr>
          <w:rFonts w:ascii="宋体" w:eastAsia="宋体" w:hAnsi="宋体" w:cs="宋体"/>
          <w:kern w:val="0"/>
          <w:sz w:val="24"/>
          <w:szCs w:val="24"/>
        </w:rPr>
        <w:t>. While you can easily attach to and debug Electron as you can download it directly, you will find that it is heavily optimized, making debugging substantially more difficult: The debugger will not be able to show you the content of all variables and the execution path can seem strange because of inlining, tail calls, and other compiler optimizations.</w:t>
      </w:r>
    </w:p>
    <w:p w:rsidR="0052413D" w:rsidRPr="0052413D" w:rsidRDefault="0052413D" w:rsidP="0052413D">
      <w:pPr>
        <w:widowControl/>
        <w:numPr>
          <w:ilvl w:val="0"/>
          <w:numId w:val="535"/>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Visual Studio with C++ Tools</w:t>
      </w:r>
      <w:r w:rsidRPr="0052413D">
        <w:rPr>
          <w:rFonts w:ascii="宋体" w:eastAsia="宋体" w:hAnsi="宋体" w:cs="宋体"/>
          <w:kern w:val="0"/>
          <w:sz w:val="24"/>
          <w:szCs w:val="24"/>
        </w:rPr>
        <w:t>: The free community editions of Visual Studio 2013 and Visual Studio 2015 both work. Once installed, </w:t>
      </w:r>
      <w:hyperlink r:id="rId500" w:history="1">
        <w:r w:rsidRPr="0052413D">
          <w:rPr>
            <w:rFonts w:ascii="宋体" w:eastAsia="宋体" w:hAnsi="宋体" w:cs="宋体"/>
            <w:color w:val="046DC8"/>
            <w:kern w:val="0"/>
            <w:sz w:val="24"/>
            <w:szCs w:val="24"/>
            <w:u w:val="single"/>
          </w:rPr>
          <w:t>configure Visual Studio to use GitHub’s Electron Symbol server</w:t>
        </w:r>
      </w:hyperlink>
      <w:r w:rsidRPr="0052413D">
        <w:rPr>
          <w:rFonts w:ascii="宋体" w:eastAsia="宋体" w:hAnsi="宋体" w:cs="宋体"/>
          <w:kern w:val="0"/>
          <w:sz w:val="24"/>
          <w:szCs w:val="24"/>
        </w:rPr>
        <w:t xml:space="preserve">. It will enable Visual Studio to gain a better </w:t>
      </w:r>
      <w:r w:rsidRPr="0052413D">
        <w:rPr>
          <w:rFonts w:ascii="宋体" w:eastAsia="宋体" w:hAnsi="宋体" w:cs="宋体"/>
          <w:kern w:val="0"/>
          <w:sz w:val="24"/>
          <w:szCs w:val="24"/>
        </w:rPr>
        <w:lastRenderedPageBreak/>
        <w:t>understanding of what happens inside Electron, making it easier to present variables in a human-readable format.</w:t>
      </w:r>
    </w:p>
    <w:p w:rsidR="0052413D" w:rsidRPr="0052413D" w:rsidRDefault="0052413D" w:rsidP="0052413D">
      <w:pPr>
        <w:widowControl/>
        <w:numPr>
          <w:ilvl w:val="0"/>
          <w:numId w:val="535"/>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ProcMon</w:t>
      </w:r>
      <w:r w:rsidRPr="0052413D">
        <w:rPr>
          <w:rFonts w:ascii="宋体" w:eastAsia="宋体" w:hAnsi="宋体" w:cs="宋体"/>
          <w:kern w:val="0"/>
          <w:sz w:val="24"/>
          <w:szCs w:val="24"/>
        </w:rPr>
        <w:t>: The </w:t>
      </w:r>
      <w:hyperlink r:id="rId501" w:history="1">
        <w:r w:rsidRPr="0052413D">
          <w:rPr>
            <w:rFonts w:ascii="宋体" w:eastAsia="宋体" w:hAnsi="宋体" w:cs="宋体"/>
            <w:color w:val="046DC8"/>
            <w:kern w:val="0"/>
            <w:sz w:val="24"/>
            <w:szCs w:val="24"/>
            <w:u w:val="single"/>
          </w:rPr>
          <w:t>free SysInternals tool</w:t>
        </w:r>
      </w:hyperlink>
      <w:r w:rsidRPr="0052413D">
        <w:rPr>
          <w:rFonts w:ascii="宋体" w:eastAsia="宋体" w:hAnsi="宋体" w:cs="宋体"/>
          <w:kern w:val="0"/>
          <w:sz w:val="24"/>
          <w:szCs w:val="24"/>
        </w:rPr>
        <w:t> allows you to inspect a processes parameters, file handles, and registry operations.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Attaching to and Debugging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start a debugging session, open up PowerShell/CMD and execute your debug build of Electron, using the application to open as a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./out/D/electron.exe ~/my-electron-app/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Setting Breakpoints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open up Visual Studio. Electron is not built with Visual Studio and hence does not contain a project file - you can however open up the source code files “As File”, meaning that Visual Studio will open them up by themselves. You can still set breakpoints - Visual Studio will automatically figure out that the source code matches the code running in the attached process and break accordingly.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Relevant code files can be found in </w:t>
      </w:r>
      <w:r w:rsidRPr="0052413D">
        <w:rPr>
          <w:rFonts w:ascii="Consolas" w:eastAsia="宋体" w:hAnsi="Consolas" w:cs="宋体"/>
          <w:color w:val="0B3D47"/>
          <w:kern w:val="0"/>
          <w:sz w:val="20"/>
          <w:szCs w:val="20"/>
          <w:shd w:val="clear" w:color="auto" w:fill="F1F3F4"/>
        </w:rPr>
        <w:t>./atom/</w:t>
      </w:r>
      <w:r w:rsidRPr="0052413D">
        <w:rPr>
          <w:rFonts w:ascii="宋体" w:eastAsia="宋体" w:hAnsi="宋体" w:cs="宋体"/>
          <w:kern w:val="0"/>
          <w:sz w:val="24"/>
          <w:szCs w:val="24"/>
        </w:rPr>
        <w:t> as well as in Brightray, found in </w:t>
      </w:r>
      <w:r w:rsidRPr="0052413D">
        <w:rPr>
          <w:rFonts w:ascii="Consolas" w:eastAsia="宋体" w:hAnsi="Consolas" w:cs="宋体"/>
          <w:color w:val="0B3D47"/>
          <w:kern w:val="0"/>
          <w:sz w:val="20"/>
          <w:szCs w:val="20"/>
          <w:shd w:val="clear" w:color="auto" w:fill="F1F3F4"/>
        </w:rPr>
        <w:t>./brightray/browser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./brightray/common</w:t>
      </w:r>
      <w:r w:rsidRPr="0052413D">
        <w:rPr>
          <w:rFonts w:ascii="宋体" w:eastAsia="宋体" w:hAnsi="宋体" w:cs="宋体"/>
          <w:kern w:val="0"/>
          <w:sz w:val="24"/>
          <w:szCs w:val="24"/>
        </w:rPr>
        <w:t>. If you’re hardcore, you can also debug Chromium directly, which is obviously found in </w:t>
      </w:r>
      <w:r w:rsidRPr="0052413D">
        <w:rPr>
          <w:rFonts w:ascii="Consolas" w:eastAsia="宋体" w:hAnsi="Consolas" w:cs="宋体"/>
          <w:color w:val="0B3D47"/>
          <w:kern w:val="0"/>
          <w:sz w:val="20"/>
          <w:szCs w:val="20"/>
          <w:shd w:val="clear" w:color="auto" w:fill="F1F3F4"/>
        </w:rPr>
        <w:t>chromium_src</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Attaching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attach the Visual Studio debugger to a running process on a local or remote computer. After the process is running, click Debug / Attach to Process (or press </w:t>
      </w:r>
      <w:r w:rsidRPr="0052413D">
        <w:rPr>
          <w:rFonts w:ascii="Consolas" w:eastAsia="宋体" w:hAnsi="Consolas" w:cs="宋体"/>
          <w:color w:val="0B3D47"/>
          <w:kern w:val="0"/>
          <w:sz w:val="20"/>
          <w:szCs w:val="20"/>
          <w:shd w:val="clear" w:color="auto" w:fill="F1F3F4"/>
        </w:rPr>
        <w:t>CTRL+ALT+P</w:t>
      </w:r>
      <w:r w:rsidRPr="0052413D">
        <w:rPr>
          <w:rFonts w:ascii="宋体" w:eastAsia="宋体" w:hAnsi="宋体" w:cs="宋体"/>
          <w:kern w:val="0"/>
          <w:sz w:val="24"/>
          <w:szCs w:val="24"/>
        </w:rPr>
        <w:t>) to open the “Attach to Process” dialog box. You can use this capability to debug apps that are running on a local or remote computer, debug multiple processes simultaneously.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Electron is running under a different user account, select the </w:t>
      </w:r>
      <w:r w:rsidRPr="0052413D">
        <w:rPr>
          <w:rFonts w:ascii="Consolas" w:eastAsia="宋体" w:hAnsi="Consolas" w:cs="宋体"/>
          <w:color w:val="0B3D47"/>
          <w:kern w:val="0"/>
          <w:sz w:val="20"/>
          <w:szCs w:val="20"/>
          <w:shd w:val="clear" w:color="auto" w:fill="F1F3F4"/>
        </w:rPr>
        <w:t>Show processes from all users</w:t>
      </w:r>
      <w:r w:rsidRPr="0052413D">
        <w:rPr>
          <w:rFonts w:ascii="宋体" w:eastAsia="宋体" w:hAnsi="宋体" w:cs="宋体"/>
          <w:kern w:val="0"/>
          <w:sz w:val="24"/>
          <w:szCs w:val="24"/>
        </w:rPr>
        <w:t> check box. Notice that depending on how many BrowserWindows your app opened, you will see multiple processes. A typical one-window app will result in Visual Studio presenting you with two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xml:space="preserve"> entries - one for the main process and one for the renderer process. Since the list only gives </w:t>
      </w:r>
      <w:r w:rsidRPr="0052413D">
        <w:rPr>
          <w:rFonts w:ascii="宋体" w:eastAsia="宋体" w:hAnsi="宋体" w:cs="宋体"/>
          <w:kern w:val="0"/>
          <w:sz w:val="24"/>
          <w:szCs w:val="24"/>
        </w:rPr>
        <w:lastRenderedPageBreak/>
        <w:t>you names, there’s currently no reliable way of figuring out which is which.</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Which Process Should I Attach to?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Code executed within the main process (that is, code found in or eventually run by your main JavaScript file) as well as code called using the remote (</w:t>
      </w:r>
      <w:r w:rsidRPr="0052413D">
        <w:rPr>
          <w:rFonts w:ascii="Consolas" w:eastAsia="宋体" w:hAnsi="Consolas" w:cs="宋体"/>
          <w:color w:val="0B3D47"/>
          <w:kern w:val="0"/>
          <w:sz w:val="20"/>
          <w:szCs w:val="20"/>
          <w:shd w:val="clear" w:color="auto" w:fill="F1F3F4"/>
        </w:rPr>
        <w:t>require('electron').remote</w:t>
      </w:r>
      <w:r w:rsidRPr="0052413D">
        <w:rPr>
          <w:rFonts w:ascii="宋体" w:eastAsia="宋体" w:hAnsi="宋体" w:cs="宋体"/>
          <w:kern w:val="0"/>
          <w:sz w:val="24"/>
          <w:szCs w:val="24"/>
        </w:rPr>
        <w:t>) will run inside the main process, while other code will execute inside its respective renderer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be attached to multiple programs when you are debugging, but only one program is active in the debugger at any time. You can set the active program in the </w:t>
      </w:r>
      <w:r w:rsidRPr="0052413D">
        <w:rPr>
          <w:rFonts w:ascii="Consolas" w:eastAsia="宋体" w:hAnsi="Consolas" w:cs="宋体"/>
          <w:color w:val="0B3D47"/>
          <w:kern w:val="0"/>
          <w:sz w:val="20"/>
          <w:szCs w:val="20"/>
          <w:shd w:val="clear" w:color="auto" w:fill="F1F3F4"/>
        </w:rPr>
        <w:t>Debug Location</w:t>
      </w:r>
      <w:r w:rsidRPr="0052413D">
        <w:rPr>
          <w:rFonts w:ascii="宋体" w:eastAsia="宋体" w:hAnsi="宋体" w:cs="宋体"/>
          <w:kern w:val="0"/>
          <w:sz w:val="24"/>
          <w:szCs w:val="24"/>
        </w:rPr>
        <w:t> toolbar or the </w:t>
      </w:r>
      <w:r w:rsidRPr="0052413D">
        <w:rPr>
          <w:rFonts w:ascii="Consolas" w:eastAsia="宋体" w:hAnsi="Consolas" w:cs="宋体"/>
          <w:color w:val="0B3D47"/>
          <w:kern w:val="0"/>
          <w:sz w:val="20"/>
          <w:szCs w:val="20"/>
          <w:shd w:val="clear" w:color="auto" w:fill="F1F3F4"/>
        </w:rPr>
        <w:t>Processes window</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ProcMon to Observe a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While Visual Studio is fantastic for inspecting specific code paths, ProcMon’s strength is really in observing everything your application is doing with the operating system - it captures File, Registry, Network, Process, and Profiling details of processes. It attempts to log </w:t>
      </w:r>
      <w:r w:rsidRPr="0052413D">
        <w:rPr>
          <w:rFonts w:ascii="宋体" w:eastAsia="宋体" w:hAnsi="宋体" w:cs="宋体"/>
          <w:b/>
          <w:bCs/>
          <w:color w:val="183D44"/>
          <w:kern w:val="0"/>
          <w:sz w:val="24"/>
          <w:szCs w:val="24"/>
        </w:rPr>
        <w:t>all</w:t>
      </w:r>
      <w:r w:rsidRPr="0052413D">
        <w:rPr>
          <w:rFonts w:ascii="宋体" w:eastAsia="宋体" w:hAnsi="宋体" w:cs="宋体"/>
          <w:kern w:val="0"/>
          <w:sz w:val="24"/>
          <w:szCs w:val="24"/>
        </w:rPr>
        <w:t> events occurring and can be quite overwhelming, but if you seek to understand what and how your application is doing to the operating system, it can be a valuable resource.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an introduction to ProcMon’s basic and advanced debugging features, go check out </w:t>
      </w:r>
      <w:hyperlink r:id="rId502" w:history="1">
        <w:r w:rsidRPr="0052413D">
          <w:rPr>
            <w:rFonts w:ascii="宋体" w:eastAsia="宋体" w:hAnsi="宋体" w:cs="宋体"/>
            <w:color w:val="046DC8"/>
            <w:kern w:val="0"/>
            <w:sz w:val="24"/>
            <w:szCs w:val="24"/>
            <w:u w:val="single"/>
          </w:rPr>
          <w:t>this video tutorial</w:t>
        </w:r>
      </w:hyperlink>
      <w:r w:rsidRPr="0052413D">
        <w:rPr>
          <w:rFonts w:ascii="宋体" w:eastAsia="宋体" w:hAnsi="宋体" w:cs="宋体"/>
          <w:kern w:val="0"/>
          <w:sz w:val="24"/>
          <w:szCs w:val="24"/>
        </w:rPr>
        <w:t>provided by Microsoft.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on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experience crashes or issues in Electron that you believe are not caused by your JavaScript application, but instead by Electron itself, debugging can be a little bit tricky, especially for developers not used to native/C++ debugging. However, using lldb, and the Electron source code, it is fairly easy to enable step-through debugging with breakpoints inside Electron’s source code.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Requirements</w:t>
      </w:r>
    </w:p>
    <w:p w:rsidR="0052413D" w:rsidRPr="0052413D" w:rsidRDefault="0052413D" w:rsidP="0052413D">
      <w:pPr>
        <w:widowControl/>
        <w:numPr>
          <w:ilvl w:val="0"/>
          <w:numId w:val="536"/>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A debug build of Electron</w:t>
      </w:r>
      <w:r w:rsidRPr="0052413D">
        <w:rPr>
          <w:rFonts w:ascii="宋体" w:eastAsia="宋体" w:hAnsi="宋体" w:cs="宋体"/>
          <w:kern w:val="0"/>
          <w:sz w:val="24"/>
          <w:szCs w:val="24"/>
        </w:rPr>
        <w:t>: The easiest way is usually building it yourself, using the tools and prerequisites listed in the </w:t>
      </w:r>
      <w:hyperlink r:id="rId503" w:history="1">
        <w:r w:rsidRPr="0052413D">
          <w:rPr>
            <w:rFonts w:ascii="宋体" w:eastAsia="宋体" w:hAnsi="宋体" w:cs="宋体"/>
            <w:color w:val="046DC8"/>
            <w:kern w:val="0"/>
            <w:sz w:val="24"/>
            <w:szCs w:val="24"/>
            <w:u w:val="single"/>
          </w:rPr>
          <w:t>build instructions for macOS</w:t>
        </w:r>
      </w:hyperlink>
      <w:r w:rsidRPr="0052413D">
        <w:rPr>
          <w:rFonts w:ascii="宋体" w:eastAsia="宋体" w:hAnsi="宋体" w:cs="宋体"/>
          <w:kern w:val="0"/>
          <w:sz w:val="24"/>
          <w:szCs w:val="24"/>
        </w:rPr>
        <w:t>. While you can easily attach to and debug Electron as you can download it directly, you will find that it is heavily optimized, making debugging substantially more difficult: The debugger will not be able to show you the content of all variables and the execution path can seem strange because of inlining, tail calls, and other compiler optimizations.</w:t>
      </w:r>
    </w:p>
    <w:p w:rsidR="0052413D" w:rsidRPr="0052413D" w:rsidRDefault="0052413D" w:rsidP="0052413D">
      <w:pPr>
        <w:widowControl/>
        <w:numPr>
          <w:ilvl w:val="0"/>
          <w:numId w:val="536"/>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Xcode</w:t>
      </w:r>
      <w:r w:rsidRPr="0052413D">
        <w:rPr>
          <w:rFonts w:ascii="宋体" w:eastAsia="宋体" w:hAnsi="宋体" w:cs="宋体"/>
          <w:kern w:val="0"/>
          <w:sz w:val="24"/>
          <w:szCs w:val="24"/>
        </w:rPr>
        <w:t>: In addition to Xcode, also install the Xcode command line tools. They include LLDB, the default debugger in Xcode on Mac OS X. It supports debugging C, Objective-C and C++ on the desktop and iOS devices and simulator.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Attaching to and Debugging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start a debugging session, open up Terminal and start </w:t>
      </w:r>
      <w:r w:rsidRPr="0052413D">
        <w:rPr>
          <w:rFonts w:ascii="Consolas" w:eastAsia="宋体" w:hAnsi="Consolas" w:cs="宋体"/>
          <w:color w:val="0B3D47"/>
          <w:kern w:val="0"/>
          <w:sz w:val="20"/>
          <w:szCs w:val="20"/>
          <w:shd w:val="clear" w:color="auto" w:fill="F1F3F4"/>
        </w:rPr>
        <w:t>lldb</w:t>
      </w:r>
      <w:r w:rsidRPr="0052413D">
        <w:rPr>
          <w:rFonts w:ascii="宋体" w:eastAsia="宋体" w:hAnsi="宋体" w:cs="宋体"/>
          <w:kern w:val="0"/>
          <w:sz w:val="24"/>
          <w:szCs w:val="24"/>
        </w:rPr>
        <w:t>, passing a debug build of Electron as a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lldb ./out/D/Electron.app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(lldb) target create </w:t>
      </w:r>
      <w:r w:rsidRPr="0052413D">
        <w:rPr>
          <w:rFonts w:ascii="Consolas" w:eastAsia="宋体" w:hAnsi="Consolas" w:cs="宋体"/>
          <w:color w:val="D01040"/>
          <w:kern w:val="0"/>
          <w:sz w:val="20"/>
          <w:szCs w:val="20"/>
          <w:bdr w:val="none" w:sz="0" w:space="0" w:color="auto" w:frame="1"/>
        </w:rPr>
        <w:t>"./out/D/Electron.app"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Current executable </w:t>
      </w:r>
      <w:r w:rsidRPr="0052413D">
        <w:rPr>
          <w:rFonts w:ascii="Consolas" w:eastAsia="宋体" w:hAnsi="Consolas" w:cs="宋体"/>
          <w:color w:val="007A7A"/>
          <w:kern w:val="0"/>
          <w:sz w:val="20"/>
          <w:szCs w:val="20"/>
          <w:bdr w:val="none" w:sz="0" w:space="0" w:color="auto" w:frame="1"/>
        </w:rPr>
        <w:t xml:space="preserve">set </w:t>
      </w:r>
      <w:r w:rsidRPr="0052413D">
        <w:rPr>
          <w:rFonts w:ascii="Consolas" w:eastAsia="宋体" w:hAnsi="Consolas" w:cs="宋体"/>
          <w:color w:val="0B3D47"/>
          <w:kern w:val="0"/>
          <w:sz w:val="20"/>
          <w:szCs w:val="20"/>
          <w:bdr w:val="none" w:sz="0" w:space="0" w:color="auto" w:frame="1"/>
        </w:rPr>
        <w:t xml:space="preserve">to </w:t>
      </w:r>
      <w:r w:rsidRPr="0052413D">
        <w:rPr>
          <w:rFonts w:ascii="Consolas" w:eastAsia="宋体" w:hAnsi="Consolas" w:cs="宋体"/>
          <w:color w:val="D01040"/>
          <w:kern w:val="0"/>
          <w:sz w:val="20"/>
          <w:szCs w:val="20"/>
          <w:bdr w:val="none" w:sz="0" w:space="0" w:color="auto" w:frame="1"/>
        </w:rPr>
        <w:t>'./out/D/Electron.app'</w:t>
      </w:r>
      <w:r w:rsidRPr="0052413D">
        <w:rPr>
          <w:rFonts w:ascii="Consolas" w:eastAsia="宋体" w:hAnsi="Consolas" w:cs="宋体"/>
          <w:color w:val="0B3D47"/>
          <w:kern w:val="0"/>
          <w:sz w:val="20"/>
          <w:szCs w:val="20"/>
          <w:bdr w:val="none" w:sz="0" w:space="0" w:color="auto" w:frame="1"/>
        </w:rPr>
        <w:t xml:space="preserve"> (x86_64).</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Setting Breakpoints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LLDB is a powerful tool and supports multiple strategies for code inspection. For this basic introduction, let’s assume that you’re calling a command from JavaScript that isn’t behaving correctly - so you’d like to break on that command’s C++ counterpart inside the Electron source.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Relevant code files can be found in </w:t>
      </w:r>
      <w:r w:rsidRPr="0052413D">
        <w:rPr>
          <w:rFonts w:ascii="Consolas" w:eastAsia="宋体" w:hAnsi="Consolas" w:cs="宋体"/>
          <w:color w:val="0B3D47"/>
          <w:kern w:val="0"/>
          <w:sz w:val="20"/>
          <w:szCs w:val="20"/>
          <w:shd w:val="clear" w:color="auto" w:fill="F1F3F4"/>
        </w:rPr>
        <w:t>./atom/</w:t>
      </w:r>
      <w:r w:rsidRPr="0052413D">
        <w:rPr>
          <w:rFonts w:ascii="宋体" w:eastAsia="宋体" w:hAnsi="宋体" w:cs="宋体"/>
          <w:kern w:val="0"/>
          <w:sz w:val="24"/>
          <w:szCs w:val="24"/>
        </w:rPr>
        <w:t> as well as in Brightray, found in </w:t>
      </w:r>
      <w:r w:rsidRPr="0052413D">
        <w:rPr>
          <w:rFonts w:ascii="Consolas" w:eastAsia="宋体" w:hAnsi="Consolas" w:cs="宋体"/>
          <w:color w:val="0B3D47"/>
          <w:kern w:val="0"/>
          <w:sz w:val="20"/>
          <w:szCs w:val="20"/>
          <w:shd w:val="clear" w:color="auto" w:fill="F1F3F4"/>
        </w:rPr>
        <w:t>./brightray/browser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./brightray/common</w:t>
      </w:r>
      <w:r w:rsidRPr="0052413D">
        <w:rPr>
          <w:rFonts w:ascii="宋体" w:eastAsia="宋体" w:hAnsi="宋体" w:cs="宋体"/>
          <w:kern w:val="0"/>
          <w:sz w:val="24"/>
          <w:szCs w:val="24"/>
        </w:rPr>
        <w:t>. If you’re hardcore, you can also debug Chromium directly, which is obviously found in </w:t>
      </w:r>
      <w:r w:rsidRPr="0052413D">
        <w:rPr>
          <w:rFonts w:ascii="Consolas" w:eastAsia="宋体" w:hAnsi="Consolas" w:cs="宋体"/>
          <w:color w:val="0B3D47"/>
          <w:kern w:val="0"/>
          <w:sz w:val="20"/>
          <w:szCs w:val="20"/>
          <w:shd w:val="clear" w:color="auto" w:fill="F1F3F4"/>
        </w:rPr>
        <w:t>chromium_src</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Let’s assume that you want to debug </w:t>
      </w:r>
      <w:r w:rsidRPr="0052413D">
        <w:rPr>
          <w:rFonts w:ascii="Consolas" w:eastAsia="宋体" w:hAnsi="Consolas" w:cs="宋体"/>
          <w:color w:val="0B3D47"/>
          <w:kern w:val="0"/>
          <w:sz w:val="20"/>
          <w:szCs w:val="20"/>
          <w:shd w:val="clear" w:color="auto" w:fill="F1F3F4"/>
        </w:rPr>
        <w:t>app.setName()</w:t>
      </w:r>
      <w:r w:rsidRPr="0052413D">
        <w:rPr>
          <w:rFonts w:ascii="宋体" w:eastAsia="宋体" w:hAnsi="宋体" w:cs="宋体"/>
          <w:kern w:val="0"/>
          <w:sz w:val="24"/>
          <w:szCs w:val="24"/>
        </w:rPr>
        <w:t>, which is defined in </w:t>
      </w:r>
      <w:r w:rsidRPr="0052413D">
        <w:rPr>
          <w:rFonts w:ascii="Consolas" w:eastAsia="宋体" w:hAnsi="Consolas" w:cs="宋体"/>
          <w:color w:val="0B3D47"/>
          <w:kern w:val="0"/>
          <w:sz w:val="20"/>
          <w:szCs w:val="20"/>
          <w:shd w:val="clear" w:color="auto" w:fill="F1F3F4"/>
        </w:rPr>
        <w:t>browser.cc</w:t>
      </w:r>
      <w:r w:rsidRPr="0052413D">
        <w:rPr>
          <w:rFonts w:ascii="宋体" w:eastAsia="宋体" w:hAnsi="宋体" w:cs="宋体"/>
          <w:kern w:val="0"/>
          <w:sz w:val="24"/>
          <w:szCs w:val="24"/>
        </w:rPr>
        <w:t> as </w:t>
      </w:r>
      <w:r w:rsidRPr="0052413D">
        <w:rPr>
          <w:rFonts w:ascii="Consolas" w:eastAsia="宋体" w:hAnsi="Consolas" w:cs="宋体"/>
          <w:color w:val="0B3D47"/>
          <w:kern w:val="0"/>
          <w:sz w:val="20"/>
          <w:szCs w:val="20"/>
          <w:shd w:val="clear" w:color="auto" w:fill="F1F3F4"/>
        </w:rPr>
        <w:t>Browser::SetName()</w:t>
      </w:r>
      <w:r w:rsidRPr="0052413D">
        <w:rPr>
          <w:rFonts w:ascii="宋体" w:eastAsia="宋体" w:hAnsi="宋体" w:cs="宋体"/>
          <w:kern w:val="0"/>
          <w:sz w:val="24"/>
          <w:szCs w:val="24"/>
        </w:rPr>
        <w:t>. Set the breakpoint using the </w:t>
      </w:r>
      <w:r w:rsidRPr="0052413D">
        <w:rPr>
          <w:rFonts w:ascii="Consolas" w:eastAsia="宋体" w:hAnsi="Consolas" w:cs="宋体"/>
          <w:color w:val="0B3D47"/>
          <w:kern w:val="0"/>
          <w:sz w:val="20"/>
          <w:szCs w:val="20"/>
          <w:shd w:val="clear" w:color="auto" w:fill="F1F3F4"/>
        </w:rPr>
        <w:t>breakpoint</w:t>
      </w:r>
      <w:r w:rsidRPr="0052413D">
        <w:rPr>
          <w:rFonts w:ascii="宋体" w:eastAsia="宋体" w:hAnsi="宋体" w:cs="宋体"/>
          <w:kern w:val="0"/>
          <w:sz w:val="24"/>
          <w:szCs w:val="24"/>
        </w:rPr>
        <w:t> command, specifying file and line to break 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(lldb) breakpoint </w:t>
      </w:r>
      <w:r w:rsidRPr="0052413D">
        <w:rPr>
          <w:rFonts w:ascii="Consolas" w:eastAsia="宋体" w:hAnsi="Consolas" w:cs="宋体"/>
          <w:color w:val="007A7A"/>
          <w:kern w:val="0"/>
          <w:sz w:val="20"/>
          <w:szCs w:val="20"/>
          <w:bdr w:val="none" w:sz="0" w:space="0" w:color="auto" w:frame="1"/>
        </w:rPr>
        <w:t>set</w:t>
      </w:r>
      <w:r w:rsidRPr="0052413D">
        <w:rPr>
          <w:rFonts w:ascii="Consolas" w:eastAsia="宋体" w:hAnsi="Consolas" w:cs="宋体"/>
          <w:color w:val="0B3D47"/>
          <w:kern w:val="0"/>
          <w:sz w:val="20"/>
          <w:szCs w:val="20"/>
          <w:bdr w:val="none" w:sz="0" w:space="0" w:color="auto" w:frame="1"/>
        </w:rPr>
        <w:t xml:space="preserve"> --file browser.cc --line 117</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Breakpoint 1: where = Electron Framework</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atom::Browser::SetName(std::__1::basic_string&lt;char, </w:t>
      </w:r>
      <w:r w:rsidRPr="0052413D">
        <w:rPr>
          <w:rFonts w:ascii="Consolas" w:eastAsia="宋体" w:hAnsi="Consolas" w:cs="宋体"/>
          <w:color w:val="0B3D47"/>
          <w:kern w:val="0"/>
          <w:sz w:val="20"/>
          <w:szCs w:val="20"/>
          <w:bdr w:val="none" w:sz="0" w:space="0" w:color="auto" w:frame="1"/>
        </w:rPr>
        <w:lastRenderedPageBreak/>
        <w:t>std::__1::char_traits&lt;char&gt;, std::__1::allocator&lt;char&gt; &gt; const&amp;) + 20 at browser.cc:118, address = 0x000000000015fdb4</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start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 run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app will immediately be paused, since Electron sets the app’s name on launch: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 run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Process 25244 launched: </w:t>
      </w:r>
      <w:r w:rsidRPr="0052413D">
        <w:rPr>
          <w:rFonts w:ascii="Consolas" w:eastAsia="宋体" w:hAnsi="Consolas" w:cs="宋体"/>
          <w:color w:val="D01040"/>
          <w:kern w:val="0"/>
          <w:sz w:val="20"/>
          <w:szCs w:val="20"/>
          <w:bdr w:val="none" w:sz="0" w:space="0" w:color="auto" w:frame="1"/>
        </w:rPr>
        <w:t>'/Users/fr/Code/electron/out/D/Electron.app/Contents/MacOS/Electron'</w:t>
      </w:r>
      <w:r w:rsidRPr="0052413D">
        <w:rPr>
          <w:rFonts w:ascii="Consolas" w:eastAsia="宋体" w:hAnsi="Consolas" w:cs="宋体"/>
          <w:color w:val="0B3D47"/>
          <w:kern w:val="0"/>
          <w:sz w:val="20"/>
          <w:szCs w:val="20"/>
          <w:bdr w:val="none" w:sz="0" w:space="0" w:color="auto" w:frame="1"/>
        </w:rPr>
        <w:t xml:space="preserve"> (x86_64)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 25244 stopped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thread </w:t>
      </w:r>
      <w:r w:rsidRPr="0052413D">
        <w:rPr>
          <w:rFonts w:ascii="Consolas" w:eastAsia="宋体" w:hAnsi="Consolas" w:cs="宋体"/>
          <w:i/>
          <w:iCs/>
          <w:color w:val="717160"/>
          <w:kern w:val="0"/>
          <w:sz w:val="20"/>
          <w:szCs w:val="20"/>
          <w:bdr w:val="none" w:sz="0" w:space="0" w:color="auto" w:frame="1"/>
        </w:rPr>
        <w:t>#1: tid = 0x839a4c, 0x0000000100162db4 Electron Framework`atom::Browser::SetName(this=0x0000000108b14f20, name="Electron") + 20 at browser.cc:118, queue = 'com.apple.main-thread', stop reason = breakpoint 1.1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frame </w:t>
      </w:r>
      <w:r w:rsidRPr="0052413D">
        <w:rPr>
          <w:rFonts w:ascii="Consolas" w:eastAsia="宋体" w:hAnsi="Consolas" w:cs="宋体"/>
          <w:i/>
          <w:iCs/>
          <w:color w:val="717160"/>
          <w:kern w:val="0"/>
          <w:sz w:val="20"/>
          <w:szCs w:val="20"/>
          <w:bdr w:val="none" w:sz="0" w:space="0" w:color="auto" w:frame="1"/>
        </w:rPr>
        <w:t>#0: 0x0000000100162db4 Electron Framework`atom::Browser::SetName(this=0x0000000108b14f20, name="Electron") + 20 at browser.cc:118</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115 </w:t>
      </w:r>
      <w:r w:rsidRPr="0052413D">
        <w:rPr>
          <w:rFonts w:ascii="Consolas" w:eastAsia="宋体" w:hAnsi="Consolas" w:cs="宋体"/>
          <w:color w:val="0B3D47"/>
          <w:kern w:val="0"/>
          <w:sz w:val="20"/>
          <w:szCs w:val="20"/>
          <w:bdr w:val="none" w:sz="0" w:space="0" w:color="auto" w:frame="1"/>
        </w:rPr>
        <w:tab/>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116</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117 </w:t>
      </w:r>
      <w:r w:rsidRPr="0052413D">
        <w:rPr>
          <w:rFonts w:ascii="Consolas" w:eastAsia="宋体" w:hAnsi="Consolas" w:cs="宋体"/>
          <w:color w:val="0B3D47"/>
          <w:kern w:val="0"/>
          <w:sz w:val="20"/>
          <w:szCs w:val="20"/>
          <w:bdr w:val="none" w:sz="0" w:space="0" w:color="auto" w:frame="1"/>
        </w:rPr>
        <w:tab/>
        <w:t>void Browser::SetName(const std::string&amp; name)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B3D47"/>
          <w:kern w:val="0"/>
          <w:sz w:val="20"/>
          <w:szCs w:val="20"/>
          <w:bdr w:val="none" w:sz="0" w:space="0" w:color="auto" w:frame="1"/>
        </w:rPr>
        <w:t xml:space="preserve">118 </w:t>
      </w:r>
      <w:r w:rsidRPr="0052413D">
        <w:rPr>
          <w:rFonts w:ascii="Consolas" w:eastAsia="宋体" w:hAnsi="Consolas" w:cs="宋体"/>
          <w:color w:val="0B3D47"/>
          <w:kern w:val="0"/>
          <w:sz w:val="20"/>
          <w:szCs w:val="20"/>
          <w:bdr w:val="none" w:sz="0" w:space="0" w:color="auto" w:frame="1"/>
        </w:rPr>
        <w:tab/>
        <w:t xml:space="preserve">  name_override_ = 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119 </w:t>
      </w:r>
      <w:r w:rsidRPr="0052413D">
        <w:rPr>
          <w:rFonts w:ascii="Consolas" w:eastAsia="宋体" w:hAnsi="Consolas" w:cs="宋体"/>
          <w:color w:val="0B3D47"/>
          <w:kern w:val="0"/>
          <w:sz w:val="20"/>
          <w:szCs w:val="20"/>
          <w:bdr w:val="none" w:sz="0" w:space="0" w:color="auto" w:frame="1"/>
        </w:rPr>
        <w:tab/>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121 </w:t>
      </w:r>
      <w:r w:rsidRPr="0052413D">
        <w:rPr>
          <w:rFonts w:ascii="Consolas" w:eastAsia="宋体" w:hAnsi="Consolas" w:cs="宋体"/>
          <w:color w:val="0B3D47"/>
          <w:kern w:val="0"/>
          <w:sz w:val="20"/>
          <w:szCs w:val="20"/>
          <w:bdr w:val="none" w:sz="0" w:space="0" w:color="auto" w:frame="1"/>
        </w:rPr>
        <w:tab/>
        <w:t>int Browser::GetBadgeCount()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show the arguments and local variables for the current frame, run </w:t>
      </w:r>
      <w:r w:rsidRPr="0052413D">
        <w:rPr>
          <w:rFonts w:ascii="Consolas" w:eastAsia="宋体" w:hAnsi="Consolas" w:cs="宋体"/>
          <w:color w:val="0B3D47"/>
          <w:kern w:val="0"/>
          <w:sz w:val="20"/>
          <w:szCs w:val="20"/>
          <w:shd w:val="clear" w:color="auto" w:fill="F1F3F4"/>
        </w:rPr>
        <w:t>frame variable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fr v</w:t>
      </w:r>
      <w:r w:rsidRPr="0052413D">
        <w:rPr>
          <w:rFonts w:ascii="宋体" w:eastAsia="宋体" w:hAnsi="宋体" w:cs="宋体"/>
          <w:kern w:val="0"/>
          <w:sz w:val="24"/>
          <w:szCs w:val="24"/>
        </w:rPr>
        <w:t>), which will show you that the app is currently setting the name to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 frame variable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(atom::Browser </w:t>
      </w: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this = 0x0000000108b14f20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(const string &amp;) name = </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do a source level single step in the currently selected thread, execute </w:t>
      </w:r>
      <w:r w:rsidRPr="0052413D">
        <w:rPr>
          <w:rFonts w:ascii="Consolas" w:eastAsia="宋体" w:hAnsi="Consolas" w:cs="宋体"/>
          <w:color w:val="0B3D47"/>
          <w:kern w:val="0"/>
          <w:sz w:val="20"/>
          <w:szCs w:val="20"/>
          <w:shd w:val="clear" w:color="auto" w:fill="F1F3F4"/>
        </w:rPr>
        <w:t>step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s</w:t>
      </w:r>
      <w:r w:rsidRPr="0052413D">
        <w:rPr>
          <w:rFonts w:ascii="宋体" w:eastAsia="宋体" w:hAnsi="宋体" w:cs="宋体"/>
          <w:kern w:val="0"/>
          <w:sz w:val="24"/>
          <w:szCs w:val="24"/>
        </w:rPr>
        <w:t>). This would take you into </w:t>
      </w:r>
      <w:r w:rsidRPr="0052413D">
        <w:rPr>
          <w:rFonts w:ascii="Consolas" w:eastAsia="宋体" w:hAnsi="Consolas" w:cs="宋体"/>
          <w:color w:val="0B3D47"/>
          <w:kern w:val="0"/>
          <w:sz w:val="20"/>
          <w:szCs w:val="20"/>
          <w:shd w:val="clear" w:color="auto" w:fill="F1F3F4"/>
        </w:rPr>
        <w:t>name_override_.empty()</w:t>
      </w:r>
      <w:r w:rsidRPr="0052413D">
        <w:rPr>
          <w:rFonts w:ascii="宋体" w:eastAsia="宋体" w:hAnsi="宋体" w:cs="宋体"/>
          <w:kern w:val="0"/>
          <w:sz w:val="24"/>
          <w:szCs w:val="24"/>
        </w:rPr>
        <w:t>. To proceed and do a step over, run </w:t>
      </w:r>
      <w:r w:rsidRPr="0052413D">
        <w:rPr>
          <w:rFonts w:ascii="Consolas" w:eastAsia="宋体" w:hAnsi="Consolas" w:cs="宋体"/>
          <w:color w:val="0B3D47"/>
          <w:kern w:val="0"/>
          <w:sz w:val="20"/>
          <w:szCs w:val="20"/>
          <w:shd w:val="clear" w:color="auto" w:fill="F1F3F4"/>
        </w:rPr>
        <w:t>next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(lldb) step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 25244 stopped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thread </w:t>
      </w:r>
      <w:r w:rsidRPr="0052413D">
        <w:rPr>
          <w:rFonts w:ascii="Consolas" w:eastAsia="宋体" w:hAnsi="Consolas" w:cs="宋体"/>
          <w:i/>
          <w:iCs/>
          <w:color w:val="717160"/>
          <w:kern w:val="0"/>
          <w:sz w:val="20"/>
          <w:szCs w:val="20"/>
          <w:bdr w:val="none" w:sz="0" w:space="0" w:color="auto" w:frame="1"/>
        </w:rPr>
        <w:t>#1: tid = 0x839a4c, 0x0000000100162dcc Electron Framework`atom::Browser::SetName(this=0x0000000108b14f20, name="Electron") + 44 at browser.cc:119, queue = 'com.apple.main-thread', stop reason = step 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frame </w:t>
      </w:r>
      <w:r w:rsidRPr="0052413D">
        <w:rPr>
          <w:rFonts w:ascii="Consolas" w:eastAsia="宋体" w:hAnsi="Consolas" w:cs="宋体"/>
          <w:i/>
          <w:iCs/>
          <w:color w:val="717160"/>
          <w:kern w:val="0"/>
          <w:sz w:val="20"/>
          <w:szCs w:val="20"/>
          <w:bdr w:val="none" w:sz="0" w:space="0" w:color="auto" w:frame="1"/>
        </w:rPr>
        <w:t>#0: 0x0000000100162dcc Electron Framework`atom::Browser::SetName(this=0x0000000108b14f20, name="Electron") + 44 at browser.cc:119</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116</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117 </w:t>
      </w:r>
      <w:r w:rsidRPr="0052413D">
        <w:rPr>
          <w:rFonts w:ascii="Consolas" w:eastAsia="宋体" w:hAnsi="Consolas" w:cs="宋体"/>
          <w:color w:val="0B3D47"/>
          <w:kern w:val="0"/>
          <w:sz w:val="20"/>
          <w:szCs w:val="20"/>
          <w:bdr w:val="none" w:sz="0" w:space="0" w:color="auto" w:frame="1"/>
        </w:rPr>
        <w:tab/>
        <w:t>void Browser::SetName(const std::string&amp; name)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118 </w:t>
      </w:r>
      <w:r w:rsidRPr="0052413D">
        <w:rPr>
          <w:rFonts w:ascii="Consolas" w:eastAsia="宋体" w:hAnsi="Consolas" w:cs="宋体"/>
          <w:color w:val="0B3D47"/>
          <w:kern w:val="0"/>
          <w:sz w:val="20"/>
          <w:szCs w:val="20"/>
          <w:bdr w:val="none" w:sz="0" w:space="0" w:color="auto" w:frame="1"/>
        </w:rPr>
        <w:tab/>
        <w:t xml:space="preserve">  name_override_ = 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B3D47"/>
          <w:kern w:val="0"/>
          <w:sz w:val="20"/>
          <w:szCs w:val="20"/>
          <w:bdr w:val="none" w:sz="0" w:space="0" w:color="auto" w:frame="1"/>
        </w:rPr>
        <w:t xml:space="preserve">119 </w:t>
      </w:r>
      <w:r w:rsidRPr="0052413D">
        <w:rPr>
          <w:rFonts w:ascii="Consolas" w:eastAsia="宋体" w:hAnsi="Consolas" w:cs="宋体"/>
          <w:color w:val="0B3D47"/>
          <w:kern w:val="0"/>
          <w:sz w:val="20"/>
          <w:szCs w:val="20"/>
          <w:bdr w:val="none" w:sz="0" w:space="0" w:color="auto" w:frame="1"/>
        </w:rPr>
        <w:tab/>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121 </w:t>
      </w:r>
      <w:r w:rsidRPr="0052413D">
        <w:rPr>
          <w:rFonts w:ascii="Consolas" w:eastAsia="宋体" w:hAnsi="Consolas" w:cs="宋体"/>
          <w:color w:val="0B3D47"/>
          <w:kern w:val="0"/>
          <w:sz w:val="20"/>
          <w:szCs w:val="20"/>
          <w:bdr w:val="none" w:sz="0" w:space="0" w:color="auto" w:frame="1"/>
        </w:rPr>
        <w:tab/>
        <w:t>int Browser::GetBadgeCount()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122 </w:t>
      </w:r>
      <w:r w:rsidRPr="0052413D">
        <w:rPr>
          <w:rFonts w:ascii="Consolas" w:eastAsia="宋体" w:hAnsi="Consolas" w:cs="宋体"/>
          <w:color w:val="0B3D47"/>
          <w:kern w:val="0"/>
          <w:sz w:val="20"/>
          <w:szCs w:val="20"/>
          <w:bdr w:val="none" w:sz="0" w:space="0" w:color="auto" w:frame="1"/>
        </w:rPr>
        <w:tab/>
        <w:t xml:space="preserve">  </w:t>
      </w:r>
      <w:r w:rsidRPr="0052413D">
        <w:rPr>
          <w:rFonts w:ascii="Consolas" w:eastAsia="宋体" w:hAnsi="Consolas" w:cs="宋体"/>
          <w:b/>
          <w:bCs/>
          <w:color w:val="000000"/>
          <w:kern w:val="0"/>
          <w:sz w:val="20"/>
          <w:szCs w:val="20"/>
          <w:bdr w:val="none" w:sz="0" w:space="0" w:color="auto" w:frame="1"/>
        </w:rPr>
        <w:t xml:space="preserve">return </w:t>
      </w:r>
      <w:r w:rsidRPr="0052413D">
        <w:rPr>
          <w:rFonts w:ascii="Consolas" w:eastAsia="宋体" w:hAnsi="Consolas" w:cs="宋体"/>
          <w:color w:val="0B3D47"/>
          <w:kern w:val="0"/>
          <w:sz w:val="20"/>
          <w:szCs w:val="20"/>
          <w:bdr w:val="none" w:sz="0" w:space="0" w:color="auto" w:frame="1"/>
        </w:rPr>
        <w:t>badge_count_;</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finish debugging at this point, run </w:t>
      </w:r>
      <w:r w:rsidRPr="0052413D">
        <w:rPr>
          <w:rFonts w:ascii="Consolas" w:eastAsia="宋体" w:hAnsi="Consolas" w:cs="宋体"/>
          <w:color w:val="0B3D47"/>
          <w:kern w:val="0"/>
          <w:sz w:val="20"/>
          <w:szCs w:val="20"/>
          <w:shd w:val="clear" w:color="auto" w:fill="F1F3F4"/>
        </w:rPr>
        <w:t>process continue</w:t>
      </w:r>
      <w:r w:rsidRPr="0052413D">
        <w:rPr>
          <w:rFonts w:ascii="宋体" w:eastAsia="宋体" w:hAnsi="宋体" w:cs="宋体"/>
          <w:kern w:val="0"/>
          <w:sz w:val="24"/>
          <w:szCs w:val="24"/>
        </w:rPr>
        <w:t>. You can also continue until a certain line is hit in this thread (</w:t>
      </w:r>
      <w:r w:rsidRPr="0052413D">
        <w:rPr>
          <w:rFonts w:ascii="Consolas" w:eastAsia="宋体" w:hAnsi="Consolas" w:cs="宋体"/>
          <w:color w:val="0B3D47"/>
          <w:kern w:val="0"/>
          <w:sz w:val="20"/>
          <w:szCs w:val="20"/>
          <w:shd w:val="clear" w:color="auto" w:fill="F1F3F4"/>
        </w:rPr>
        <w:t>thread until 100</w:t>
      </w:r>
      <w:r w:rsidRPr="0052413D">
        <w:rPr>
          <w:rFonts w:ascii="宋体" w:eastAsia="宋体" w:hAnsi="宋体" w:cs="宋体"/>
          <w:kern w:val="0"/>
          <w:sz w:val="24"/>
          <w:szCs w:val="24"/>
        </w:rPr>
        <w:t>). This command will run the thread in the current frame till it reaches line 100 in this frame or stops if it leaves the current frame.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Now, if you open up Electron’s developer tools and call </w:t>
      </w:r>
      <w:r w:rsidRPr="0052413D">
        <w:rPr>
          <w:rFonts w:ascii="Consolas" w:eastAsia="宋体" w:hAnsi="Consolas" w:cs="宋体"/>
          <w:color w:val="0B3D47"/>
          <w:kern w:val="0"/>
          <w:sz w:val="20"/>
          <w:szCs w:val="20"/>
          <w:shd w:val="clear" w:color="auto" w:fill="F1F3F4"/>
        </w:rPr>
        <w:t>setName</w:t>
      </w:r>
      <w:r w:rsidRPr="0052413D">
        <w:rPr>
          <w:rFonts w:ascii="宋体" w:eastAsia="宋体" w:hAnsi="宋体" w:cs="宋体"/>
          <w:kern w:val="0"/>
          <w:sz w:val="24"/>
          <w:szCs w:val="24"/>
        </w:rPr>
        <w:t>, you will once again hit the breakpoint.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Further Reading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LLDB is a powerful tool with a great documentation. To learn more about it, consider Apple’s debugging documentation, for instance the </w:t>
      </w:r>
      <w:hyperlink r:id="rId504" w:anchor="//apple_ref/doc/uid/TP40012917-CH2-SW2" w:history="1">
        <w:r w:rsidRPr="0052413D">
          <w:rPr>
            <w:rFonts w:ascii="宋体" w:eastAsia="宋体" w:hAnsi="宋体" w:cs="宋体"/>
            <w:color w:val="046DC8"/>
            <w:kern w:val="0"/>
            <w:sz w:val="24"/>
            <w:szCs w:val="24"/>
            <w:u w:val="single"/>
          </w:rPr>
          <w:t>LLDB Command Structure Reference</w:t>
        </w:r>
      </w:hyperlink>
      <w:r w:rsidRPr="0052413D">
        <w:rPr>
          <w:rFonts w:ascii="宋体" w:eastAsia="宋体" w:hAnsi="宋体" w:cs="宋体"/>
          <w:kern w:val="0"/>
          <w:sz w:val="24"/>
          <w:szCs w:val="24"/>
        </w:rPr>
        <w:t> or the introduction to </w:t>
      </w:r>
      <w:hyperlink r:id="rId505" w:history="1">
        <w:r w:rsidRPr="0052413D">
          <w:rPr>
            <w:rFonts w:ascii="宋体" w:eastAsia="宋体" w:hAnsi="宋体" w:cs="宋体"/>
            <w:color w:val="046DC8"/>
            <w:kern w:val="0"/>
            <w:sz w:val="24"/>
            <w:szCs w:val="24"/>
            <w:u w:val="single"/>
          </w:rPr>
          <w:t>Using LLDB as a Standalone Debugger</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also check out LLDB’s fantastic </w:t>
      </w:r>
      <w:hyperlink r:id="rId506" w:history="1">
        <w:r w:rsidRPr="0052413D">
          <w:rPr>
            <w:rFonts w:ascii="宋体" w:eastAsia="宋体" w:hAnsi="宋体" w:cs="宋体"/>
            <w:color w:val="046DC8"/>
            <w:kern w:val="0"/>
            <w:sz w:val="24"/>
            <w:szCs w:val="24"/>
            <w:u w:val="single"/>
          </w:rPr>
          <w:t>manual and tutorial</w:t>
        </w:r>
      </w:hyperlink>
      <w:r w:rsidRPr="0052413D">
        <w:rPr>
          <w:rFonts w:ascii="宋体" w:eastAsia="宋体" w:hAnsi="宋体" w:cs="宋体"/>
          <w:kern w:val="0"/>
          <w:sz w:val="24"/>
          <w:szCs w:val="24"/>
        </w:rPr>
        <w:t>, which will explain more complex debugging scenarios.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Releasing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This document describes the process for releasing a new version of 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Create a temporary branch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 a new branch from </w:t>
      </w:r>
      <w:r w:rsidRPr="0052413D">
        <w:rPr>
          <w:rFonts w:ascii="Consolas" w:eastAsia="宋体" w:hAnsi="Consolas" w:cs="宋体"/>
          <w:color w:val="0B3D47"/>
          <w:kern w:val="0"/>
          <w:sz w:val="20"/>
          <w:szCs w:val="20"/>
          <w:shd w:val="clear" w:color="auto" w:fill="F1F3F4"/>
        </w:rPr>
        <w:t>master</w:t>
      </w:r>
      <w:r w:rsidRPr="0052413D">
        <w:rPr>
          <w:rFonts w:ascii="宋体" w:eastAsia="宋体" w:hAnsi="宋体" w:cs="宋体"/>
          <w:kern w:val="0"/>
          <w:sz w:val="24"/>
          <w:szCs w:val="24"/>
        </w:rPr>
        <w:t>. Name it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or anything you like.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If you are creating a backport release, you’ll check out </w:t>
      </w:r>
      <w:r w:rsidRPr="0052413D">
        <w:rPr>
          <w:rFonts w:ascii="Consolas" w:eastAsia="宋体" w:hAnsi="Consolas" w:cs="宋体"/>
          <w:color w:val="0B3D47"/>
          <w:kern w:val="0"/>
          <w:sz w:val="20"/>
          <w:szCs w:val="20"/>
          <w:shd w:val="clear" w:color="auto" w:fill="F1F3F4"/>
        </w:rPr>
        <w:t>1-6-x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1-7-x</w:t>
      </w:r>
      <w:r w:rsidRPr="0052413D">
        <w:rPr>
          <w:rFonts w:ascii="宋体" w:eastAsia="宋体" w:hAnsi="宋体" w:cs="宋体"/>
          <w:kern w:val="0"/>
          <w:sz w:val="24"/>
          <w:szCs w:val="24"/>
        </w:rPr>
        <w:t>, etc instead of </w:t>
      </w:r>
      <w:r w:rsidRPr="0052413D">
        <w:rPr>
          <w:rFonts w:ascii="Consolas" w:eastAsia="宋体" w:hAnsi="Consolas" w:cs="宋体"/>
          <w:color w:val="0B3D47"/>
          <w:kern w:val="0"/>
          <w:sz w:val="20"/>
          <w:szCs w:val="20"/>
          <w:shd w:val="clear" w:color="auto" w:fill="F1F3F4"/>
        </w:rPr>
        <w:t>master</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master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-b release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branch is created as a precaution to prevent any merged PRs from sneaking into a release between the time the temporary release branch is created and the CI builds are complete.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Check for extant drafts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upload script </w:t>
      </w:r>
      <w:hyperlink r:id="rId507" w:anchor="L173-L181" w:history="1">
        <w:r w:rsidRPr="0052413D">
          <w:rPr>
            <w:rFonts w:ascii="宋体" w:eastAsia="宋体" w:hAnsi="宋体" w:cs="宋体"/>
            <w:color w:val="046DC8"/>
            <w:kern w:val="0"/>
            <w:sz w:val="24"/>
            <w:szCs w:val="24"/>
            <w:u w:val="single"/>
          </w:rPr>
          <w:t>looks for an existing draft release</w:t>
        </w:r>
      </w:hyperlink>
      <w:r w:rsidRPr="0052413D">
        <w:rPr>
          <w:rFonts w:ascii="宋体" w:eastAsia="宋体" w:hAnsi="宋体" w:cs="宋体"/>
          <w:kern w:val="0"/>
          <w:sz w:val="24"/>
          <w:szCs w:val="24"/>
        </w:rPr>
        <w:t>. To prevent your new release from clobbering an existing draft, check </w:t>
      </w:r>
      <w:hyperlink r:id="rId508" w:history="1">
        <w:r w:rsidRPr="0052413D">
          <w:rPr>
            <w:rFonts w:ascii="宋体" w:eastAsia="宋体" w:hAnsi="宋体" w:cs="宋体"/>
            <w:color w:val="046DC8"/>
            <w:kern w:val="0"/>
            <w:sz w:val="24"/>
            <w:szCs w:val="24"/>
            <w:u w:val="single"/>
          </w:rPr>
          <w:t>the releases page</w:t>
        </w:r>
      </w:hyperlink>
      <w:r w:rsidRPr="0052413D">
        <w:rPr>
          <w:rFonts w:ascii="宋体" w:eastAsia="宋体" w:hAnsi="宋体" w:cs="宋体"/>
          <w:kern w:val="0"/>
          <w:sz w:val="24"/>
          <w:szCs w:val="24"/>
        </w:rPr>
        <w:t> and make sure there are no drafts.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Bump the 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Run the </w:t>
      </w:r>
      <w:r w:rsidRPr="0052413D">
        <w:rPr>
          <w:rFonts w:ascii="Consolas" w:eastAsia="宋体" w:hAnsi="Consolas" w:cs="宋体"/>
          <w:color w:val="0B3D47"/>
          <w:kern w:val="0"/>
          <w:sz w:val="20"/>
          <w:szCs w:val="20"/>
          <w:shd w:val="clear" w:color="auto" w:fill="F1F3F4"/>
        </w:rPr>
        <w:t>bump-version</w:t>
      </w:r>
      <w:r w:rsidRPr="0052413D">
        <w:rPr>
          <w:rFonts w:ascii="宋体" w:eastAsia="宋体" w:hAnsi="宋体" w:cs="宋体"/>
          <w:kern w:val="0"/>
          <w:sz w:val="24"/>
          <w:szCs w:val="24"/>
        </w:rPr>
        <w:t> script, passing </w:t>
      </w:r>
      <w:r w:rsidRPr="0052413D">
        <w:rPr>
          <w:rFonts w:ascii="Consolas" w:eastAsia="宋体" w:hAnsi="Consolas" w:cs="宋体"/>
          <w:color w:val="0B3D47"/>
          <w:kern w:val="0"/>
          <w:sz w:val="20"/>
          <w:szCs w:val="20"/>
          <w:shd w:val="clear" w:color="auto" w:fill="F1F3F4"/>
        </w:rPr>
        <w:t>major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minor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patch</w:t>
      </w:r>
      <w:r w:rsidRPr="0052413D">
        <w:rPr>
          <w:rFonts w:ascii="宋体" w:eastAsia="宋体" w:hAnsi="宋体" w:cs="宋体"/>
          <w:kern w:val="0"/>
          <w:sz w:val="24"/>
          <w:szCs w:val="24"/>
        </w:rPr>
        <w:t> as an argument: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run bump-version -- patch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push origin HEAD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bump the version number in several files. See </w:t>
      </w:r>
      <w:hyperlink r:id="rId509" w:history="1">
        <w:r w:rsidRPr="0052413D">
          <w:rPr>
            <w:rFonts w:ascii="宋体" w:eastAsia="宋体" w:hAnsi="宋体" w:cs="宋体"/>
            <w:color w:val="046DC8"/>
            <w:kern w:val="0"/>
            <w:sz w:val="24"/>
            <w:szCs w:val="24"/>
            <w:u w:val="single"/>
          </w:rPr>
          <w:t>this bump commit</w:t>
        </w:r>
      </w:hyperlink>
      <w:r w:rsidRPr="0052413D">
        <w:rPr>
          <w:rFonts w:ascii="宋体" w:eastAsia="宋体" w:hAnsi="宋体" w:cs="宋体"/>
          <w:kern w:val="0"/>
          <w:sz w:val="24"/>
          <w:szCs w:val="24"/>
        </w:rPr>
        <w:t> for an 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Most releases will be </w:t>
      </w:r>
      <w:r w:rsidRPr="0052413D">
        <w:rPr>
          <w:rFonts w:ascii="Consolas" w:eastAsia="宋体" w:hAnsi="Consolas" w:cs="宋体"/>
          <w:color w:val="0B3D47"/>
          <w:kern w:val="0"/>
          <w:sz w:val="20"/>
          <w:szCs w:val="20"/>
          <w:shd w:val="clear" w:color="auto" w:fill="F1F3F4"/>
        </w:rPr>
        <w:t>patch</w:t>
      </w:r>
      <w:r w:rsidRPr="0052413D">
        <w:rPr>
          <w:rFonts w:ascii="宋体" w:eastAsia="宋体" w:hAnsi="宋体" w:cs="宋体"/>
          <w:kern w:val="0"/>
          <w:sz w:val="24"/>
          <w:szCs w:val="24"/>
        </w:rPr>
        <w:t> level. Upgrades to Chrome or other major changes should use </w:t>
      </w:r>
      <w:r w:rsidRPr="0052413D">
        <w:rPr>
          <w:rFonts w:ascii="Consolas" w:eastAsia="宋体" w:hAnsi="Consolas" w:cs="宋体"/>
          <w:color w:val="0B3D47"/>
          <w:kern w:val="0"/>
          <w:sz w:val="20"/>
          <w:szCs w:val="20"/>
          <w:shd w:val="clear" w:color="auto" w:fill="F1F3F4"/>
        </w:rPr>
        <w:t>minor</w:t>
      </w:r>
      <w:r w:rsidRPr="0052413D">
        <w:rPr>
          <w:rFonts w:ascii="宋体" w:eastAsia="宋体" w:hAnsi="宋体" w:cs="宋体"/>
          <w:kern w:val="0"/>
          <w:sz w:val="24"/>
          <w:szCs w:val="24"/>
        </w:rPr>
        <w:t>. For more info, see </w:t>
      </w:r>
      <w:hyperlink r:id="rId510" w:history="1">
        <w:r w:rsidRPr="0052413D">
          <w:rPr>
            <w:rFonts w:ascii="宋体" w:eastAsia="宋体" w:hAnsi="宋体" w:cs="宋体"/>
            <w:color w:val="046DC8"/>
            <w:kern w:val="0"/>
            <w:sz w:val="24"/>
            <w:szCs w:val="24"/>
            <w:u w:val="single"/>
          </w:rPr>
          <w:t>electron-versioning</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Wait for builds </w:t>
      </w:r>
      <w:r w:rsidRPr="0052413D">
        <w:rPr>
          <w:rFonts w:ascii="宋体" w:eastAsia="宋体" w:hAnsi="宋体" w:cs="宋体"/>
          <w:noProof/>
          <w:color w:val="183D44"/>
          <w:kern w:val="0"/>
          <w:sz w:val="45"/>
          <w:szCs w:val="45"/>
        </w:rPr>
        <w:drawing>
          <wp:inline distT="0" distB="0" distL="0" distR="0">
            <wp:extent cx="190500" cy="190500"/>
            <wp:effectExtent l="0" t="0" r="0" b="0"/>
            <wp:docPr id="16" name="图片 16" descr=":hourglass_flowing_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ourglass_flowing_sand:"/>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presence of the word </w:t>
      </w:r>
      <w:hyperlink r:id="rId512" w:anchor="L3-L6" w:history="1">
        <w:r w:rsidRPr="0052413D">
          <w:rPr>
            <w:rFonts w:ascii="Consolas" w:eastAsia="宋体" w:hAnsi="Consolas" w:cs="宋体"/>
            <w:color w:val="0B3D47"/>
            <w:kern w:val="0"/>
            <w:sz w:val="20"/>
            <w:szCs w:val="20"/>
            <w:shd w:val="clear" w:color="auto" w:fill="F1F3F4"/>
          </w:rPr>
          <w:t>Bump</w:t>
        </w:r>
      </w:hyperlink>
      <w:r w:rsidRPr="0052413D">
        <w:rPr>
          <w:rFonts w:ascii="宋体" w:eastAsia="宋体" w:hAnsi="宋体" w:cs="宋体"/>
          <w:kern w:val="0"/>
          <w:sz w:val="24"/>
          <w:szCs w:val="24"/>
        </w:rPr>
        <w:t> in the commit message created by the </w:t>
      </w:r>
      <w:r w:rsidRPr="0052413D">
        <w:rPr>
          <w:rFonts w:ascii="Consolas" w:eastAsia="宋体" w:hAnsi="Consolas" w:cs="宋体"/>
          <w:color w:val="0B3D47"/>
          <w:kern w:val="0"/>
          <w:sz w:val="20"/>
          <w:szCs w:val="20"/>
          <w:shd w:val="clear" w:color="auto" w:fill="F1F3F4"/>
        </w:rPr>
        <w:t>bump-version</w:t>
      </w:r>
      <w:r w:rsidRPr="0052413D">
        <w:rPr>
          <w:rFonts w:ascii="宋体" w:eastAsia="宋体" w:hAnsi="宋体" w:cs="宋体"/>
          <w:kern w:val="0"/>
          <w:sz w:val="24"/>
          <w:szCs w:val="24"/>
        </w:rPr>
        <w:t> script will </w:t>
      </w:r>
      <w:hyperlink r:id="rId513" w:anchor="L82-L96" w:history="1">
        <w:r w:rsidRPr="0052413D">
          <w:rPr>
            <w:rFonts w:ascii="宋体" w:eastAsia="宋体" w:hAnsi="宋体" w:cs="宋体"/>
            <w:color w:val="046DC8"/>
            <w:kern w:val="0"/>
            <w:sz w:val="24"/>
            <w:szCs w:val="24"/>
            <w:u w:val="single"/>
          </w:rPr>
          <w:t>trigger the release process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monitor the build progress, see the following pages:</w:t>
      </w:r>
    </w:p>
    <w:p w:rsidR="0052413D" w:rsidRPr="0052413D" w:rsidRDefault="00E93C51" w:rsidP="0052413D">
      <w:pPr>
        <w:widowControl/>
        <w:numPr>
          <w:ilvl w:val="0"/>
          <w:numId w:val="537"/>
        </w:numPr>
        <w:spacing w:before="100" w:beforeAutospacing="1" w:after="120"/>
        <w:ind w:left="360"/>
        <w:jc w:val="left"/>
        <w:rPr>
          <w:rFonts w:ascii="宋体" w:eastAsia="宋体" w:hAnsi="宋体" w:cs="宋体"/>
          <w:kern w:val="0"/>
          <w:sz w:val="24"/>
          <w:szCs w:val="24"/>
        </w:rPr>
      </w:pPr>
      <w:hyperlink r:id="rId514" w:history="1">
        <w:r w:rsidR="0052413D" w:rsidRPr="0052413D">
          <w:rPr>
            <w:rFonts w:ascii="宋体" w:eastAsia="宋体" w:hAnsi="宋体" w:cs="宋体"/>
            <w:color w:val="046DC8"/>
            <w:kern w:val="0"/>
            <w:sz w:val="24"/>
            <w:szCs w:val="24"/>
            <w:u w:val="single"/>
          </w:rPr>
          <w:t>208.52.191.140:8080/view/All/builds</w:t>
        </w:r>
      </w:hyperlink>
      <w:r w:rsidR="0052413D" w:rsidRPr="0052413D">
        <w:rPr>
          <w:rFonts w:ascii="宋体" w:eastAsia="宋体" w:hAnsi="宋体" w:cs="宋体"/>
          <w:kern w:val="0"/>
          <w:sz w:val="24"/>
          <w:szCs w:val="24"/>
        </w:rPr>
        <w:t> for Mac and Windows</w:t>
      </w:r>
    </w:p>
    <w:p w:rsidR="0052413D" w:rsidRPr="0052413D" w:rsidRDefault="00E93C51" w:rsidP="0052413D">
      <w:pPr>
        <w:widowControl/>
        <w:numPr>
          <w:ilvl w:val="0"/>
          <w:numId w:val="537"/>
        </w:numPr>
        <w:spacing w:before="100" w:beforeAutospacing="1" w:after="120"/>
        <w:ind w:left="360"/>
        <w:jc w:val="left"/>
        <w:rPr>
          <w:rFonts w:ascii="宋体" w:eastAsia="宋体" w:hAnsi="宋体" w:cs="宋体"/>
          <w:kern w:val="0"/>
          <w:sz w:val="24"/>
          <w:szCs w:val="24"/>
        </w:rPr>
      </w:pPr>
      <w:hyperlink r:id="rId515" w:history="1">
        <w:r w:rsidR="0052413D" w:rsidRPr="0052413D">
          <w:rPr>
            <w:rFonts w:ascii="宋体" w:eastAsia="宋体" w:hAnsi="宋体" w:cs="宋体"/>
            <w:color w:val="046DC8"/>
            <w:kern w:val="0"/>
            <w:sz w:val="24"/>
            <w:szCs w:val="24"/>
            <w:u w:val="single"/>
          </w:rPr>
          <w:t>jenkins.githubapp.com/label/chromium/</w:t>
        </w:r>
      </w:hyperlink>
      <w:r w:rsidR="0052413D" w:rsidRPr="0052413D">
        <w:rPr>
          <w:rFonts w:ascii="宋体" w:eastAsia="宋体" w:hAnsi="宋体" w:cs="宋体"/>
          <w:kern w:val="0"/>
          <w:sz w:val="24"/>
          <w:szCs w:val="24"/>
        </w:rPr>
        <w:t> for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Compile release notes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Writing release notes is a good way to keep yourself busy while the builds are running. For prior art, see existing releases on </w:t>
      </w:r>
      <w:hyperlink r:id="rId516" w:history="1">
        <w:r w:rsidRPr="0052413D">
          <w:rPr>
            <w:rFonts w:ascii="宋体" w:eastAsia="宋体" w:hAnsi="宋体" w:cs="宋体"/>
            <w:color w:val="046DC8"/>
            <w:kern w:val="0"/>
            <w:sz w:val="24"/>
            <w:szCs w:val="24"/>
            <w:u w:val="single"/>
          </w:rPr>
          <w:t>the releases page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Tips:</w:t>
      </w:r>
    </w:p>
    <w:p w:rsidR="0052413D" w:rsidRPr="0052413D" w:rsidRDefault="0052413D" w:rsidP="0052413D">
      <w:pPr>
        <w:widowControl/>
        <w:numPr>
          <w:ilvl w:val="0"/>
          <w:numId w:val="53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Each listed item should reference a PR on electron/electron, not an issue, nor a PR from another repo like libcc.</w:t>
      </w:r>
    </w:p>
    <w:p w:rsidR="0052413D" w:rsidRPr="0052413D" w:rsidRDefault="0052413D" w:rsidP="0052413D">
      <w:pPr>
        <w:widowControl/>
        <w:numPr>
          <w:ilvl w:val="0"/>
          <w:numId w:val="53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No need to use link markup when referencing PRs. Strings like </w:t>
      </w:r>
      <w:r w:rsidRPr="0052413D">
        <w:rPr>
          <w:rFonts w:ascii="Consolas" w:eastAsia="宋体" w:hAnsi="Consolas" w:cs="宋体"/>
          <w:color w:val="0B3D47"/>
          <w:kern w:val="0"/>
          <w:sz w:val="20"/>
          <w:szCs w:val="20"/>
          <w:shd w:val="clear" w:color="auto" w:fill="F1F3F4"/>
        </w:rPr>
        <w:t>#123</w:t>
      </w:r>
      <w:r w:rsidRPr="0052413D">
        <w:rPr>
          <w:rFonts w:ascii="宋体" w:eastAsia="宋体" w:hAnsi="宋体" w:cs="宋体"/>
          <w:kern w:val="0"/>
          <w:sz w:val="24"/>
          <w:szCs w:val="24"/>
        </w:rPr>
        <w:t> will automatically be converted to links on github.com.</w:t>
      </w:r>
    </w:p>
    <w:p w:rsidR="0052413D" w:rsidRPr="0052413D" w:rsidRDefault="0052413D" w:rsidP="0052413D">
      <w:pPr>
        <w:widowControl/>
        <w:numPr>
          <w:ilvl w:val="0"/>
          <w:numId w:val="53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To see the version of Chromium, V8, and Node in every version of Electron, visit </w:t>
      </w:r>
      <w:hyperlink r:id="rId517" w:history="1">
        <w:r w:rsidRPr="0052413D">
          <w:rPr>
            <w:rFonts w:ascii="宋体" w:eastAsia="宋体" w:hAnsi="宋体" w:cs="宋体"/>
            <w:color w:val="046DC8"/>
            <w:kern w:val="0"/>
            <w:sz w:val="24"/>
            <w:szCs w:val="24"/>
            <w:u w:val="single"/>
          </w:rPr>
          <w:t>atom.io/download/electron/index.json</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Patch releases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a </w:t>
      </w:r>
      <w:r w:rsidRPr="0052413D">
        <w:rPr>
          <w:rFonts w:ascii="Consolas" w:eastAsia="宋体" w:hAnsi="Consolas" w:cs="宋体"/>
          <w:color w:val="0B3D47"/>
          <w:kern w:val="0"/>
          <w:sz w:val="20"/>
          <w:szCs w:val="20"/>
          <w:shd w:val="clear" w:color="auto" w:fill="F1F3F4"/>
        </w:rPr>
        <w:t>patch</w:t>
      </w:r>
      <w:r w:rsidRPr="0052413D">
        <w:rPr>
          <w:rFonts w:ascii="宋体" w:eastAsia="宋体" w:hAnsi="宋体" w:cs="宋体"/>
          <w:kern w:val="0"/>
          <w:sz w:val="24"/>
          <w:szCs w:val="24"/>
        </w:rPr>
        <w:t> release, use the following 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Bug Fixes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cross-platform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Linux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macOS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Windows thing. #1234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API Changes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Linux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macOS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Windows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Minor releases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a </w:t>
      </w:r>
      <w:r w:rsidRPr="0052413D">
        <w:rPr>
          <w:rFonts w:ascii="Consolas" w:eastAsia="宋体" w:hAnsi="Consolas" w:cs="宋体"/>
          <w:color w:val="0B3D47"/>
          <w:kern w:val="0"/>
          <w:sz w:val="20"/>
          <w:szCs w:val="20"/>
          <w:shd w:val="clear" w:color="auto" w:fill="F1F3F4"/>
        </w:rPr>
        <w:t>minor</w:t>
      </w:r>
      <w:r w:rsidRPr="0052413D">
        <w:rPr>
          <w:rFonts w:ascii="宋体" w:eastAsia="宋体" w:hAnsi="宋体" w:cs="宋体"/>
          <w:kern w:val="0"/>
          <w:sz w:val="24"/>
          <w:szCs w:val="24"/>
        </w:rPr>
        <w:t> release (which is normally a Chromium update, and possibly also a Node update), e.g. </w:t>
      </w:r>
      <w:r w:rsidRPr="0052413D">
        <w:rPr>
          <w:rFonts w:ascii="Consolas" w:eastAsia="宋体" w:hAnsi="Consolas" w:cs="宋体"/>
          <w:color w:val="0B3D47"/>
          <w:kern w:val="0"/>
          <w:sz w:val="20"/>
          <w:szCs w:val="20"/>
          <w:shd w:val="clear" w:color="auto" w:fill="F1F3F4"/>
        </w:rPr>
        <w:t>1.8.0</w:t>
      </w:r>
      <w:r w:rsidRPr="0052413D">
        <w:rPr>
          <w:rFonts w:ascii="宋体" w:eastAsia="宋体" w:hAnsi="宋体" w:cs="宋体"/>
          <w:kern w:val="0"/>
          <w:sz w:val="24"/>
          <w:szCs w:val="24"/>
        </w:rPr>
        <w:t>, use this 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**Note:** This is a beta release. This is the first release running on upgraded versions of Chrome/Node.js/V8 and most likely will have have some instability and/or regressions.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Please file new issues for any bugs you find in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This release is published to [npm](https://www.npmjs.com/package/electron) under the `beta` tag and can be installed via `npm install electron@beta`.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Upgraded from Chrome `oldVersion` to `newVersion`.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Upgraded from Node `oldVersion` to `newVersion`.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Upgraded from v8 `oldVersion` to `newVersion`. #9116</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Other Changes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Some other change.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Edit the release draft</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Visit </w:t>
      </w:r>
      <w:hyperlink r:id="rId518" w:history="1">
        <w:r w:rsidRPr="0052413D">
          <w:rPr>
            <w:rFonts w:ascii="宋体" w:eastAsia="宋体" w:hAnsi="宋体" w:cs="宋体"/>
            <w:color w:val="046DC8"/>
            <w:kern w:val="0"/>
            <w:sz w:val="24"/>
            <w:szCs w:val="24"/>
            <w:u w:val="single"/>
          </w:rPr>
          <w:t>the releases page</w:t>
        </w:r>
      </w:hyperlink>
      <w:r w:rsidRPr="0052413D">
        <w:rPr>
          <w:rFonts w:ascii="宋体" w:eastAsia="宋体" w:hAnsi="宋体" w:cs="宋体"/>
          <w:kern w:val="0"/>
          <w:sz w:val="24"/>
          <w:szCs w:val="24"/>
        </w:rPr>
        <w:t> and you’ll see a new draft release with placeholder release notes.</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Edit the release and add release notes.</w:t>
      </w:r>
    </w:p>
    <w:p w:rsidR="0052413D" w:rsidRPr="0052413D" w:rsidRDefault="0052413D" w:rsidP="0052413D">
      <w:pPr>
        <w:widowControl/>
        <w:numPr>
          <w:ilvl w:val="0"/>
          <w:numId w:val="53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Ensure the </w:t>
      </w:r>
      <w:r w:rsidRPr="0052413D">
        <w:rPr>
          <w:rFonts w:ascii="Consolas" w:eastAsia="宋体" w:hAnsi="Consolas" w:cs="宋体"/>
          <w:color w:val="0B3D47"/>
          <w:kern w:val="0"/>
          <w:sz w:val="20"/>
          <w:szCs w:val="20"/>
          <w:shd w:val="clear" w:color="auto" w:fill="F1F3F4"/>
        </w:rPr>
        <w:t>prerelease</w:t>
      </w:r>
      <w:r w:rsidRPr="0052413D">
        <w:rPr>
          <w:rFonts w:ascii="宋体" w:eastAsia="宋体" w:hAnsi="宋体" w:cs="宋体"/>
          <w:kern w:val="0"/>
          <w:sz w:val="24"/>
          <w:szCs w:val="24"/>
        </w:rPr>
        <w:t> checkbox is checked. This should happen automatically for Electron versions &gt;=1.7</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Click ‘Save draft’. </w:t>
      </w:r>
      <w:r w:rsidRPr="0052413D">
        <w:rPr>
          <w:rFonts w:ascii="宋体" w:eastAsia="宋体" w:hAnsi="宋体" w:cs="宋体"/>
          <w:b/>
          <w:bCs/>
          <w:color w:val="183D44"/>
          <w:kern w:val="0"/>
          <w:sz w:val="24"/>
          <w:szCs w:val="24"/>
        </w:rPr>
        <w:t>Do not click ‘Publish release’!</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Wait for all builds to pass before proceeding.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Merge temporary branch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Merge the temporary back into master, without creating a merge commit: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merge release master --no-commit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push origin master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this fails, rebase with master and rebuild: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release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rebase master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push origin HEAD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Run local debug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Run local debug build to verify that you are actually building the version you want. Sometimes you thought you were doing a release for a new version, but you’re actually not.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run 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Verify the window is displaying the current updated version.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 environment variables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You’ll need to set the following environment variables to publish a release. Ask another team member for these credentials.</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ELECTRON_S3_BUCKET</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ELECTRON_S3_ACCESS_KEY</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ELECTRON_S3_SECRET_KEY</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ELECTRON_GITHUB_TOKEN</w:t>
      </w:r>
      <w:r w:rsidRPr="0052413D">
        <w:rPr>
          <w:rFonts w:ascii="宋体" w:eastAsia="宋体" w:hAnsi="宋体" w:cs="宋体"/>
          <w:kern w:val="0"/>
          <w:sz w:val="24"/>
          <w:szCs w:val="24"/>
        </w:rPr>
        <w:t> - A personal access token with “repo” scope.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will only need to do this once.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Publish the release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script will download the binaries and generate the node headers and the .lib linker used on Windows by node-gyp to build native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run release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Many distributions of Python still ship with old HTTPS certificates. You may see a </w:t>
      </w:r>
      <w:r w:rsidRPr="0052413D">
        <w:rPr>
          <w:rFonts w:ascii="Consolas" w:eastAsia="宋体" w:hAnsi="Consolas" w:cs="宋体"/>
          <w:color w:val="0B3D47"/>
          <w:kern w:val="0"/>
          <w:sz w:val="20"/>
          <w:szCs w:val="20"/>
          <w:shd w:val="clear" w:color="auto" w:fill="F1F3F4"/>
        </w:rPr>
        <w:t>InsecureRequestWarning</w:t>
      </w:r>
      <w:r w:rsidRPr="0052413D">
        <w:rPr>
          <w:rFonts w:ascii="宋体" w:eastAsia="宋体" w:hAnsi="宋体" w:cs="宋体"/>
          <w:kern w:val="0"/>
          <w:sz w:val="24"/>
          <w:szCs w:val="24"/>
        </w:rPr>
        <w:t>, but it can be disregarded.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Delete the temporary branch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master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git branch -D release </w:t>
      </w:r>
      <w:r w:rsidRPr="0052413D">
        <w:rPr>
          <w:rFonts w:ascii="Consolas" w:eastAsia="宋体" w:hAnsi="Consolas" w:cs="宋体"/>
          <w:i/>
          <w:iCs/>
          <w:color w:val="717160"/>
          <w:kern w:val="0"/>
          <w:sz w:val="20"/>
          <w:szCs w:val="20"/>
          <w:bdr w:val="none" w:sz="0" w:space="0" w:color="auto" w:frame="1"/>
        </w:rPr>
        <w:t># delete local branch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git push origin :release </w:t>
      </w:r>
      <w:r w:rsidRPr="0052413D">
        <w:rPr>
          <w:rFonts w:ascii="Consolas" w:eastAsia="宋体" w:hAnsi="Consolas" w:cs="宋体"/>
          <w:i/>
          <w:iCs/>
          <w:color w:val="717160"/>
          <w:kern w:val="0"/>
          <w:sz w:val="20"/>
          <w:szCs w:val="20"/>
          <w:bdr w:val="none" w:sz="0" w:space="0" w:color="auto" w:frame="1"/>
        </w:rPr>
        <w:t># delete remote branch</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Promoting a release on npm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New releases are published to npm with the </w:t>
      </w:r>
      <w:r w:rsidRPr="0052413D">
        <w:rPr>
          <w:rFonts w:ascii="Consolas" w:eastAsia="宋体" w:hAnsi="Consolas" w:cs="宋体"/>
          <w:color w:val="0B3D47"/>
          <w:kern w:val="0"/>
          <w:sz w:val="20"/>
          <w:szCs w:val="20"/>
          <w:shd w:val="clear" w:color="auto" w:fill="F1F3F4"/>
        </w:rPr>
        <w:t>beta</w:t>
      </w:r>
      <w:r w:rsidRPr="0052413D">
        <w:rPr>
          <w:rFonts w:ascii="宋体" w:eastAsia="宋体" w:hAnsi="宋体" w:cs="宋体"/>
          <w:kern w:val="0"/>
          <w:sz w:val="24"/>
          <w:szCs w:val="24"/>
        </w:rPr>
        <w:t> tag. Every release should eventually get promoted to stable unless there’s a good reason not to.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Releases are normally given around two weeks in the wild before being promoted. Before promoting a release, check to see if there are any bug reports against that version, e.g. issues labeled with </w:t>
      </w:r>
      <w:r w:rsidRPr="0052413D">
        <w:rPr>
          <w:rFonts w:ascii="Consolas" w:eastAsia="宋体" w:hAnsi="Consolas" w:cs="宋体"/>
          <w:color w:val="0B3D47"/>
          <w:kern w:val="0"/>
          <w:sz w:val="20"/>
          <w:szCs w:val="20"/>
          <w:shd w:val="clear" w:color="auto" w:fill="F1F3F4"/>
        </w:rPr>
        <w:t>version/1.7.x</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It’s also good to ask users in Slack if they’re using the beta versions successfully.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see what’s beta and stable at any given time: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npm dist-tag ls electron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beta: 1.7.5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latest: 1.6.11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promote a beta version to stable (aka </w:t>
      </w:r>
      <w:r w:rsidRPr="0052413D">
        <w:rPr>
          <w:rFonts w:ascii="Consolas" w:eastAsia="宋体" w:hAnsi="Consolas" w:cs="宋体"/>
          <w:color w:val="0B3D47"/>
          <w:kern w:val="0"/>
          <w:sz w:val="20"/>
          <w:szCs w:val="20"/>
          <w:shd w:val="clear" w:color="auto" w:fill="F1F3F4"/>
        </w:rPr>
        <w:t>latest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dist-tag add electron@1.2.3 latest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Setting Up Symbol Server in Debugger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Debug symbols allow you to have better debugging sessions. They have information about the functions contained in executables and dynamic libraries and provide you with information to get clean call stacks. A Symbol Server allows the debugger to load the correct symbols, binaries and sources automatically without forcing users to download large debugging files. The server functions like </w:t>
      </w:r>
      <w:hyperlink r:id="rId519" w:history="1">
        <w:r w:rsidRPr="0052413D">
          <w:rPr>
            <w:rFonts w:ascii="宋体" w:eastAsia="宋体" w:hAnsi="宋体" w:cs="宋体"/>
            <w:color w:val="046DC8"/>
            <w:kern w:val="0"/>
            <w:sz w:val="24"/>
            <w:szCs w:val="24"/>
            <w:u w:val="single"/>
          </w:rPr>
          <w:t>Microsoft’s symbol server</w:t>
        </w:r>
      </w:hyperlink>
      <w:r w:rsidRPr="0052413D">
        <w:rPr>
          <w:rFonts w:ascii="宋体" w:eastAsia="宋体" w:hAnsi="宋体" w:cs="宋体"/>
          <w:kern w:val="0"/>
          <w:sz w:val="24"/>
          <w:szCs w:val="24"/>
        </w:rPr>
        <w:t> so the documentation there can be useful.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because released Electron builds are heavily optimized, debugging is not always easy. The debugger will not be able to show you the content of all variables and the execution path can seem strange because of inlining, tail calls, and other compiler optimizations. The only workaround is to build an unoptimized local 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official symbol server URL for Electron is https://electron-symbols.githubapp.com. You cannot visit this URL directly, you must add it to the symbol path of your debugging tool. In the examples below, a local cache directory is used to avoid repeatedly fetching the PDB from the server. Replace </w:t>
      </w:r>
      <w:r w:rsidRPr="0052413D">
        <w:rPr>
          <w:rFonts w:ascii="Consolas" w:eastAsia="宋体" w:hAnsi="Consolas" w:cs="宋体"/>
          <w:color w:val="0B3D47"/>
          <w:kern w:val="0"/>
          <w:sz w:val="20"/>
          <w:szCs w:val="20"/>
          <w:shd w:val="clear" w:color="auto" w:fill="F1F3F4"/>
        </w:rPr>
        <w:t>c:\code\symbols</w:t>
      </w:r>
      <w:r w:rsidRPr="0052413D">
        <w:rPr>
          <w:rFonts w:ascii="宋体" w:eastAsia="宋体" w:hAnsi="宋体" w:cs="宋体"/>
          <w:kern w:val="0"/>
          <w:sz w:val="24"/>
          <w:szCs w:val="24"/>
        </w:rPr>
        <w:t> with an appropriate cache directory on your machine.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Using the Symbol Server in Windbg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Windbg symbol path is configured with a string value delimited with asterisk characters. To use only the Electron symbol server, add the following entry to your symbol path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 can replace </w:t>
      </w:r>
      <w:r w:rsidRPr="0052413D">
        <w:rPr>
          <w:rFonts w:ascii="Consolas" w:eastAsia="宋体" w:hAnsi="Consolas" w:cs="宋体"/>
          <w:color w:val="0B3D47"/>
          <w:kern w:val="0"/>
          <w:sz w:val="20"/>
          <w:szCs w:val="20"/>
          <w:shd w:val="clear" w:color="auto" w:fill="F1F3F4"/>
        </w:rPr>
        <w:t>c:\code\symbols</w:t>
      </w:r>
      <w:r w:rsidRPr="0052413D">
        <w:rPr>
          <w:rFonts w:ascii="宋体" w:eastAsia="宋体" w:hAnsi="宋体" w:cs="宋体"/>
          <w:kern w:val="0"/>
          <w:sz w:val="24"/>
          <w:szCs w:val="24"/>
        </w:rPr>
        <w:t>with any writable directory on your computer, if you’d prefer a different location for downloaded symbols):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SRV*c:\code\symbols\*https://electron-symbols.githubapp.com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this string as </w:t>
      </w:r>
      <w:r w:rsidRPr="0052413D">
        <w:rPr>
          <w:rFonts w:ascii="Consolas" w:eastAsia="宋体" w:hAnsi="Consolas" w:cs="宋体"/>
          <w:color w:val="0B3D47"/>
          <w:kern w:val="0"/>
          <w:sz w:val="20"/>
          <w:szCs w:val="20"/>
          <w:shd w:val="clear" w:color="auto" w:fill="F1F3F4"/>
        </w:rPr>
        <w:t>_NT_SYMBOL_PATH</w:t>
      </w:r>
      <w:r w:rsidRPr="0052413D">
        <w:rPr>
          <w:rFonts w:ascii="宋体" w:eastAsia="宋体" w:hAnsi="宋体" w:cs="宋体"/>
          <w:kern w:val="0"/>
          <w:sz w:val="24"/>
          <w:szCs w:val="24"/>
        </w:rPr>
        <w:t> in the environment, using the Windbg menus, or by typing the </w:t>
      </w:r>
      <w:r w:rsidRPr="0052413D">
        <w:rPr>
          <w:rFonts w:ascii="Consolas" w:eastAsia="宋体" w:hAnsi="Consolas" w:cs="宋体"/>
          <w:color w:val="0B3D47"/>
          <w:kern w:val="0"/>
          <w:sz w:val="20"/>
          <w:szCs w:val="20"/>
          <w:shd w:val="clear" w:color="auto" w:fill="F1F3F4"/>
        </w:rPr>
        <w:t>.sympath</w:t>
      </w:r>
      <w:r w:rsidRPr="0052413D">
        <w:rPr>
          <w:rFonts w:ascii="宋体" w:eastAsia="宋体" w:hAnsi="宋体" w:cs="宋体"/>
          <w:kern w:val="0"/>
          <w:sz w:val="24"/>
          <w:szCs w:val="24"/>
        </w:rPr>
        <w:t>command. If you would like to get symbols from Microsoft’s symbol server as well, you should list that first: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SRV*c:\code\symbols\*http://msdl.microsoft.com/download/symbols;SRV*c:\code\symbols\*https://electron-symbols.githubapp.com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the symbol server in Visual Studio</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2819400" cy="2847975"/>
            <wp:effectExtent l="0" t="0" r="0" b="9525"/>
            <wp:docPr id="15" name="图片 15" descr="https://mdn.mozillademos.org/files/733/symbol-server-vc8expres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mdn.mozillademos.org/files/733/symbol-server-vc8express-menu.jpg"/>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819400" cy="2847975"/>
                    </a:xfrm>
                    <a:prstGeom prst="rect">
                      <a:avLst/>
                    </a:prstGeom>
                    <a:noFill/>
                    <a:ln>
                      <a:noFill/>
                    </a:ln>
                  </pic:spPr>
                </pic:pic>
              </a:graphicData>
            </a:graphic>
          </wp:inline>
        </w:drawing>
      </w:r>
      <w:r w:rsidRPr="0052413D">
        <w:rPr>
          <w:rFonts w:ascii="宋体" w:eastAsia="宋体" w:hAnsi="宋体" w:cs="宋体"/>
          <w:kern w:val="0"/>
          <w:sz w:val="24"/>
          <w:szCs w:val="24"/>
        </w:rPr>
        <w:t> </w:t>
      </w:r>
      <w:r w:rsidRPr="0052413D">
        <w:rPr>
          <w:rFonts w:ascii="宋体" w:eastAsia="宋体" w:hAnsi="宋体" w:cs="宋体"/>
          <w:noProof/>
          <w:kern w:val="0"/>
          <w:sz w:val="24"/>
          <w:szCs w:val="24"/>
        </w:rPr>
        <w:drawing>
          <wp:inline distT="0" distB="0" distL="0" distR="0">
            <wp:extent cx="6134100" cy="3638550"/>
            <wp:effectExtent l="0" t="0" r="0" b="0"/>
            <wp:docPr id="14" name="图片 14" descr="https://mdn.mozillademos.org/files/2497/2005_op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dn.mozillademos.org/files/2497/2005_options.gif"/>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6134100" cy="3638550"/>
                    </a:xfrm>
                    <a:prstGeom prst="rect">
                      <a:avLst/>
                    </a:prstGeom>
                    <a:noFill/>
                    <a:ln>
                      <a:noFill/>
                    </a:ln>
                  </pic:spPr>
                </pic:pic>
              </a:graphicData>
            </a:graphic>
          </wp:inline>
        </w:drawing>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 Symbols will not 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Type the following commands in Windbg to print why symbols are not loading: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&gt; !sym noisy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&gt; .reload /f electron.exe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Source Code Directory Structure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source code of Electron is separated into a few parts, mostly following Chromium on the separation conventions.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may need to become familiar with </w:t>
      </w:r>
      <w:hyperlink r:id="rId522" w:history="1">
        <w:r w:rsidRPr="0052413D">
          <w:rPr>
            <w:rFonts w:ascii="宋体" w:eastAsia="宋体" w:hAnsi="宋体" w:cs="宋体"/>
            <w:color w:val="046DC8"/>
            <w:kern w:val="0"/>
            <w:sz w:val="24"/>
            <w:szCs w:val="24"/>
            <w:u w:val="single"/>
          </w:rPr>
          <w:t>Chromium’s multi-process architecture</w:t>
        </w:r>
      </w:hyperlink>
      <w:r w:rsidRPr="0052413D">
        <w:rPr>
          <w:rFonts w:ascii="宋体" w:eastAsia="宋体" w:hAnsi="宋体" w:cs="宋体"/>
          <w:kern w:val="0"/>
          <w:sz w:val="24"/>
          <w:szCs w:val="24"/>
        </w:rPr>
        <w:t> to understand the source code better.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Structure of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atom/ - 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app/ - System entry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browser/ - The frontend including the main window, UI, and all of the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main process things. This talks to the renderer to manage web pages.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ui/ - Implementation of UI stuff for different platforms.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 cocoa/ - Cocoa specific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 win/ - Windows GUI specific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 x/ - X11 specific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The implementation of the main process APIs.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net/ - Network related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mac/ - Mac specific Objective-C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resources/ - Icons, platform-dependent files, etc.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renderer/ - Code that runs in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The implementation of renderer process APIs.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common/ - Code that used by both the main and renderer processes,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including some utility functions and code to integrate node's 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loop into Chromium's message loop.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 api/ - The implementation of common APIs, and foundations of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Electron's built-in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chromium_src/ - Source code that copied from Chromium.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default_app/ - The default page to show when Electron is started without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providing an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docs/ - Documentations.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lib/ - JavaScript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browser/ - Javascript main process initialization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Javascript API implementation.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common/ - JavaScript used by both the main and renderer processes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Javascript API implementation.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renderer/ - Javascript renderer process initialization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api/ - Javascript API implementation.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spec/ - Automatic tests.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electron.gyp - Building rules of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common.gypi - Compiler specific settings and building rules for other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components like `node` and `breakpad`.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Structure of Other Directories</w:t>
      </w:r>
    </w:p>
    <w:p w:rsidR="0052413D" w:rsidRPr="0052413D" w:rsidRDefault="0052413D" w:rsidP="0052413D">
      <w:pPr>
        <w:widowControl/>
        <w:numPr>
          <w:ilvl w:val="0"/>
          <w:numId w:val="5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script</w:t>
      </w:r>
      <w:r w:rsidRPr="0052413D">
        <w:rPr>
          <w:rFonts w:ascii="宋体" w:eastAsia="宋体" w:hAnsi="宋体" w:cs="宋体"/>
          <w:kern w:val="0"/>
          <w:sz w:val="24"/>
          <w:szCs w:val="24"/>
        </w:rPr>
        <w:t> - Scripts used for development purpose like building, packaging, testing, etc.</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tools</w:t>
      </w:r>
      <w:r w:rsidRPr="0052413D">
        <w:rPr>
          <w:rFonts w:ascii="宋体" w:eastAsia="宋体" w:hAnsi="宋体" w:cs="宋体"/>
          <w:kern w:val="0"/>
          <w:sz w:val="24"/>
          <w:szCs w:val="24"/>
        </w:rPr>
        <w:t> - Helper scripts used by gyp files, unlike </w:t>
      </w:r>
      <w:r w:rsidRPr="0052413D">
        <w:rPr>
          <w:rFonts w:ascii="Consolas" w:eastAsia="宋体" w:hAnsi="Consolas" w:cs="宋体"/>
          <w:color w:val="0B3D47"/>
          <w:kern w:val="0"/>
          <w:sz w:val="20"/>
          <w:szCs w:val="20"/>
          <w:shd w:val="clear" w:color="auto" w:fill="F1F3F4"/>
        </w:rPr>
        <w:t>script</w:t>
      </w:r>
      <w:r w:rsidRPr="0052413D">
        <w:rPr>
          <w:rFonts w:ascii="宋体" w:eastAsia="宋体" w:hAnsi="宋体" w:cs="宋体"/>
          <w:kern w:val="0"/>
          <w:sz w:val="24"/>
          <w:szCs w:val="24"/>
        </w:rPr>
        <w:t>, scripts put here should never be invoked by users directly.</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vendor</w:t>
      </w:r>
      <w:r w:rsidRPr="0052413D">
        <w:rPr>
          <w:rFonts w:ascii="宋体" w:eastAsia="宋体" w:hAnsi="宋体" w:cs="宋体"/>
          <w:kern w:val="0"/>
          <w:sz w:val="24"/>
          <w:szCs w:val="24"/>
        </w:rPr>
        <w:t> - Source code of third party dependencies, we didn’t use </w:t>
      </w:r>
      <w:r w:rsidRPr="0052413D">
        <w:rPr>
          <w:rFonts w:ascii="Consolas" w:eastAsia="宋体" w:hAnsi="Consolas" w:cs="宋体"/>
          <w:color w:val="0B3D47"/>
          <w:kern w:val="0"/>
          <w:sz w:val="20"/>
          <w:szCs w:val="20"/>
          <w:shd w:val="clear" w:color="auto" w:fill="F1F3F4"/>
        </w:rPr>
        <w:t>third_party</w:t>
      </w:r>
      <w:r w:rsidRPr="0052413D">
        <w:rPr>
          <w:rFonts w:ascii="宋体" w:eastAsia="宋体" w:hAnsi="宋体" w:cs="宋体"/>
          <w:kern w:val="0"/>
          <w:sz w:val="24"/>
          <w:szCs w:val="24"/>
        </w:rPr>
        <w:t> as name because it would confuse it with the same directory in Chromium’s source code tree.</w:t>
      </w:r>
    </w:p>
    <w:p w:rsidR="0052413D" w:rsidRPr="0052413D" w:rsidRDefault="0052413D" w:rsidP="0052413D">
      <w:pPr>
        <w:widowControl/>
        <w:numPr>
          <w:ilvl w:val="0"/>
          <w:numId w:val="5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node_modules</w:t>
      </w:r>
      <w:r w:rsidRPr="0052413D">
        <w:rPr>
          <w:rFonts w:ascii="宋体" w:eastAsia="宋体" w:hAnsi="宋体" w:cs="宋体"/>
          <w:kern w:val="0"/>
          <w:sz w:val="24"/>
          <w:szCs w:val="24"/>
        </w:rPr>
        <w:t> - Third party node modules used for building.</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out</w:t>
      </w:r>
      <w:r w:rsidRPr="0052413D">
        <w:rPr>
          <w:rFonts w:ascii="宋体" w:eastAsia="宋体" w:hAnsi="宋体" w:cs="宋体"/>
          <w:kern w:val="0"/>
          <w:sz w:val="24"/>
          <w:szCs w:val="24"/>
        </w:rPr>
        <w:t> - Temporary output directory of </w:t>
      </w:r>
      <w:r w:rsidRPr="0052413D">
        <w:rPr>
          <w:rFonts w:ascii="Consolas" w:eastAsia="宋体" w:hAnsi="Consolas" w:cs="宋体"/>
          <w:color w:val="0B3D47"/>
          <w:kern w:val="0"/>
          <w:sz w:val="20"/>
          <w:szCs w:val="20"/>
          <w:shd w:val="clear" w:color="auto" w:fill="F1F3F4"/>
        </w:rPr>
        <w:t>ninja</w:t>
      </w:r>
      <w:r w:rsidRPr="0052413D">
        <w:rPr>
          <w:rFonts w:ascii="宋体" w:eastAsia="宋体" w:hAnsi="宋体" w:cs="宋体"/>
          <w:kern w:val="0"/>
          <w:sz w:val="24"/>
          <w:szCs w:val="24"/>
        </w:rPr>
        <w:t>.</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dist</w:t>
      </w:r>
      <w:r w:rsidRPr="0052413D">
        <w:rPr>
          <w:rFonts w:ascii="宋体" w:eastAsia="宋体" w:hAnsi="宋体" w:cs="宋体"/>
          <w:kern w:val="0"/>
          <w:sz w:val="24"/>
          <w:szCs w:val="24"/>
        </w:rPr>
        <w:t> - Temporary directory created by </w:t>
      </w:r>
      <w:r w:rsidRPr="0052413D">
        <w:rPr>
          <w:rFonts w:ascii="Consolas" w:eastAsia="宋体" w:hAnsi="Consolas" w:cs="宋体"/>
          <w:color w:val="0B3D47"/>
          <w:kern w:val="0"/>
          <w:sz w:val="20"/>
          <w:szCs w:val="20"/>
          <w:shd w:val="clear" w:color="auto" w:fill="F1F3F4"/>
        </w:rPr>
        <w:t>script/create-dist.py</w:t>
      </w:r>
      <w:r w:rsidRPr="0052413D">
        <w:rPr>
          <w:rFonts w:ascii="宋体" w:eastAsia="宋体" w:hAnsi="宋体" w:cs="宋体"/>
          <w:kern w:val="0"/>
          <w:sz w:val="24"/>
          <w:szCs w:val="24"/>
        </w:rPr>
        <w:t> script when creating a distribution.</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external_binaries</w:t>
      </w:r>
      <w:r w:rsidRPr="0052413D">
        <w:rPr>
          <w:rFonts w:ascii="宋体" w:eastAsia="宋体" w:hAnsi="宋体" w:cs="宋体"/>
          <w:kern w:val="0"/>
          <w:sz w:val="24"/>
          <w:szCs w:val="24"/>
        </w:rPr>
        <w:t> - Downloaded binaries of third-party frameworks which do not support building with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Keeping Git Submodules Up to Date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Electron repository has a few vendored dependencies, found in the </w:t>
      </w:r>
      <w:hyperlink r:id="rId523" w:history="1">
        <w:r w:rsidRPr="0052413D">
          <w:rPr>
            <w:rFonts w:ascii="宋体" w:eastAsia="宋体" w:hAnsi="宋体" w:cs="宋体"/>
            <w:color w:val="046DC8"/>
            <w:kern w:val="0"/>
            <w:sz w:val="24"/>
            <w:szCs w:val="24"/>
            <w:u w:val="single"/>
          </w:rPr>
          <w:t>/vendor</w:t>
        </w:r>
      </w:hyperlink>
      <w:r w:rsidRPr="0052413D">
        <w:rPr>
          <w:rFonts w:ascii="宋体" w:eastAsia="宋体" w:hAnsi="宋体" w:cs="宋体"/>
          <w:kern w:val="0"/>
          <w:sz w:val="24"/>
          <w:szCs w:val="24"/>
        </w:rPr>
        <w:t> directory. Occasionally you might see a message like this when running </w:t>
      </w:r>
      <w:r w:rsidRPr="0052413D">
        <w:rPr>
          <w:rFonts w:ascii="Consolas" w:eastAsia="宋体" w:hAnsi="Consolas" w:cs="宋体"/>
          <w:color w:val="0B3D47"/>
          <w:kern w:val="0"/>
          <w:sz w:val="20"/>
          <w:szCs w:val="20"/>
          <w:shd w:val="clear" w:color="auto" w:fill="F1F3F4"/>
        </w:rPr>
        <w:t>git status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b/>
        <w:t>modified:   vendor/libchromiumcontent (new commits)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b/>
        <w:t>modified:   vendor/node (new commits)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update these vendored dependencies, run the following command: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submodule update --init --recursive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find yourself running this command often, you can create an alias for it in your </w:t>
      </w:r>
      <w:r w:rsidRPr="0052413D">
        <w:rPr>
          <w:rFonts w:ascii="Consolas" w:eastAsia="宋体" w:hAnsi="Consolas" w:cs="宋体"/>
          <w:color w:val="0B3D47"/>
          <w:kern w:val="0"/>
          <w:sz w:val="20"/>
          <w:szCs w:val="20"/>
          <w:shd w:val="clear" w:color="auto" w:fill="F1F3F4"/>
        </w:rPr>
        <w:t>~/.gitconfig</w:t>
      </w:r>
      <w:r w:rsidRPr="0052413D">
        <w:rPr>
          <w:rFonts w:ascii="宋体" w:eastAsia="宋体" w:hAnsi="宋体" w:cs="宋体"/>
          <w:kern w:val="0"/>
          <w:sz w:val="24"/>
          <w:szCs w:val="24"/>
        </w:rPr>
        <w:t> file: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[alias]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b/>
        <w:t>su = submodule update --init --recursive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Upgrading Chrome Checklist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document is meant to serve as an overview of what steps are needed on each Chrome upgrade in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These are things to do in addition to updating the Electron code for any Chrome/Node API changes.</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the new Chrome version is available from https://github.com/zcbenz/chromium-source-tarball/releases</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Update the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file at the root of the </w:t>
      </w:r>
      <w:r w:rsidRPr="0052413D">
        <w:rPr>
          <w:rFonts w:ascii="Consolas" w:eastAsia="宋体" w:hAnsi="Consolas" w:cs="宋体"/>
          <w:color w:val="0B3D47"/>
          <w:kern w:val="0"/>
          <w:sz w:val="20"/>
          <w:szCs w:val="20"/>
          <w:shd w:val="clear" w:color="auto" w:fill="F1F3F4"/>
        </w:rPr>
        <w:t>electron/libchromiumcontent</w:t>
      </w:r>
      <w:r w:rsidRPr="0052413D">
        <w:rPr>
          <w:rFonts w:ascii="宋体" w:eastAsia="宋体" w:hAnsi="宋体" w:cs="宋体"/>
          <w:kern w:val="0"/>
          <w:sz w:val="24"/>
          <w:szCs w:val="24"/>
        </w:rPr>
        <w:t> repository</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Update the </w:t>
      </w:r>
      <w:r w:rsidRPr="0052413D">
        <w:rPr>
          <w:rFonts w:ascii="Consolas" w:eastAsia="宋体" w:hAnsi="Consolas" w:cs="宋体"/>
          <w:color w:val="0B3D47"/>
          <w:kern w:val="0"/>
          <w:sz w:val="20"/>
          <w:szCs w:val="20"/>
          <w:shd w:val="clear" w:color="auto" w:fill="F1F3F4"/>
        </w:rPr>
        <w:t>CLANG_REVISION</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script/update-clang.sh</w:t>
      </w:r>
      <w:r w:rsidRPr="0052413D">
        <w:rPr>
          <w:rFonts w:ascii="宋体" w:eastAsia="宋体" w:hAnsi="宋体" w:cs="宋体"/>
          <w:kern w:val="0"/>
          <w:sz w:val="24"/>
          <w:szCs w:val="24"/>
        </w:rPr>
        <w:t> to match the version Chrome is using in </w:t>
      </w:r>
      <w:r w:rsidRPr="0052413D">
        <w:rPr>
          <w:rFonts w:ascii="Consolas" w:eastAsia="宋体" w:hAnsi="Consolas" w:cs="宋体"/>
          <w:color w:val="0B3D47"/>
          <w:kern w:val="0"/>
          <w:sz w:val="20"/>
          <w:szCs w:val="20"/>
          <w:shd w:val="clear" w:color="auto" w:fill="F1F3F4"/>
        </w:rPr>
        <w:t>libchromiumcontent/src/tools/clang/scripts/update.py</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Upgrade </w:t>
      </w:r>
      <w:r w:rsidRPr="0052413D">
        <w:rPr>
          <w:rFonts w:ascii="Consolas" w:eastAsia="宋体" w:hAnsi="Consolas" w:cs="宋体"/>
          <w:color w:val="0B3D47"/>
          <w:kern w:val="0"/>
          <w:sz w:val="20"/>
          <w:szCs w:val="20"/>
          <w:shd w:val="clear" w:color="auto" w:fill="F1F3F4"/>
        </w:rPr>
        <w:t>vendor/node</w:t>
      </w:r>
      <w:r w:rsidRPr="0052413D">
        <w:rPr>
          <w:rFonts w:ascii="宋体" w:eastAsia="宋体" w:hAnsi="宋体" w:cs="宋体"/>
          <w:kern w:val="0"/>
          <w:sz w:val="24"/>
          <w:szCs w:val="24"/>
        </w:rPr>
        <w:t> to the Node release that corresponds to the v8 version being used in the new Chrome release. See the v8 versions in Node on https://nodejs.org/en/download/releases for more details</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Upgrade </w:t>
      </w:r>
      <w:r w:rsidRPr="0052413D">
        <w:rPr>
          <w:rFonts w:ascii="Consolas" w:eastAsia="宋体" w:hAnsi="Consolas" w:cs="宋体"/>
          <w:color w:val="0B3D47"/>
          <w:kern w:val="0"/>
          <w:sz w:val="20"/>
          <w:szCs w:val="20"/>
          <w:shd w:val="clear" w:color="auto" w:fill="F1F3F4"/>
        </w:rPr>
        <w:t>vendor/crashpad</w:t>
      </w:r>
      <w:r w:rsidRPr="0052413D">
        <w:rPr>
          <w:rFonts w:ascii="宋体" w:eastAsia="宋体" w:hAnsi="宋体" w:cs="宋体"/>
          <w:kern w:val="0"/>
          <w:sz w:val="24"/>
          <w:szCs w:val="24"/>
        </w:rPr>
        <w:t> for any crash reporter changes needed</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Upgrade </w:t>
      </w:r>
      <w:r w:rsidRPr="0052413D">
        <w:rPr>
          <w:rFonts w:ascii="Consolas" w:eastAsia="宋体" w:hAnsi="Consolas" w:cs="宋体"/>
          <w:color w:val="0B3D47"/>
          <w:kern w:val="0"/>
          <w:sz w:val="20"/>
          <w:szCs w:val="20"/>
          <w:shd w:val="clear" w:color="auto" w:fill="F1F3F4"/>
        </w:rPr>
        <w:t>vendor/depot_tools</w:t>
      </w:r>
      <w:r w:rsidRPr="0052413D">
        <w:rPr>
          <w:rFonts w:ascii="宋体" w:eastAsia="宋体" w:hAnsi="宋体" w:cs="宋体"/>
          <w:kern w:val="0"/>
          <w:sz w:val="24"/>
          <w:szCs w:val="24"/>
        </w:rPr>
        <w:t> for any build tools changes needed</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Update the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SHA-1 to download in </w:t>
      </w:r>
      <w:r w:rsidRPr="0052413D">
        <w:rPr>
          <w:rFonts w:ascii="Consolas" w:eastAsia="宋体" w:hAnsi="Consolas" w:cs="宋体"/>
          <w:color w:val="0B3D47"/>
          <w:kern w:val="0"/>
          <w:sz w:val="20"/>
          <w:szCs w:val="20"/>
          <w:shd w:val="clear" w:color="auto" w:fill="F1F3F4"/>
        </w:rPr>
        <w:t>script/lib/config.py</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a pull request on </w:t>
      </w:r>
      <w:r w:rsidRPr="0052413D">
        <w:rPr>
          <w:rFonts w:ascii="Consolas" w:eastAsia="宋体" w:hAnsi="Consolas" w:cs="宋体"/>
          <w:color w:val="0B3D47"/>
          <w:kern w:val="0"/>
          <w:sz w:val="20"/>
          <w:szCs w:val="20"/>
          <w:shd w:val="clear" w:color="auto" w:fill="F1F3F4"/>
        </w:rPr>
        <w:t>electron/libchromiumcontent</w:t>
      </w:r>
      <w:r w:rsidRPr="0052413D">
        <w:rPr>
          <w:rFonts w:ascii="宋体" w:eastAsia="宋体" w:hAnsi="宋体" w:cs="宋体"/>
          <w:kern w:val="0"/>
          <w:sz w:val="24"/>
          <w:szCs w:val="24"/>
        </w:rPr>
        <w:t> with the changes</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a pull request on </w:t>
      </w:r>
      <w:r w:rsidRPr="0052413D">
        <w:rPr>
          <w:rFonts w:ascii="Consolas" w:eastAsia="宋体" w:hAnsi="Consolas" w:cs="宋体"/>
          <w:color w:val="0B3D47"/>
          <w:kern w:val="0"/>
          <w:sz w:val="20"/>
          <w:szCs w:val="20"/>
          <w:shd w:val="clear" w:color="auto" w:fill="F1F3F4"/>
        </w:rPr>
        <w:t>electron/electron</w:t>
      </w:r>
      <w:r w:rsidRPr="0052413D">
        <w:rPr>
          <w:rFonts w:ascii="宋体" w:eastAsia="宋体" w:hAnsi="宋体" w:cs="宋体"/>
          <w:kern w:val="0"/>
          <w:sz w:val="24"/>
          <w:szCs w:val="24"/>
        </w:rPr>
        <w:t> with the changes</w:t>
      </w:r>
    </w:p>
    <w:p w:rsidR="0052413D" w:rsidRPr="0052413D" w:rsidRDefault="0052413D" w:rsidP="0052413D">
      <w:pPr>
        <w:widowControl/>
        <w:numPr>
          <w:ilvl w:val="1"/>
          <w:numId w:val="542"/>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This should include upgrading the submodules in </w:t>
      </w:r>
      <w:r w:rsidRPr="0052413D">
        <w:rPr>
          <w:rFonts w:ascii="Consolas" w:eastAsia="宋体" w:hAnsi="Consolas" w:cs="宋体"/>
          <w:color w:val="0B3D47"/>
          <w:kern w:val="0"/>
          <w:sz w:val="20"/>
          <w:szCs w:val="20"/>
          <w:shd w:val="clear" w:color="auto" w:fill="F1F3F4"/>
        </w:rPr>
        <w:t>vendor/</w:t>
      </w:r>
      <w:r w:rsidRPr="0052413D">
        <w:rPr>
          <w:rFonts w:ascii="宋体" w:eastAsia="宋体" w:hAnsi="宋体" w:cs="宋体"/>
          <w:kern w:val="0"/>
          <w:sz w:val="24"/>
          <w:szCs w:val="24"/>
        </w:rPr>
        <w:t> as needed</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debug builds succeed on:</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macOS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Windows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Window</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ARM Linux</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release builds succeed on:</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macOS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Windows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Window</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ARM Linux</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tests pass on:</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macOS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Windows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Window</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ARM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Verify ffmpeg Support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ships with a version of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that includes proprietary codecs by default. A version without these codecs is built and distributed with each release as well. Each Chrome upgrade should verify that switching this version is still 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can verify Electron’s support for multiple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builds by loading the following page. It should work with the default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library distributed with Electron and not work with the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library built without proprietary codecs.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charset=</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&lt;title&gt;</w:t>
      </w:r>
      <w:r w:rsidRPr="0052413D">
        <w:rPr>
          <w:rFonts w:ascii="Consolas" w:eastAsia="宋体" w:hAnsi="Consolas" w:cs="宋体"/>
          <w:color w:val="0B3D47"/>
          <w:kern w:val="0"/>
          <w:sz w:val="20"/>
          <w:szCs w:val="20"/>
          <w:bdr w:val="none" w:sz="0" w:space="0" w:color="auto" w:frame="1"/>
        </w:rPr>
        <w:t>Proprietary Codec Check</w:t>
      </w:r>
      <w:r w:rsidRPr="0052413D">
        <w:rPr>
          <w:rFonts w:ascii="Consolas" w:eastAsia="宋体" w:hAnsi="Consolas" w:cs="宋体"/>
          <w:color w:val="000080"/>
          <w:kern w:val="0"/>
          <w:sz w:val="20"/>
          <w:szCs w:val="20"/>
          <w:bdr w:val="none" w:sz="0" w:space="0" w:color="auto" w:frame="1"/>
        </w:rPr>
        <w:t>&lt;/title&gt;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&lt;p&gt;</w:t>
      </w:r>
      <w:r w:rsidRPr="0052413D">
        <w:rPr>
          <w:rFonts w:ascii="Consolas" w:eastAsia="宋体" w:hAnsi="Consolas" w:cs="宋体"/>
          <w:color w:val="0B3D47"/>
          <w:kern w:val="0"/>
          <w:sz w:val="20"/>
          <w:szCs w:val="20"/>
          <w:bdr w:val="none" w:sz="0" w:space="0" w:color="auto" w:frame="1"/>
        </w:rPr>
        <w:t>Checking if Electron is using proprietary codecs by loading video from http://www.quirksmode.org/html5/videos/big_buck_bunny.mp4</w:t>
      </w:r>
      <w:r w:rsidRPr="0052413D">
        <w:rPr>
          <w:rFonts w:ascii="Consolas" w:eastAsia="宋体" w:hAnsi="Consolas" w:cs="宋体"/>
          <w:color w:val="000080"/>
          <w:kern w:val="0"/>
          <w:sz w:val="20"/>
          <w:szCs w:val="20"/>
          <w:bdr w:val="none" w:sz="0" w:space="0" w:color="auto" w:frame="1"/>
        </w:rPr>
        <w:t>&lt;/p&gt;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00080"/>
          <w:kern w:val="0"/>
          <w:sz w:val="20"/>
          <w:szCs w:val="20"/>
          <w:bdr w:val="none" w:sz="0" w:space="0" w:color="auto" w:frame="1"/>
        </w:rPr>
        <w:t>&gt;&lt;/p&gt;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&lt;video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style=</w:t>
      </w:r>
      <w:r w:rsidRPr="0052413D">
        <w:rPr>
          <w:rFonts w:ascii="Consolas" w:eastAsia="宋体" w:hAnsi="Consolas" w:cs="宋体"/>
          <w:color w:val="D01040"/>
          <w:kern w:val="0"/>
          <w:sz w:val="20"/>
          <w:szCs w:val="20"/>
          <w:bdr w:val="none" w:sz="0" w:space="0" w:color="auto" w:frame="1"/>
        </w:rPr>
        <w:t>"display:none"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"http://www.quirksmode.org/html5/videos/big_buck_bunny.mp4"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autoplay</w:t>
      </w:r>
      <w:r w:rsidRPr="0052413D">
        <w:rPr>
          <w:rFonts w:ascii="Consolas" w:eastAsia="宋体" w:hAnsi="Consolas" w:cs="宋体"/>
          <w:color w:val="000080"/>
          <w:kern w:val="0"/>
          <w:sz w:val="20"/>
          <w:szCs w:val="20"/>
          <w:bdr w:val="none" w:sz="0" w:space="0" w:color="auto" w:frame="1"/>
        </w:rPr>
        <w:t>&gt;&lt;/video&gt;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video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video.addEventListener(</w:t>
      </w:r>
      <w:r w:rsidRPr="0052413D">
        <w:rPr>
          <w:rFonts w:ascii="Consolas" w:eastAsia="宋体" w:hAnsi="Consolas" w:cs="宋体"/>
          <w:color w:val="D01040"/>
          <w:kern w:val="0"/>
          <w:sz w:val="20"/>
          <w:szCs w:val="20"/>
          <w:bdr w:val="none" w:sz="0" w:space="0" w:color="auto" w:frame="1"/>
        </w:rPr>
        <w:t>'error'</w:t>
      </w:r>
      <w:r w:rsidRPr="0052413D">
        <w:rPr>
          <w:rFonts w:ascii="Consolas" w:eastAsia="宋体" w:hAnsi="Consolas" w:cs="宋体"/>
          <w:color w:val="0B3D47"/>
          <w:kern w:val="0"/>
          <w:sz w:val="20"/>
          <w:szCs w:val="20"/>
          <w:bdr w:val="none" w:sz="0" w:space="0" w:color="auto" w:frame="1"/>
        </w:rPr>
        <w:t>, ({target})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(target.error.code === target.error.MEDIA_ERR_SRC_NOT_SUPPORTED)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B3D47"/>
          <w:kern w:val="0"/>
          <w:sz w:val="20"/>
          <w:szCs w:val="20"/>
          <w:bdr w:val="none" w:sz="0" w:space="0" w:color="auto" w:frame="1"/>
        </w:rPr>
        <w:t xml:space="preserve">).textContent = </w:t>
      </w:r>
      <w:r w:rsidRPr="0052413D">
        <w:rPr>
          <w:rFonts w:ascii="Consolas" w:eastAsia="宋体" w:hAnsi="Consolas" w:cs="宋体"/>
          <w:color w:val="D01040"/>
          <w:kern w:val="0"/>
          <w:sz w:val="20"/>
          <w:szCs w:val="20"/>
          <w:bdr w:val="none" w:sz="0" w:space="0" w:color="auto" w:frame="1"/>
        </w:rPr>
        <w:t>'Not using proprietary codecs, video emitted source not supported error event.'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B3D47"/>
          <w:kern w:val="0"/>
          <w:sz w:val="20"/>
          <w:szCs w:val="20"/>
          <w:bdr w:val="none" w:sz="0" w:space="0" w:color="auto" w:frame="1"/>
        </w:rPr>
        <w:t xml:space="preserve">).textContent = `Unexpected </w:t>
      </w:r>
      <w:r w:rsidRPr="0052413D">
        <w:rPr>
          <w:rFonts w:ascii="Consolas" w:eastAsia="宋体" w:hAnsi="Consolas" w:cs="宋体"/>
          <w:color w:val="007A7A"/>
          <w:kern w:val="0"/>
          <w:sz w:val="20"/>
          <w:szCs w:val="20"/>
          <w:bdr w:val="none" w:sz="0" w:space="0" w:color="auto" w:frame="1"/>
        </w:rPr>
        <w:t>error</w:t>
      </w:r>
      <w:r w:rsidRPr="0052413D">
        <w:rPr>
          <w:rFonts w:ascii="Consolas" w:eastAsia="宋体" w:hAnsi="Consolas" w:cs="宋体"/>
          <w:color w:val="0B3D47"/>
          <w:kern w:val="0"/>
          <w:sz w:val="20"/>
          <w:szCs w:val="20"/>
          <w:bdr w:val="none" w:sz="0" w:space="0" w:color="auto" w:frame="1"/>
        </w:rPr>
        <w:t>: ${target.error.code}`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video.addEventListener(</w:t>
      </w:r>
      <w:r w:rsidRPr="0052413D">
        <w:rPr>
          <w:rFonts w:ascii="Consolas" w:eastAsia="宋体" w:hAnsi="Consolas" w:cs="宋体"/>
          <w:color w:val="D01040"/>
          <w:kern w:val="0"/>
          <w:sz w:val="20"/>
          <w:szCs w:val="20"/>
          <w:bdr w:val="none" w:sz="0" w:space="0" w:color="auto" w:frame="1"/>
        </w:rPr>
        <w:t>'playing'</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B3D47"/>
          <w:kern w:val="0"/>
          <w:sz w:val="20"/>
          <w:szCs w:val="20"/>
          <w:bdr w:val="none" w:sz="0" w:space="0" w:color="auto" w:frame="1"/>
        </w:rPr>
        <w:t xml:space="preserve">).textContent = </w:t>
      </w:r>
      <w:r w:rsidRPr="0052413D">
        <w:rPr>
          <w:rFonts w:ascii="Consolas" w:eastAsia="宋体" w:hAnsi="Consolas" w:cs="宋体"/>
          <w:color w:val="D01040"/>
          <w:kern w:val="0"/>
          <w:sz w:val="20"/>
          <w:szCs w:val="20"/>
          <w:bdr w:val="none" w:sz="0" w:space="0" w:color="auto" w:frame="1"/>
        </w:rPr>
        <w:t>'Using proprietary codecs, video started playing.'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Links</w:t>
      </w:r>
    </w:p>
    <w:p w:rsidR="0052413D" w:rsidRPr="0052413D" w:rsidRDefault="00E93C51" w:rsidP="0052413D">
      <w:pPr>
        <w:widowControl/>
        <w:numPr>
          <w:ilvl w:val="0"/>
          <w:numId w:val="543"/>
        </w:numPr>
        <w:spacing w:before="100" w:beforeAutospacing="1" w:after="120"/>
        <w:ind w:left="360"/>
        <w:jc w:val="left"/>
        <w:rPr>
          <w:rFonts w:ascii="宋体" w:eastAsia="宋体" w:hAnsi="宋体" w:cs="宋体"/>
          <w:kern w:val="0"/>
          <w:sz w:val="24"/>
          <w:szCs w:val="24"/>
        </w:rPr>
      </w:pPr>
      <w:hyperlink r:id="rId524" w:history="1">
        <w:r w:rsidR="0052413D" w:rsidRPr="0052413D">
          <w:rPr>
            <w:rFonts w:ascii="宋体" w:eastAsia="宋体" w:hAnsi="宋体" w:cs="宋体"/>
            <w:color w:val="046DC8"/>
            <w:kern w:val="0"/>
            <w:sz w:val="24"/>
            <w:szCs w:val="24"/>
            <w:u w:val="single"/>
          </w:rPr>
          <w:t>Chrome Release Schedule</w:t>
        </w:r>
      </w:hyperlink>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2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V8 Development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 collection of resources for learning and using V8</w:t>
      </w:r>
    </w:p>
    <w:p w:rsidR="0052413D" w:rsidRPr="0052413D" w:rsidRDefault="00E93C51"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5" w:history="1">
        <w:r w:rsidR="0052413D" w:rsidRPr="0052413D">
          <w:rPr>
            <w:rFonts w:ascii="宋体" w:eastAsia="宋体" w:hAnsi="宋体" w:cs="宋体"/>
            <w:color w:val="046DC8"/>
            <w:kern w:val="0"/>
            <w:sz w:val="24"/>
            <w:szCs w:val="24"/>
            <w:u w:val="single"/>
          </w:rPr>
          <w:t>V8 Tracing</w:t>
        </w:r>
      </w:hyperlink>
    </w:p>
    <w:p w:rsidR="0052413D" w:rsidRPr="0052413D" w:rsidRDefault="00E93C51" w:rsidP="0052413D">
      <w:pPr>
        <w:widowControl/>
        <w:numPr>
          <w:ilvl w:val="0"/>
          <w:numId w:val="544"/>
        </w:numPr>
        <w:spacing w:beforeAutospacing="1"/>
        <w:ind w:left="360"/>
        <w:jc w:val="left"/>
        <w:rPr>
          <w:rFonts w:ascii="宋体" w:eastAsia="宋体" w:hAnsi="宋体" w:cs="宋体"/>
          <w:kern w:val="0"/>
          <w:sz w:val="24"/>
          <w:szCs w:val="24"/>
        </w:rPr>
      </w:pPr>
      <w:hyperlink r:id="rId526" w:history="1">
        <w:r w:rsidR="0052413D" w:rsidRPr="0052413D">
          <w:rPr>
            <w:rFonts w:ascii="宋体" w:eastAsia="宋体" w:hAnsi="宋体" w:cs="宋体"/>
            <w:color w:val="046DC8"/>
            <w:kern w:val="0"/>
            <w:sz w:val="24"/>
            <w:szCs w:val="24"/>
            <w:u w:val="single"/>
          </w:rPr>
          <w:t>V8 Profiler</w:t>
        </w:r>
      </w:hyperlink>
      <w:r w:rsidR="0052413D" w:rsidRPr="0052413D">
        <w:rPr>
          <w:rFonts w:ascii="宋体" w:eastAsia="宋体" w:hAnsi="宋体" w:cs="宋体"/>
          <w:kern w:val="0"/>
          <w:sz w:val="24"/>
          <w:szCs w:val="24"/>
        </w:rPr>
        <w:t> - Profiler combinations which are useful for profiling: </w:t>
      </w:r>
      <w:r w:rsidR="0052413D" w:rsidRPr="0052413D">
        <w:rPr>
          <w:rFonts w:ascii="Consolas" w:eastAsia="宋体" w:hAnsi="Consolas" w:cs="宋体"/>
          <w:color w:val="0B3D47"/>
          <w:kern w:val="0"/>
          <w:sz w:val="20"/>
          <w:szCs w:val="20"/>
          <w:shd w:val="clear" w:color="auto" w:fill="F1F3F4"/>
        </w:rPr>
        <w:t>--prof</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--trace-ic</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--trace-opt</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--trace-deopt</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--print-bytecode</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--print-opt-code</w:t>
      </w:r>
    </w:p>
    <w:p w:rsidR="0052413D" w:rsidRPr="0052413D" w:rsidRDefault="00E93C51"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7" w:anchor="heading=h.6jz9dj3bnr8t" w:history="1">
        <w:r w:rsidR="0052413D" w:rsidRPr="0052413D">
          <w:rPr>
            <w:rFonts w:ascii="宋体" w:eastAsia="宋体" w:hAnsi="宋体" w:cs="宋体"/>
            <w:color w:val="046DC8"/>
            <w:kern w:val="0"/>
            <w:sz w:val="24"/>
            <w:szCs w:val="24"/>
            <w:u w:val="single"/>
          </w:rPr>
          <w:t>V8 Interpreter Design</w:t>
        </w:r>
      </w:hyperlink>
    </w:p>
    <w:p w:rsidR="0052413D" w:rsidRPr="0052413D" w:rsidRDefault="00E93C51"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8" w:history="1">
        <w:r w:rsidR="0052413D" w:rsidRPr="0052413D">
          <w:rPr>
            <w:rFonts w:ascii="宋体" w:eastAsia="宋体" w:hAnsi="宋体" w:cs="宋体"/>
            <w:color w:val="046DC8"/>
            <w:kern w:val="0"/>
            <w:sz w:val="24"/>
            <w:szCs w:val="24"/>
            <w:u w:val="single"/>
          </w:rPr>
          <w:t>Optimizing compiler</w:t>
        </w:r>
      </w:hyperlink>
    </w:p>
    <w:p w:rsidR="0052413D" w:rsidRPr="0052413D" w:rsidRDefault="00E93C51"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9" w:history="1">
        <w:r w:rsidR="0052413D" w:rsidRPr="0052413D">
          <w:rPr>
            <w:rFonts w:ascii="宋体" w:eastAsia="宋体" w:hAnsi="宋体" w:cs="宋体"/>
            <w:color w:val="046DC8"/>
            <w:kern w:val="0"/>
            <w:sz w:val="24"/>
            <w:szCs w:val="24"/>
            <w:u w:val="single"/>
          </w:rPr>
          <w:t>V8 GDB Debugging</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30" w:history="1">
        <w:r w:rsidRPr="0052413D">
          <w:rPr>
            <w:rFonts w:ascii="宋体" w:eastAsia="宋体" w:hAnsi="宋体" w:cs="宋体"/>
            <w:color w:val="046DC8"/>
            <w:kern w:val="0"/>
            <w:sz w:val="24"/>
            <w:szCs w:val="24"/>
            <w:u w:val="single"/>
          </w:rPr>
          <w:t>Chromium Development</w:t>
        </w:r>
      </w:hyperlink>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Electron FAQ</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Why am I having trouble installing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running </w:t>
      </w:r>
      <w:r w:rsidRPr="0052413D">
        <w:rPr>
          <w:rFonts w:ascii="Consolas" w:eastAsia="宋体" w:hAnsi="Consolas" w:cs="宋体"/>
          <w:color w:val="0B3D47"/>
          <w:kern w:val="0"/>
          <w:sz w:val="20"/>
          <w:szCs w:val="20"/>
          <w:shd w:val="clear" w:color="auto" w:fill="F1F3F4"/>
        </w:rPr>
        <w:t>npm install electron</w:t>
      </w:r>
      <w:r w:rsidRPr="0052413D">
        <w:rPr>
          <w:rFonts w:ascii="宋体" w:eastAsia="宋体" w:hAnsi="宋体" w:cs="宋体"/>
          <w:kern w:val="0"/>
          <w:sz w:val="24"/>
          <w:szCs w:val="24"/>
        </w:rPr>
        <w:t>, some users occasionally encounter installation errors.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almost all cases, these errors are the result of network problems and not actual issues with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npm package. Errors like </w:t>
      </w:r>
      <w:r w:rsidRPr="0052413D">
        <w:rPr>
          <w:rFonts w:ascii="Consolas" w:eastAsia="宋体" w:hAnsi="Consolas" w:cs="宋体"/>
          <w:color w:val="0B3D47"/>
          <w:kern w:val="0"/>
          <w:sz w:val="20"/>
          <w:szCs w:val="20"/>
          <w:shd w:val="clear" w:color="auto" w:fill="F1F3F4"/>
        </w:rPr>
        <w:t>ELIFECYCLE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EAI_AGAIN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ECONNRESET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ETIMEDOUT</w:t>
      </w:r>
      <w:r w:rsidRPr="0052413D">
        <w:rPr>
          <w:rFonts w:ascii="宋体" w:eastAsia="宋体" w:hAnsi="宋体" w:cs="宋体"/>
          <w:kern w:val="0"/>
          <w:sz w:val="24"/>
          <w:szCs w:val="24"/>
        </w:rPr>
        <w:t> are all indications of such network problems. The best resolution is to try switching networks, or just wait a bit and try installing again.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attempt to download Electron directly from </w:t>
      </w:r>
      <w:hyperlink r:id="rId531" w:history="1">
        <w:r w:rsidRPr="0052413D">
          <w:rPr>
            <w:rFonts w:ascii="宋体" w:eastAsia="宋体" w:hAnsi="宋体" w:cs="宋体"/>
            <w:color w:val="046DC8"/>
            <w:kern w:val="0"/>
            <w:sz w:val="24"/>
            <w:szCs w:val="24"/>
            <w:u w:val="single"/>
          </w:rPr>
          <w:t>electron/electron/releases</w:t>
        </w:r>
      </w:hyperlink>
      <w:r w:rsidRPr="0052413D">
        <w:rPr>
          <w:rFonts w:ascii="宋体" w:eastAsia="宋体" w:hAnsi="宋体" w:cs="宋体"/>
          <w:kern w:val="0"/>
          <w:sz w:val="24"/>
          <w:szCs w:val="24"/>
        </w:rPr>
        <w:t> if installing via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is failing.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When will Electron upgrade to latest Chrome?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Chrome version of Electron is usually bumped within one or two weeks after a new stable Chrome version gets released. This estimate is not guaranteed and depends on the amount of work involved with upgrading.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Only the stable channel of Chrome is used. If an important fix is in beta or dev channel, we will back-port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more information, please see the </w:t>
      </w:r>
      <w:hyperlink r:id="rId532" w:history="1">
        <w:r w:rsidRPr="0052413D">
          <w:rPr>
            <w:rFonts w:ascii="宋体" w:eastAsia="宋体" w:hAnsi="宋体" w:cs="宋体"/>
            <w:color w:val="046DC8"/>
            <w:kern w:val="0"/>
            <w:sz w:val="24"/>
            <w:szCs w:val="24"/>
            <w:u w:val="single"/>
          </w:rPr>
          <w:t>security introduction</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When will Electron upgrade to latest Node.js?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 new version of Node.js gets released, we usually wait for about a month before upgrading the one in Electron. So we can avoid getting affected by bugs introduced in new Node.js versions, which happens very often.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New features of Node.js are usually brought by V8 upgrades, since Electron is using the V8 shipped by Chrome browser, the shiny new JavaScript feature of a new Node.js version is usually already in 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share data between web pages?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share data between web pages (the renderer processes) the simplest way is to use HTML5 APIs which are already available in browsers. Good candidates are </w:t>
      </w:r>
      <w:hyperlink r:id="rId533" w:history="1">
        <w:r w:rsidRPr="0052413D">
          <w:rPr>
            <w:rFonts w:ascii="宋体" w:eastAsia="宋体" w:hAnsi="宋体" w:cs="宋体"/>
            <w:color w:val="046DC8"/>
            <w:kern w:val="0"/>
            <w:sz w:val="24"/>
            <w:szCs w:val="24"/>
            <w:u w:val="single"/>
          </w:rPr>
          <w:t>Storage API</w:t>
        </w:r>
      </w:hyperlink>
      <w:r w:rsidRPr="0052413D">
        <w:rPr>
          <w:rFonts w:ascii="宋体" w:eastAsia="宋体" w:hAnsi="宋体" w:cs="宋体"/>
          <w:kern w:val="0"/>
          <w:sz w:val="24"/>
          <w:szCs w:val="24"/>
        </w:rPr>
        <w:t>, </w:t>
      </w:r>
      <w:hyperlink r:id="rId534" w:history="1">
        <w:r w:rsidRPr="0052413D">
          <w:rPr>
            <w:rFonts w:ascii="Consolas" w:eastAsia="宋体" w:hAnsi="Consolas" w:cs="宋体"/>
            <w:color w:val="0B3D47"/>
            <w:kern w:val="0"/>
            <w:sz w:val="20"/>
            <w:szCs w:val="20"/>
            <w:shd w:val="clear" w:color="auto" w:fill="F1F3F4"/>
          </w:rPr>
          <w:t>localStorage</w:t>
        </w:r>
      </w:hyperlink>
      <w:r w:rsidRPr="0052413D">
        <w:rPr>
          <w:rFonts w:ascii="宋体" w:eastAsia="宋体" w:hAnsi="宋体" w:cs="宋体"/>
          <w:kern w:val="0"/>
          <w:sz w:val="24"/>
          <w:szCs w:val="24"/>
        </w:rPr>
        <w:t>, </w:t>
      </w:r>
      <w:hyperlink r:id="rId535" w:history="1">
        <w:r w:rsidRPr="0052413D">
          <w:rPr>
            <w:rFonts w:ascii="Consolas" w:eastAsia="宋体" w:hAnsi="Consolas" w:cs="宋体"/>
            <w:color w:val="0B3D47"/>
            <w:kern w:val="0"/>
            <w:sz w:val="20"/>
            <w:szCs w:val="20"/>
            <w:shd w:val="clear" w:color="auto" w:fill="F1F3F4"/>
          </w:rPr>
          <w:t>sessionStorage</w:t>
        </w:r>
      </w:hyperlink>
      <w:r w:rsidRPr="0052413D">
        <w:rPr>
          <w:rFonts w:ascii="宋体" w:eastAsia="宋体" w:hAnsi="宋体" w:cs="宋体"/>
          <w:kern w:val="0"/>
          <w:sz w:val="24"/>
          <w:szCs w:val="24"/>
        </w:rPr>
        <w:t>, and </w:t>
      </w:r>
      <w:hyperlink r:id="rId536" w:history="1">
        <w:r w:rsidRPr="0052413D">
          <w:rPr>
            <w:rFonts w:ascii="宋体" w:eastAsia="宋体" w:hAnsi="宋体" w:cs="宋体"/>
            <w:color w:val="046DC8"/>
            <w:kern w:val="0"/>
            <w:sz w:val="24"/>
            <w:szCs w:val="24"/>
            <w:u w:val="single"/>
          </w:rPr>
          <w:t>IndexedDB</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Or you can use the IPC system, which is specific to Electron, to store objects in the main process as a global variable, and then to access them from the renderers through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property of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global.sharedObject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someProperty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'default 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lastRenderedPageBreak/>
        <w:t>// In page 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).remote.getGlobal(</w:t>
      </w:r>
      <w:r w:rsidRPr="0052413D">
        <w:rPr>
          <w:rFonts w:ascii="Consolas" w:eastAsia="宋体" w:hAnsi="Consolas" w:cs="宋体"/>
          <w:color w:val="D01040"/>
          <w:kern w:val="0"/>
          <w:sz w:val="20"/>
          <w:szCs w:val="20"/>
          <w:bdr w:val="none" w:sz="0" w:space="0" w:color="auto" w:frame="1"/>
        </w:rPr>
        <w:t>'sharedObject'</w:t>
      </w:r>
      <w:r w:rsidRPr="0052413D">
        <w:rPr>
          <w:rFonts w:ascii="Consolas" w:eastAsia="宋体" w:hAnsi="Consolas" w:cs="宋体"/>
          <w:color w:val="0B3D47"/>
          <w:kern w:val="0"/>
          <w:sz w:val="20"/>
          <w:szCs w:val="20"/>
          <w:bdr w:val="none" w:sz="0" w:space="0" w:color="auto" w:frame="1"/>
        </w:rPr>
        <w:t xml:space="preserve">).someProperty = </w:t>
      </w:r>
      <w:r w:rsidRPr="0052413D">
        <w:rPr>
          <w:rFonts w:ascii="Consolas" w:eastAsia="宋体" w:hAnsi="Consolas" w:cs="宋体"/>
          <w:color w:val="D01040"/>
          <w:kern w:val="0"/>
          <w:sz w:val="20"/>
          <w:szCs w:val="20"/>
          <w:bdr w:val="none" w:sz="0" w:space="0" w:color="auto" w:frame="1"/>
        </w:rPr>
        <w:t>'new 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page 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).remote.getGlobal(</w:t>
      </w:r>
      <w:r w:rsidRPr="0052413D">
        <w:rPr>
          <w:rFonts w:ascii="Consolas" w:eastAsia="宋体" w:hAnsi="Consolas" w:cs="宋体"/>
          <w:color w:val="D01040"/>
          <w:kern w:val="0"/>
          <w:sz w:val="20"/>
          <w:szCs w:val="20"/>
          <w:bdr w:val="none" w:sz="0" w:space="0" w:color="auto" w:frame="1"/>
        </w:rPr>
        <w:t>'sharedObject'</w:t>
      </w:r>
      <w:r w:rsidRPr="0052413D">
        <w:rPr>
          <w:rFonts w:ascii="Consolas" w:eastAsia="宋体" w:hAnsi="Consolas" w:cs="宋体"/>
          <w:color w:val="0B3D47"/>
          <w:kern w:val="0"/>
          <w:sz w:val="20"/>
          <w:szCs w:val="20"/>
          <w:bdr w:val="none" w:sz="0" w:space="0" w:color="auto" w:frame="1"/>
        </w:rPr>
        <w:t>).someProperty)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My app’s window/tray disappeared after a few minutes.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happens when the variable which is used to store the window/tray gets garbage collected.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encounter this problem, the following articles may prove helpful:</w:t>
      </w:r>
    </w:p>
    <w:p w:rsidR="0052413D" w:rsidRPr="0052413D" w:rsidRDefault="00E93C51" w:rsidP="0052413D">
      <w:pPr>
        <w:widowControl/>
        <w:numPr>
          <w:ilvl w:val="0"/>
          <w:numId w:val="545"/>
        </w:numPr>
        <w:spacing w:before="100" w:beforeAutospacing="1" w:after="120"/>
        <w:ind w:left="360"/>
        <w:jc w:val="left"/>
        <w:rPr>
          <w:rFonts w:ascii="宋体" w:eastAsia="宋体" w:hAnsi="宋体" w:cs="宋体"/>
          <w:kern w:val="0"/>
          <w:sz w:val="24"/>
          <w:szCs w:val="24"/>
        </w:rPr>
      </w:pPr>
      <w:hyperlink r:id="rId537" w:history="1">
        <w:r w:rsidR="0052413D" w:rsidRPr="0052413D">
          <w:rPr>
            <w:rFonts w:ascii="宋体" w:eastAsia="宋体" w:hAnsi="宋体" w:cs="宋体"/>
            <w:color w:val="046DC8"/>
            <w:kern w:val="0"/>
            <w:sz w:val="24"/>
            <w:szCs w:val="24"/>
            <w:u w:val="single"/>
          </w:rPr>
          <w:t>Memory Management</w:t>
        </w:r>
      </w:hyperlink>
    </w:p>
    <w:p w:rsidR="0052413D" w:rsidRPr="0052413D" w:rsidRDefault="00E93C51" w:rsidP="0052413D">
      <w:pPr>
        <w:widowControl/>
        <w:numPr>
          <w:ilvl w:val="0"/>
          <w:numId w:val="545"/>
        </w:numPr>
        <w:spacing w:before="100" w:beforeAutospacing="1" w:after="120"/>
        <w:ind w:left="360"/>
        <w:jc w:val="left"/>
        <w:rPr>
          <w:rFonts w:ascii="宋体" w:eastAsia="宋体" w:hAnsi="宋体" w:cs="宋体"/>
          <w:kern w:val="0"/>
          <w:sz w:val="24"/>
          <w:szCs w:val="24"/>
        </w:rPr>
      </w:pPr>
      <w:hyperlink r:id="rId538" w:history="1">
        <w:r w:rsidR="0052413D" w:rsidRPr="0052413D">
          <w:rPr>
            <w:rFonts w:ascii="宋体" w:eastAsia="宋体" w:hAnsi="宋体" w:cs="宋体"/>
            <w:color w:val="046DC8"/>
            <w:kern w:val="0"/>
            <w:sz w:val="24"/>
            <w:szCs w:val="24"/>
            <w:u w:val="single"/>
          </w:rPr>
          <w:t>Variable Scope</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want a quick fix, you can make the variables global by changing your code from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tray.setTitle(</w:t>
      </w:r>
      <w:r w:rsidRPr="0052413D">
        <w:rPr>
          <w:rFonts w:ascii="Consolas" w:eastAsia="宋体" w:hAnsi="Consolas" w:cs="宋体"/>
          <w:color w:val="D01040"/>
          <w:kern w:val="0"/>
          <w:sz w:val="20"/>
          <w:szCs w:val="20"/>
          <w:bdr w:val="none" w:sz="0" w:space="0" w:color="auto" w:frame="1"/>
        </w:rPr>
        <w:t>'hello world'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tray.setTitle(</w:t>
      </w:r>
      <w:r w:rsidRPr="0052413D">
        <w:rPr>
          <w:rFonts w:ascii="Consolas" w:eastAsia="宋体" w:hAnsi="Consolas" w:cs="宋体"/>
          <w:color w:val="D01040"/>
          <w:kern w:val="0"/>
          <w:sz w:val="20"/>
          <w:szCs w:val="20"/>
          <w:bdr w:val="none" w:sz="0" w:space="0" w:color="auto" w:frame="1"/>
        </w:rPr>
        <w:t>'hello world'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I can not use jQuery/RequireJS/Meteor/AngularJS in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Due to the Node.js integration of Electron, there are some extra symbols inserted into the DOM like </w:t>
      </w:r>
      <w:r w:rsidRPr="0052413D">
        <w:rPr>
          <w:rFonts w:ascii="Consolas" w:eastAsia="宋体" w:hAnsi="Consolas" w:cs="宋体"/>
          <w:color w:val="0B3D47"/>
          <w:kern w:val="0"/>
          <w:sz w:val="20"/>
          <w:szCs w:val="20"/>
          <w:shd w:val="clear" w:color="auto" w:fill="F1F3F4"/>
        </w:rPr>
        <w:t>module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exports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This causes problems for some libraries since they want to insert the symbols with the same names.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solve this, you can turn off node integration in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But if you want to keep the abilities of using Node.js and Electron APIs, you have to rename the symbols in the page before including other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.nodeRequire = require;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.require;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.exports;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 xml:space="preserve">&lt;script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D01040"/>
          <w:kern w:val="0"/>
          <w:sz w:val="20"/>
          <w:szCs w:val="20"/>
          <w:bdr w:val="none" w:sz="0" w:space="0" w:color="auto" w:frame="1"/>
        </w:rPr>
        <w:t>"text/javascript"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"jquery.js"</w:t>
      </w:r>
      <w:r w:rsidRPr="0052413D">
        <w:rPr>
          <w:rFonts w:ascii="Consolas" w:eastAsia="宋体" w:hAnsi="Consolas" w:cs="宋体"/>
          <w:color w:val="000080"/>
          <w:kern w:val="0"/>
          <w:sz w:val="20"/>
          <w:szCs w:val="20"/>
          <w:bdr w:val="none" w:sz="0" w:space="0" w:color="auto" w:frame="1"/>
        </w:rPr>
        <w:t>&gt;&lt;/script&gt;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require('electron').xxx</w:t>
      </w:r>
      <w:r w:rsidRPr="0052413D">
        <w:rPr>
          <w:rFonts w:ascii="宋体" w:eastAsia="宋体" w:hAnsi="宋体" w:cs="宋体"/>
          <w:color w:val="183D44"/>
          <w:kern w:val="0"/>
          <w:sz w:val="45"/>
          <w:szCs w:val="45"/>
        </w:rPr>
        <w:t> is undefined.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using Electron’s built-in module you might encounter an error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&gt; require('electron').webFrame.setZoomFactor(1.0)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Uncaught TypeError: Cannot read property 'setZoomLevel' of undefined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This is because you have the </w:t>
      </w:r>
      <w:hyperlink r:id="rId539" w:history="1">
        <w:r w:rsidRPr="0052413D">
          <w:rPr>
            <w:rFonts w:ascii="宋体" w:eastAsia="宋体" w:hAnsi="宋体" w:cs="宋体"/>
            <w:color w:val="046DC8"/>
            <w:kern w:val="0"/>
            <w:sz w:val="24"/>
            <w:szCs w:val="24"/>
            <w:u w:val="single"/>
          </w:rPr>
          <w:t>npm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color w:val="046DC8"/>
            <w:kern w:val="0"/>
            <w:sz w:val="24"/>
            <w:szCs w:val="24"/>
            <w:u w:val="single"/>
          </w:rPr>
          <w:t> module</w:t>
        </w:r>
      </w:hyperlink>
      <w:r w:rsidRPr="0052413D">
        <w:rPr>
          <w:rFonts w:ascii="宋体" w:eastAsia="宋体" w:hAnsi="宋体" w:cs="宋体"/>
          <w:kern w:val="0"/>
          <w:sz w:val="24"/>
          <w:szCs w:val="24"/>
        </w:rPr>
        <w:t> installed either locally or globally, which overrides Electron’s built-in module.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verify whether you are using the correct built-in module, you can print the path of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console.log(require.resolve(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then check if it is in the following form: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"/path/to/Electron.app/Contents/Resources/atom.asar/renderer/api/lib/exports/electron.js"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it is something like </w:t>
      </w:r>
      <w:r w:rsidRPr="0052413D">
        <w:rPr>
          <w:rFonts w:ascii="Consolas" w:eastAsia="宋体" w:hAnsi="Consolas" w:cs="宋体"/>
          <w:color w:val="0B3D47"/>
          <w:kern w:val="0"/>
          <w:sz w:val="20"/>
          <w:szCs w:val="20"/>
          <w:shd w:val="clear" w:color="auto" w:fill="F1F3F4"/>
        </w:rPr>
        <w:t>node_modules/electron/index.js</w:t>
      </w:r>
      <w:r w:rsidRPr="0052413D">
        <w:rPr>
          <w:rFonts w:ascii="宋体" w:eastAsia="宋体" w:hAnsi="宋体" w:cs="宋体"/>
          <w:kern w:val="0"/>
          <w:sz w:val="24"/>
          <w:szCs w:val="24"/>
        </w:rPr>
        <w:t>, then you have to either remove the npm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module, or rename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uninstall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uninstall -g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However if you are using the built-in module but still getting this error, it is very likely you are using the module in the wrong process. For example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can only be used in the main process, while </w:t>
      </w:r>
      <w:r w:rsidRPr="0052413D">
        <w:rPr>
          <w:rFonts w:ascii="Consolas" w:eastAsia="宋体" w:hAnsi="Consolas" w:cs="宋体"/>
          <w:color w:val="0B3D47"/>
          <w:kern w:val="0"/>
          <w:sz w:val="20"/>
          <w:szCs w:val="20"/>
          <w:shd w:val="clear" w:color="auto" w:fill="F1F3F4"/>
        </w:rPr>
        <w:t>electron.webFrame</w:t>
      </w:r>
      <w:r w:rsidRPr="0052413D">
        <w:rPr>
          <w:rFonts w:ascii="宋体" w:eastAsia="宋体" w:hAnsi="宋体" w:cs="宋体"/>
          <w:kern w:val="0"/>
          <w:sz w:val="24"/>
          <w:szCs w:val="24"/>
        </w:rPr>
        <w:t>is only available in renderer processes.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Glossary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page defines some terminology that is commonly used in Electron development.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ASAR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ASAR stands for Atom Shell Archive Format. An </w:t>
      </w:r>
      <w:hyperlink r:id="rId540"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 archive is a simple </w:t>
      </w:r>
      <w:r w:rsidRPr="0052413D">
        <w:rPr>
          <w:rFonts w:ascii="Consolas" w:eastAsia="宋体" w:hAnsi="Consolas" w:cs="宋体"/>
          <w:color w:val="0B3D47"/>
          <w:kern w:val="0"/>
          <w:sz w:val="20"/>
          <w:szCs w:val="20"/>
          <w:shd w:val="clear" w:color="auto" w:fill="F1F3F4"/>
        </w:rPr>
        <w:t>tar</w:t>
      </w:r>
      <w:r w:rsidRPr="0052413D">
        <w:rPr>
          <w:rFonts w:ascii="宋体" w:eastAsia="宋体" w:hAnsi="宋体" w:cs="宋体"/>
          <w:kern w:val="0"/>
          <w:sz w:val="24"/>
          <w:szCs w:val="24"/>
        </w:rPr>
        <w:t>-like format that concatenates files into a single file. Electron can read arbitrary files from it without unpacking the whole file.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ASAR format was created primarily to improve performance on Windows… TODO</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Brightray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Brightray </w:t>
      </w:r>
      <w:hyperlink r:id="rId541" w:history="1">
        <w:r w:rsidRPr="0052413D">
          <w:rPr>
            <w:rFonts w:ascii="宋体" w:eastAsia="宋体" w:hAnsi="宋体" w:cs="宋体"/>
            <w:color w:val="046DC8"/>
            <w:kern w:val="0"/>
            <w:sz w:val="24"/>
            <w:szCs w:val="24"/>
            <w:u w:val="single"/>
          </w:rPr>
          <w:t>was</w:t>
        </w:r>
      </w:hyperlink>
      <w:r w:rsidRPr="0052413D">
        <w:rPr>
          <w:rFonts w:ascii="宋体" w:eastAsia="宋体" w:hAnsi="宋体" w:cs="宋体"/>
          <w:kern w:val="0"/>
          <w:sz w:val="24"/>
          <w:szCs w:val="24"/>
        </w:rPr>
        <w:t> a static library that made </w:t>
      </w:r>
      <w:hyperlink r:id="rId542" w:anchor="libchromiumcontent" w:history="1">
        <w:r w:rsidRPr="0052413D">
          <w:rPr>
            <w:rFonts w:ascii="宋体" w:eastAsia="宋体" w:hAnsi="宋体" w:cs="宋体"/>
            <w:color w:val="046DC8"/>
            <w:kern w:val="0"/>
            <w:sz w:val="24"/>
            <w:szCs w:val="24"/>
            <w:u w:val="single"/>
          </w:rPr>
          <w:t>libchromiumcontent</w:t>
        </w:r>
      </w:hyperlink>
      <w:r w:rsidRPr="0052413D">
        <w:rPr>
          <w:rFonts w:ascii="宋体" w:eastAsia="宋体" w:hAnsi="宋体" w:cs="宋体"/>
          <w:kern w:val="0"/>
          <w:sz w:val="24"/>
          <w:szCs w:val="24"/>
        </w:rPr>
        <w:t> easier to use in applications. It is now deprecated and has been merged into Electron’s codebase.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 Run-time Library (CRT) is the part of the C++ Standard Library that incorporates the ISO C99 standard library. The Visual C++ libraries that implement the CRT support native code development, and both mixed native and managed code, and pure managed code for .NET development.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DMG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Apple Disk Image is a packaging format used by macOS. DMG files are commonly used for distributing application “installers”. </w:t>
      </w:r>
      <w:hyperlink r:id="rId543" w:history="1">
        <w:r w:rsidRPr="0052413D">
          <w:rPr>
            <w:rFonts w:ascii="宋体" w:eastAsia="宋体" w:hAnsi="宋体" w:cs="宋体"/>
            <w:color w:val="046DC8"/>
            <w:kern w:val="0"/>
            <w:sz w:val="24"/>
            <w:szCs w:val="24"/>
            <w:u w:val="single"/>
          </w:rPr>
          <w:t>electron-builder</w:t>
        </w:r>
      </w:hyperlink>
      <w:r w:rsidRPr="0052413D">
        <w:rPr>
          <w:rFonts w:ascii="宋体" w:eastAsia="宋体" w:hAnsi="宋体" w:cs="宋体"/>
          <w:kern w:val="0"/>
          <w:sz w:val="24"/>
          <w:szCs w:val="24"/>
        </w:rPr>
        <w:t> supports </w:t>
      </w:r>
      <w:r w:rsidRPr="0052413D">
        <w:rPr>
          <w:rFonts w:ascii="Consolas" w:eastAsia="宋体" w:hAnsi="Consolas" w:cs="宋体"/>
          <w:color w:val="0B3D47"/>
          <w:kern w:val="0"/>
          <w:sz w:val="20"/>
          <w:szCs w:val="20"/>
          <w:shd w:val="clear" w:color="auto" w:fill="F1F3F4"/>
        </w:rPr>
        <w:t>dmg</w:t>
      </w:r>
      <w:r w:rsidRPr="0052413D">
        <w:rPr>
          <w:rFonts w:ascii="宋体" w:eastAsia="宋体" w:hAnsi="宋体" w:cs="宋体"/>
          <w:kern w:val="0"/>
          <w:sz w:val="24"/>
          <w:szCs w:val="24"/>
        </w:rPr>
        <w:t> as a build target.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Input Method Editor. A program that allows users to enter characters and symbols not found on their keyboard. For example, this allows users of Latin keyboards to input Chinese, Japanese, Korean and Indic characters.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IPC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IPC stands for Inter-Process Communication. Electron uses IPC to send serialized JSON messages between the </w:t>
      </w:r>
      <w:hyperlink r:id="rId544"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and </w:t>
      </w:r>
      <w:hyperlink r:id="rId545" w:anchor="renderer-process" w:history="1">
        <w:r w:rsidRPr="0052413D">
          <w:rPr>
            <w:rFonts w:ascii="宋体" w:eastAsia="宋体" w:hAnsi="宋体" w:cs="宋体"/>
            <w:color w:val="046DC8"/>
            <w:kern w:val="0"/>
            <w:sz w:val="24"/>
            <w:szCs w:val="24"/>
            <w:u w:val="single"/>
          </w:rPr>
          <w:t>renderer</w:t>
        </w:r>
      </w:hyperlink>
      <w:r w:rsidRPr="0052413D">
        <w:rPr>
          <w:rFonts w:ascii="宋体" w:eastAsia="宋体" w:hAnsi="宋体" w:cs="宋体"/>
          <w:kern w:val="0"/>
          <w:sz w:val="24"/>
          <w:szCs w:val="24"/>
        </w:rPr>
        <w:t> processes.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libchromiumcontent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shared library that includes the </w:t>
      </w:r>
      <w:hyperlink r:id="rId546" w:history="1">
        <w:r w:rsidRPr="0052413D">
          <w:rPr>
            <w:rFonts w:ascii="宋体" w:eastAsia="宋体" w:hAnsi="宋体" w:cs="宋体"/>
            <w:color w:val="046DC8"/>
            <w:kern w:val="0"/>
            <w:sz w:val="24"/>
            <w:szCs w:val="24"/>
            <w:u w:val="single"/>
          </w:rPr>
          <w:t>Chromium Content module</w:t>
        </w:r>
      </w:hyperlink>
      <w:r w:rsidRPr="0052413D">
        <w:rPr>
          <w:rFonts w:ascii="宋体" w:eastAsia="宋体" w:hAnsi="宋体" w:cs="宋体"/>
          <w:kern w:val="0"/>
          <w:sz w:val="24"/>
          <w:szCs w:val="24"/>
        </w:rPr>
        <w:t> and all its dependencies (e.g., Blink, </w:t>
      </w:r>
      <w:hyperlink r:id="rId547" w:anchor="v8" w:history="1">
        <w:r w:rsidRPr="0052413D">
          <w:rPr>
            <w:rFonts w:ascii="宋体" w:eastAsia="宋体" w:hAnsi="宋体" w:cs="宋体"/>
            <w:color w:val="046DC8"/>
            <w:kern w:val="0"/>
            <w:sz w:val="24"/>
            <w:szCs w:val="24"/>
            <w:u w:val="single"/>
          </w:rPr>
          <w:t>V8</w:t>
        </w:r>
      </w:hyperlink>
      <w:r w:rsidRPr="0052413D">
        <w:rPr>
          <w:rFonts w:ascii="宋体" w:eastAsia="宋体" w:hAnsi="宋体" w:cs="宋体"/>
          <w:kern w:val="0"/>
          <w:sz w:val="24"/>
          <w:szCs w:val="24"/>
        </w:rPr>
        <w:t>, etc.). Also referred to as “libcc”.</w:t>
      </w:r>
    </w:p>
    <w:p w:rsidR="0052413D" w:rsidRPr="0052413D" w:rsidRDefault="00E93C51" w:rsidP="0052413D">
      <w:pPr>
        <w:widowControl/>
        <w:numPr>
          <w:ilvl w:val="0"/>
          <w:numId w:val="546"/>
        </w:numPr>
        <w:spacing w:before="100" w:beforeAutospacing="1" w:after="120"/>
        <w:ind w:left="360"/>
        <w:jc w:val="left"/>
        <w:rPr>
          <w:rFonts w:ascii="宋体" w:eastAsia="宋体" w:hAnsi="宋体" w:cs="宋体"/>
          <w:kern w:val="0"/>
          <w:sz w:val="24"/>
          <w:szCs w:val="24"/>
        </w:rPr>
      </w:pPr>
      <w:hyperlink r:id="rId548" w:history="1">
        <w:r w:rsidR="0052413D" w:rsidRPr="0052413D">
          <w:rPr>
            <w:rFonts w:ascii="宋体" w:eastAsia="宋体" w:hAnsi="宋体" w:cs="宋体"/>
            <w:color w:val="046DC8"/>
            <w:kern w:val="0"/>
            <w:sz w:val="24"/>
            <w:szCs w:val="24"/>
            <w:u w:val="single"/>
          </w:rPr>
          <w:t>github.com/electron/libchromiumcontent</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commonly a file named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is the entry point to every Electron app. It controls the life of the app, from open to close. It also manages native elements such as the Menu, Menu Bar, Dock, Tray, etc. The main process is responsible for creating each new renderer process in the app. The full Node API is built 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Every app’s main process file is specified in the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 property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This is how </w:t>
      </w:r>
      <w:r w:rsidRPr="0052413D">
        <w:rPr>
          <w:rFonts w:ascii="Consolas" w:eastAsia="宋体" w:hAnsi="Consolas" w:cs="宋体"/>
          <w:color w:val="0B3D47"/>
          <w:kern w:val="0"/>
          <w:sz w:val="20"/>
          <w:szCs w:val="20"/>
          <w:shd w:val="clear" w:color="auto" w:fill="F1F3F4"/>
        </w:rPr>
        <w:t>electron .</w:t>
      </w:r>
      <w:r w:rsidRPr="0052413D">
        <w:rPr>
          <w:rFonts w:ascii="宋体" w:eastAsia="宋体" w:hAnsi="宋体" w:cs="宋体"/>
          <w:kern w:val="0"/>
          <w:sz w:val="24"/>
          <w:szCs w:val="24"/>
        </w:rPr>
        <w:t> knows what file to execute at startup.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49" w:anchor="process" w:history="1">
        <w:r w:rsidRPr="0052413D">
          <w:rPr>
            <w:rFonts w:ascii="宋体" w:eastAsia="宋体" w:hAnsi="宋体" w:cs="宋体"/>
            <w:color w:val="046DC8"/>
            <w:kern w:val="0"/>
            <w:sz w:val="24"/>
            <w:szCs w:val="24"/>
            <w:u w:val="single"/>
          </w:rPr>
          <w:t>process</w:t>
        </w:r>
      </w:hyperlink>
      <w:r w:rsidRPr="0052413D">
        <w:rPr>
          <w:rFonts w:ascii="宋体" w:eastAsia="宋体" w:hAnsi="宋体" w:cs="宋体"/>
          <w:kern w:val="0"/>
          <w:sz w:val="24"/>
          <w:szCs w:val="24"/>
        </w:rPr>
        <w:t>, </w:t>
      </w:r>
      <w:hyperlink r:id="rId550" w:anchor="renderer-process" w:history="1">
        <w:r w:rsidRPr="0052413D">
          <w:rPr>
            <w:rFonts w:ascii="宋体" w:eastAsia="宋体" w:hAnsi="宋体" w:cs="宋体"/>
            <w:color w:val="046DC8"/>
            <w:kern w:val="0"/>
            <w:sz w:val="24"/>
            <w:szCs w:val="24"/>
            <w:u w:val="single"/>
          </w:rPr>
          <w:t>renderer process</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Acronym for Apple’s Mac App Store. For details on submitting your app to the MAS, see the </w:t>
      </w:r>
      <w:hyperlink r:id="rId551" w:history="1">
        <w:r w:rsidRPr="0052413D">
          <w:rPr>
            <w:rFonts w:ascii="宋体" w:eastAsia="宋体" w:hAnsi="宋体" w:cs="宋体"/>
            <w:color w:val="046DC8"/>
            <w:kern w:val="0"/>
            <w:sz w:val="24"/>
            <w:szCs w:val="24"/>
            <w:u w:val="single"/>
          </w:rPr>
          <w:t>Mac App Store Submission Guide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Native modules (also called </w:t>
      </w:r>
      <w:hyperlink r:id="rId552" w:history="1">
        <w:r w:rsidRPr="0052413D">
          <w:rPr>
            <w:rFonts w:ascii="宋体" w:eastAsia="宋体" w:hAnsi="宋体" w:cs="宋体"/>
            <w:color w:val="046DC8"/>
            <w:kern w:val="0"/>
            <w:sz w:val="24"/>
            <w:szCs w:val="24"/>
            <w:u w:val="single"/>
          </w:rPr>
          <w:t>addons</w:t>
        </w:r>
      </w:hyperlink>
      <w:r w:rsidRPr="0052413D">
        <w:rPr>
          <w:rFonts w:ascii="宋体" w:eastAsia="宋体" w:hAnsi="宋体" w:cs="宋体"/>
          <w:kern w:val="0"/>
          <w:sz w:val="24"/>
          <w:szCs w:val="24"/>
        </w:rPr>
        <w:t> in Node.js) are modules written in C or C++ that can be loaded into Node.js or Electron using the require() function, and used just as if they were an ordinary Node.js module. They are used primarily to provide an interface between JavaScript running in Node.js and C/C++ libraries.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Native Node modules are supported by Electron, but since Electron is very likely to use a different V8 version from the Node binary installed in your system, you have to manually specify the location of Electron’s headers when building 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53" w:history="1">
        <w:r w:rsidRPr="0052413D">
          <w:rPr>
            <w:rFonts w:ascii="宋体" w:eastAsia="宋体" w:hAnsi="宋体" w:cs="宋体"/>
            <w:color w:val="046DC8"/>
            <w:kern w:val="0"/>
            <w:sz w:val="24"/>
            <w:szCs w:val="24"/>
            <w:u w:val="single"/>
          </w:rPr>
          <w:t>Using Native Node Modules</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NSIS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Nullsoft Scriptable Install System is a script-driven Installer authoring tool for Microsoft Windows. It is released under a combination of free software licenses, and is a widely-used alternative to commercial proprietary products like InstallShield. </w:t>
      </w:r>
      <w:hyperlink r:id="rId554" w:history="1">
        <w:r w:rsidRPr="0052413D">
          <w:rPr>
            <w:rFonts w:ascii="宋体" w:eastAsia="宋体" w:hAnsi="宋体" w:cs="宋体"/>
            <w:color w:val="046DC8"/>
            <w:kern w:val="0"/>
            <w:sz w:val="24"/>
            <w:szCs w:val="24"/>
            <w:u w:val="single"/>
          </w:rPr>
          <w:t>electron-builder</w:t>
        </w:r>
      </w:hyperlink>
      <w:r w:rsidRPr="0052413D">
        <w:rPr>
          <w:rFonts w:ascii="宋体" w:eastAsia="宋体" w:hAnsi="宋体" w:cs="宋体"/>
          <w:kern w:val="0"/>
          <w:sz w:val="24"/>
          <w:szCs w:val="24"/>
        </w:rPr>
        <w:t> supports NSIS as a build target.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OSR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Off-screen rendering.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process is an instance of a computer program that is being executed. Electron apps that make use of the </w:t>
      </w:r>
      <w:hyperlink r:id="rId555"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and one or many </w:t>
      </w:r>
      <w:hyperlink r:id="rId556" w:anchor="renderer-process" w:history="1">
        <w:r w:rsidRPr="0052413D">
          <w:rPr>
            <w:rFonts w:ascii="宋体" w:eastAsia="宋体" w:hAnsi="宋体" w:cs="宋体"/>
            <w:color w:val="046DC8"/>
            <w:kern w:val="0"/>
            <w:sz w:val="24"/>
            <w:szCs w:val="24"/>
            <w:u w:val="single"/>
          </w:rPr>
          <w:t>renderer</w:t>
        </w:r>
      </w:hyperlink>
      <w:r w:rsidRPr="0052413D">
        <w:rPr>
          <w:rFonts w:ascii="宋体" w:eastAsia="宋体" w:hAnsi="宋体" w:cs="宋体"/>
          <w:kern w:val="0"/>
          <w:sz w:val="24"/>
          <w:szCs w:val="24"/>
        </w:rPr>
        <w:t> process are actually running several programs simultaneously.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Node.js and Electron, each running process has a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This object is a global that provides information about, and control over, the current process. As a global, it is always available to applications without using require().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57" w:anchor="main-process" w:history="1">
        <w:r w:rsidRPr="0052413D">
          <w:rPr>
            <w:rFonts w:ascii="宋体" w:eastAsia="宋体" w:hAnsi="宋体" w:cs="宋体"/>
            <w:color w:val="046DC8"/>
            <w:kern w:val="0"/>
            <w:sz w:val="24"/>
            <w:szCs w:val="24"/>
            <w:u w:val="single"/>
          </w:rPr>
          <w:t>main process</w:t>
        </w:r>
      </w:hyperlink>
      <w:r w:rsidRPr="0052413D">
        <w:rPr>
          <w:rFonts w:ascii="宋体" w:eastAsia="宋体" w:hAnsi="宋体" w:cs="宋体"/>
          <w:kern w:val="0"/>
          <w:sz w:val="24"/>
          <w:szCs w:val="24"/>
        </w:rPr>
        <w:t>, </w:t>
      </w:r>
      <w:hyperlink r:id="rId558" w:anchor="renderer-process" w:history="1">
        <w:r w:rsidRPr="0052413D">
          <w:rPr>
            <w:rFonts w:ascii="宋体" w:eastAsia="宋体" w:hAnsi="宋体" w:cs="宋体"/>
            <w:color w:val="046DC8"/>
            <w:kern w:val="0"/>
            <w:sz w:val="24"/>
            <w:szCs w:val="24"/>
            <w:u w:val="single"/>
          </w:rPr>
          <w:t>renderer process</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renderer process is a browser window in your app. Unlike the main process, there can be multiple of these and each is run in a separate process. They can also be hidden.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normal browsers, web pages usually run in a sandboxed environment and are not allowed access to native resources. Electron users, however, have the power to use Node.js APIs in web pages allowing lower level operating system interactions.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59" w:anchor="process" w:history="1">
        <w:r w:rsidRPr="0052413D">
          <w:rPr>
            <w:rFonts w:ascii="宋体" w:eastAsia="宋体" w:hAnsi="宋体" w:cs="宋体"/>
            <w:color w:val="046DC8"/>
            <w:kern w:val="0"/>
            <w:sz w:val="24"/>
            <w:szCs w:val="24"/>
            <w:u w:val="single"/>
          </w:rPr>
          <w:t>process</w:t>
        </w:r>
      </w:hyperlink>
      <w:r w:rsidRPr="0052413D">
        <w:rPr>
          <w:rFonts w:ascii="宋体" w:eastAsia="宋体" w:hAnsi="宋体" w:cs="宋体"/>
          <w:kern w:val="0"/>
          <w:sz w:val="24"/>
          <w:szCs w:val="24"/>
        </w:rPr>
        <w:t>, </w:t>
      </w:r>
      <w:hyperlink r:id="rId560" w:anchor="main-process" w:history="1">
        <w:r w:rsidRPr="0052413D">
          <w:rPr>
            <w:rFonts w:ascii="宋体" w:eastAsia="宋体" w:hAnsi="宋体" w:cs="宋体"/>
            <w:color w:val="046DC8"/>
            <w:kern w:val="0"/>
            <w:sz w:val="24"/>
            <w:szCs w:val="24"/>
            <w:u w:val="single"/>
          </w:rPr>
          <w:t>main process</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Squirrel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Squirrel is an open-source framework that enables Electron apps to update automatically as new versions are released. See the </w:t>
      </w:r>
      <w:hyperlink r:id="rId561" w:history="1">
        <w:r w:rsidRPr="0052413D">
          <w:rPr>
            <w:rFonts w:ascii="宋体" w:eastAsia="宋体" w:hAnsi="宋体" w:cs="宋体"/>
            <w:color w:val="046DC8"/>
            <w:kern w:val="0"/>
            <w:sz w:val="24"/>
            <w:szCs w:val="24"/>
            <w:u w:val="single"/>
          </w:rPr>
          <w:t>autoUpdater</w:t>
        </w:r>
      </w:hyperlink>
      <w:r w:rsidRPr="0052413D">
        <w:rPr>
          <w:rFonts w:ascii="宋体" w:eastAsia="宋体" w:hAnsi="宋体" w:cs="宋体"/>
          <w:kern w:val="0"/>
          <w:sz w:val="24"/>
          <w:szCs w:val="24"/>
        </w:rPr>
        <w:t> API for info about getting started with Squirrel.</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userland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term originated in the Unix community, where “userland” or “userspace” referred to programs that run outside of the operating system kernel. More recently, the term has been popularized in the Node and npm community to distinguish between the features available in “Node core” versus packages published to the npm registry by the much larger “user” community.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Like Node, Electron is focused on having a small set of APIs that provide all the necessary primitives for developing multi-platform desktop applications. This design philosophy allows Electron to remain a flexible tool without being overly prescriptive about how it should be used. Userland enables users to create and share tools that provide additional functionality on top of what is available in “core”.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V8</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V8 is Google’s open source JavaScript engine. It is written in C++ and is used in Google Chrome. V8 can run standalone, or can be embedded into any C++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builds V8 as part of Chromium and then points Node to that V8 when building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V8’s version numbers always correspond to those of Google Chrome. Chrome 59 includes V8 5.9, Chrome 58 includes V8 5.8, etc.</w:t>
      </w:r>
    </w:p>
    <w:p w:rsidR="0052413D" w:rsidRPr="0052413D" w:rsidRDefault="00E93C51" w:rsidP="0052413D">
      <w:pPr>
        <w:widowControl/>
        <w:numPr>
          <w:ilvl w:val="0"/>
          <w:numId w:val="547"/>
        </w:numPr>
        <w:spacing w:before="100" w:beforeAutospacing="1" w:after="120"/>
        <w:ind w:left="360"/>
        <w:jc w:val="left"/>
        <w:rPr>
          <w:rFonts w:ascii="宋体" w:eastAsia="宋体" w:hAnsi="宋体" w:cs="宋体"/>
          <w:kern w:val="0"/>
          <w:sz w:val="24"/>
          <w:szCs w:val="24"/>
        </w:rPr>
      </w:pPr>
      <w:hyperlink r:id="rId562" w:history="1">
        <w:r w:rsidR="0052413D" w:rsidRPr="0052413D">
          <w:rPr>
            <w:rFonts w:ascii="宋体" w:eastAsia="宋体" w:hAnsi="宋体" w:cs="宋体"/>
            <w:color w:val="046DC8"/>
            <w:kern w:val="0"/>
            <w:sz w:val="24"/>
            <w:szCs w:val="24"/>
            <w:u w:val="single"/>
          </w:rPr>
          <w:t>developers.google.com/v8</w:t>
        </w:r>
      </w:hyperlink>
    </w:p>
    <w:p w:rsidR="0052413D" w:rsidRPr="0052413D" w:rsidRDefault="00E93C51" w:rsidP="0052413D">
      <w:pPr>
        <w:widowControl/>
        <w:numPr>
          <w:ilvl w:val="0"/>
          <w:numId w:val="547"/>
        </w:numPr>
        <w:spacing w:before="100" w:beforeAutospacing="1" w:after="120"/>
        <w:ind w:left="360"/>
        <w:jc w:val="left"/>
        <w:rPr>
          <w:rFonts w:ascii="宋体" w:eastAsia="宋体" w:hAnsi="宋体" w:cs="宋体"/>
          <w:kern w:val="0"/>
          <w:sz w:val="24"/>
          <w:szCs w:val="24"/>
        </w:rPr>
      </w:pPr>
      <w:hyperlink r:id="rId563" w:history="1">
        <w:r w:rsidR="0052413D" w:rsidRPr="0052413D">
          <w:rPr>
            <w:rFonts w:ascii="宋体" w:eastAsia="宋体" w:hAnsi="宋体" w:cs="宋体"/>
            <w:color w:val="046DC8"/>
            <w:kern w:val="0"/>
            <w:sz w:val="24"/>
            <w:szCs w:val="24"/>
            <w:u w:val="single"/>
          </w:rPr>
          <w:t>nodejs.org/api/v8.html</w:t>
        </w:r>
      </w:hyperlink>
    </w:p>
    <w:p w:rsidR="0052413D" w:rsidRPr="0052413D" w:rsidRDefault="00E93C51" w:rsidP="0052413D">
      <w:pPr>
        <w:widowControl/>
        <w:numPr>
          <w:ilvl w:val="0"/>
          <w:numId w:val="547"/>
        </w:numPr>
        <w:spacing w:before="100" w:beforeAutospacing="1" w:after="120"/>
        <w:ind w:left="360"/>
        <w:jc w:val="left"/>
        <w:rPr>
          <w:rFonts w:ascii="宋体" w:eastAsia="宋体" w:hAnsi="宋体" w:cs="宋体"/>
          <w:kern w:val="0"/>
          <w:sz w:val="24"/>
          <w:szCs w:val="24"/>
        </w:rPr>
      </w:pPr>
      <w:hyperlink r:id="rId564" w:history="1">
        <w:r w:rsidR="0052413D" w:rsidRPr="0052413D">
          <w:rPr>
            <w:rFonts w:ascii="宋体" w:eastAsia="宋体" w:hAnsi="宋体" w:cs="宋体"/>
            <w:color w:val="046DC8"/>
            <w:kern w:val="0"/>
            <w:sz w:val="24"/>
            <w:szCs w:val="24"/>
            <w:u w:val="single"/>
          </w:rPr>
          <w:t>docs/development/v8-development.md</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webview</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tags are used to embed ‘guest’ content (such as external web pages) in your Electron app. They are similar to </w:t>
      </w:r>
      <w:r w:rsidRPr="0052413D">
        <w:rPr>
          <w:rFonts w:ascii="Consolas" w:eastAsia="宋体" w:hAnsi="Consolas" w:cs="宋体"/>
          <w:color w:val="0B3D47"/>
          <w:kern w:val="0"/>
          <w:sz w:val="20"/>
          <w:szCs w:val="20"/>
          <w:shd w:val="clear" w:color="auto" w:fill="F1F3F4"/>
        </w:rPr>
        <w:t>iframe</w:t>
      </w:r>
      <w:r w:rsidRPr="0052413D">
        <w:rPr>
          <w:rFonts w:ascii="宋体" w:eastAsia="宋体" w:hAnsi="宋体" w:cs="宋体"/>
          <w:kern w:val="0"/>
          <w:sz w:val="24"/>
          <w:szCs w:val="24"/>
        </w:rPr>
        <w:t>s, but differ in that each webview runs in a separate process. It doesn’t have the same permissions as your web page and all interactions between your app and embedded content will be asynchronous. This keeps your app safe from the embedded content.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About Electron</w:t>
      </w:r>
    </w:p>
    <w:p w:rsidR="0052413D" w:rsidRPr="0052413D" w:rsidRDefault="00E93C51" w:rsidP="0052413D">
      <w:pPr>
        <w:widowControl/>
        <w:spacing w:after="240"/>
        <w:jc w:val="left"/>
        <w:rPr>
          <w:rFonts w:ascii="宋体" w:eastAsia="宋体" w:hAnsi="宋体" w:cs="宋体"/>
          <w:kern w:val="0"/>
          <w:sz w:val="24"/>
          <w:szCs w:val="24"/>
        </w:rPr>
      </w:pPr>
      <w:hyperlink r:id="rId565" w:history="1">
        <w:r w:rsidR="0052413D" w:rsidRPr="0052413D">
          <w:rPr>
            <w:rFonts w:ascii="宋体" w:eastAsia="宋体" w:hAnsi="宋体" w:cs="宋体"/>
            <w:color w:val="046DC8"/>
            <w:kern w:val="0"/>
            <w:sz w:val="24"/>
            <w:szCs w:val="24"/>
            <w:u w:val="single"/>
          </w:rPr>
          <w:t>Electron</w:t>
        </w:r>
      </w:hyperlink>
      <w:r w:rsidR="0052413D" w:rsidRPr="0052413D">
        <w:rPr>
          <w:rFonts w:ascii="宋体" w:eastAsia="宋体" w:hAnsi="宋体" w:cs="宋体"/>
          <w:kern w:val="0"/>
          <w:sz w:val="24"/>
          <w:szCs w:val="24"/>
        </w:rPr>
        <w:t xml:space="preserve"> is an open source library developed by GitHub for building cross-platform desktop applications with HTML, CSS, and JavaScript. </w:t>
      </w:r>
      <w:r w:rsidR="0052413D" w:rsidRPr="0052413D">
        <w:rPr>
          <w:rFonts w:ascii="宋体" w:eastAsia="宋体" w:hAnsi="宋体" w:cs="宋体"/>
          <w:kern w:val="0"/>
          <w:sz w:val="24"/>
          <w:szCs w:val="24"/>
        </w:rPr>
        <w:lastRenderedPageBreak/>
        <w:t>Electron accomplishes this by combining </w:t>
      </w:r>
      <w:hyperlink r:id="rId566" w:history="1">
        <w:r w:rsidR="0052413D" w:rsidRPr="0052413D">
          <w:rPr>
            <w:rFonts w:ascii="宋体" w:eastAsia="宋体" w:hAnsi="宋体" w:cs="宋体"/>
            <w:color w:val="046DC8"/>
            <w:kern w:val="0"/>
            <w:sz w:val="24"/>
            <w:szCs w:val="24"/>
            <w:u w:val="single"/>
          </w:rPr>
          <w:t>Chromium</w:t>
        </w:r>
      </w:hyperlink>
      <w:r w:rsidR="0052413D" w:rsidRPr="0052413D">
        <w:rPr>
          <w:rFonts w:ascii="宋体" w:eastAsia="宋体" w:hAnsi="宋体" w:cs="宋体"/>
          <w:kern w:val="0"/>
          <w:sz w:val="24"/>
          <w:szCs w:val="24"/>
        </w:rPr>
        <w:t> and </w:t>
      </w:r>
      <w:hyperlink r:id="rId567" w:history="1">
        <w:r w:rsidR="0052413D" w:rsidRPr="0052413D">
          <w:rPr>
            <w:rFonts w:ascii="宋体" w:eastAsia="宋体" w:hAnsi="宋体" w:cs="宋体"/>
            <w:color w:val="046DC8"/>
            <w:kern w:val="0"/>
            <w:sz w:val="24"/>
            <w:szCs w:val="24"/>
            <w:u w:val="single"/>
          </w:rPr>
          <w:t>Node.js</w:t>
        </w:r>
      </w:hyperlink>
      <w:r w:rsidR="0052413D" w:rsidRPr="0052413D">
        <w:rPr>
          <w:rFonts w:ascii="宋体" w:eastAsia="宋体" w:hAnsi="宋体" w:cs="宋体"/>
          <w:kern w:val="0"/>
          <w:sz w:val="24"/>
          <w:szCs w:val="24"/>
        </w:rPr>
        <w:t> into a single runtime and apps can be packaged for Mac, Windows, and 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began in 2013 as the framework on which </w:t>
      </w:r>
      <w:hyperlink r:id="rId568" w:history="1">
        <w:r w:rsidRPr="0052413D">
          <w:rPr>
            <w:rFonts w:ascii="宋体" w:eastAsia="宋体" w:hAnsi="宋体" w:cs="宋体"/>
            <w:color w:val="046DC8"/>
            <w:kern w:val="0"/>
            <w:sz w:val="24"/>
            <w:szCs w:val="24"/>
            <w:u w:val="single"/>
          </w:rPr>
          <w:t>Atom</w:t>
        </w:r>
      </w:hyperlink>
      <w:r w:rsidRPr="0052413D">
        <w:rPr>
          <w:rFonts w:ascii="宋体" w:eastAsia="宋体" w:hAnsi="宋体" w:cs="宋体"/>
          <w:kern w:val="0"/>
          <w:sz w:val="24"/>
          <w:szCs w:val="24"/>
        </w:rPr>
        <w:t>, GitHub’s hackable text editor, would be built. The two were open sourced in the Spring of 2014.</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has since become a popular tool used by open source developers, startups, and established companies. </w:t>
      </w:r>
      <w:hyperlink r:id="rId569" w:history="1">
        <w:r w:rsidRPr="0052413D">
          <w:rPr>
            <w:rFonts w:ascii="宋体" w:eastAsia="宋体" w:hAnsi="宋体" w:cs="宋体"/>
            <w:color w:val="046DC8"/>
            <w:kern w:val="0"/>
            <w:sz w:val="24"/>
            <w:szCs w:val="24"/>
            <w:u w:val="single"/>
          </w:rPr>
          <w:t>See who is building on Electron</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Read on to learn more about the contributors and releases of Electron or get started building with Electron in the </w:t>
      </w:r>
      <w:hyperlink r:id="rId570" w:history="1">
        <w:r w:rsidRPr="0052413D">
          <w:rPr>
            <w:rFonts w:ascii="宋体" w:eastAsia="宋体" w:hAnsi="宋体" w:cs="宋体"/>
            <w:color w:val="046DC8"/>
            <w:kern w:val="0"/>
            <w:sz w:val="24"/>
            <w:szCs w:val="24"/>
            <w:u w:val="single"/>
          </w:rPr>
          <w:t>Quick Start Guide</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Core Team and Contributors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is maintained by a team at GitHub as well as a group of </w:t>
      </w:r>
      <w:hyperlink r:id="rId571" w:history="1">
        <w:r w:rsidRPr="0052413D">
          <w:rPr>
            <w:rFonts w:ascii="宋体" w:eastAsia="宋体" w:hAnsi="宋体" w:cs="宋体"/>
            <w:color w:val="046DC8"/>
            <w:kern w:val="0"/>
            <w:sz w:val="24"/>
            <w:szCs w:val="24"/>
            <w:u w:val="single"/>
          </w:rPr>
          <w:t>active contributors</w:t>
        </w:r>
      </w:hyperlink>
      <w:r w:rsidRPr="0052413D">
        <w:rPr>
          <w:rFonts w:ascii="宋体" w:eastAsia="宋体" w:hAnsi="宋体" w:cs="宋体"/>
          <w:kern w:val="0"/>
          <w:sz w:val="24"/>
          <w:szCs w:val="24"/>
        </w:rPr>
        <w:t> from the community. Some of the contributors are individuals and some work at larger companies who are developing on Electron. We’re happy to add frequent contributors to the project as maintainers. Read more about </w:t>
      </w:r>
      <w:hyperlink r:id="rId572" w:history="1">
        <w:r w:rsidRPr="0052413D">
          <w:rPr>
            <w:rFonts w:ascii="宋体" w:eastAsia="宋体" w:hAnsi="宋体" w:cs="宋体"/>
            <w:color w:val="046DC8"/>
            <w:kern w:val="0"/>
            <w:sz w:val="24"/>
            <w:szCs w:val="24"/>
            <w:u w:val="single"/>
          </w:rPr>
          <w:t>contributing to Electron</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Releases</w:t>
      </w:r>
    </w:p>
    <w:p w:rsidR="0052413D" w:rsidRPr="0052413D" w:rsidRDefault="00E93C51" w:rsidP="0052413D">
      <w:pPr>
        <w:widowControl/>
        <w:spacing w:after="240"/>
        <w:jc w:val="left"/>
        <w:rPr>
          <w:rFonts w:ascii="宋体" w:eastAsia="宋体" w:hAnsi="宋体" w:cs="宋体"/>
          <w:kern w:val="0"/>
          <w:sz w:val="24"/>
          <w:szCs w:val="24"/>
        </w:rPr>
      </w:pPr>
      <w:hyperlink r:id="rId573" w:history="1">
        <w:r w:rsidR="0052413D" w:rsidRPr="0052413D">
          <w:rPr>
            <w:rFonts w:ascii="宋体" w:eastAsia="宋体" w:hAnsi="宋体" w:cs="宋体"/>
            <w:color w:val="046DC8"/>
            <w:kern w:val="0"/>
            <w:sz w:val="24"/>
            <w:szCs w:val="24"/>
            <w:u w:val="single"/>
          </w:rPr>
          <w:t>Electron releases</w:t>
        </w:r>
      </w:hyperlink>
      <w:r w:rsidR="0052413D" w:rsidRPr="0052413D">
        <w:rPr>
          <w:rFonts w:ascii="宋体" w:eastAsia="宋体" w:hAnsi="宋体" w:cs="宋体"/>
          <w:kern w:val="0"/>
          <w:sz w:val="24"/>
          <w:szCs w:val="24"/>
        </w:rPr>
        <w:t> frequently. We release when there are significant bug fixes, new APIs or are updating versions of Chromium or Node.js.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Updating Dependencies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Electron’s version of Chromium is usually updated within one or two weeks after a new stable Chromium version is released, depending on the effort involved in the upgrade.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 new version of Node.js is released, Electron usually waits about a month before upgrading in order to bring in a more stable version.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Electron, Node.js and Chromium share a single V8 instance—usually the version that Chromium is using. Most of the time this </w:t>
      </w:r>
      <w:r w:rsidRPr="0052413D">
        <w:rPr>
          <w:rFonts w:ascii="宋体" w:eastAsia="宋体" w:hAnsi="宋体" w:cs="宋体"/>
          <w:i/>
          <w:iCs/>
          <w:kern w:val="0"/>
          <w:sz w:val="24"/>
          <w:szCs w:val="24"/>
        </w:rPr>
        <w:t>just works</w:t>
      </w:r>
      <w:r w:rsidRPr="0052413D">
        <w:rPr>
          <w:rFonts w:ascii="宋体" w:eastAsia="宋体" w:hAnsi="宋体" w:cs="宋体"/>
          <w:kern w:val="0"/>
          <w:sz w:val="24"/>
          <w:szCs w:val="24"/>
        </w:rPr>
        <w:t> but sometimes it means patching Node.js.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Versioning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Due to the hard dependency on Node.js and Chromium, Electron is in a tricky versioning position and </w:t>
      </w:r>
      <w:hyperlink r:id="rId574" w:history="1">
        <w:r w:rsidRPr="0052413D">
          <w:rPr>
            <w:rFonts w:ascii="宋体" w:eastAsia="宋体" w:hAnsi="宋体" w:cs="宋体"/>
            <w:color w:val="046DC8"/>
            <w:kern w:val="0"/>
            <w:sz w:val="24"/>
            <w:szCs w:val="24"/>
            <w:u w:val="single"/>
          </w:rPr>
          <w:t>does not follow </w:t>
        </w:r>
        <w:r w:rsidRPr="0052413D">
          <w:rPr>
            <w:rFonts w:ascii="Consolas" w:eastAsia="宋体" w:hAnsi="Consolas" w:cs="宋体"/>
            <w:color w:val="0B3D47"/>
            <w:kern w:val="0"/>
            <w:sz w:val="20"/>
            <w:szCs w:val="20"/>
            <w:shd w:val="clear" w:color="auto" w:fill="F1F3F4"/>
          </w:rPr>
          <w:t>semver</w:t>
        </w:r>
      </w:hyperlink>
      <w:r w:rsidRPr="0052413D">
        <w:rPr>
          <w:rFonts w:ascii="宋体" w:eastAsia="宋体" w:hAnsi="宋体" w:cs="宋体"/>
          <w:kern w:val="0"/>
          <w:sz w:val="24"/>
          <w:szCs w:val="24"/>
        </w:rPr>
        <w:t>. You should therefore always reference a specific version of Electron. </w:t>
      </w:r>
      <w:hyperlink r:id="rId575" w:history="1">
        <w:r w:rsidRPr="0052413D">
          <w:rPr>
            <w:rFonts w:ascii="宋体" w:eastAsia="宋体" w:hAnsi="宋体" w:cs="宋体"/>
            <w:color w:val="046DC8"/>
            <w:kern w:val="0"/>
            <w:sz w:val="24"/>
            <w:szCs w:val="24"/>
            <w:u w:val="single"/>
          </w:rPr>
          <w:t>Read more about Electron’s versioning</w:t>
        </w:r>
      </w:hyperlink>
      <w:r w:rsidRPr="0052413D">
        <w:rPr>
          <w:rFonts w:ascii="宋体" w:eastAsia="宋体" w:hAnsi="宋体" w:cs="宋体"/>
          <w:kern w:val="0"/>
          <w:sz w:val="24"/>
          <w:szCs w:val="24"/>
        </w:rPr>
        <w:t> or see the </w:t>
      </w:r>
      <w:hyperlink r:id="rId576" w:anchor="electron-versions" w:history="1">
        <w:r w:rsidRPr="0052413D">
          <w:rPr>
            <w:rFonts w:ascii="宋体" w:eastAsia="宋体" w:hAnsi="宋体" w:cs="宋体"/>
            <w:color w:val="046DC8"/>
            <w:kern w:val="0"/>
            <w:sz w:val="24"/>
            <w:szCs w:val="24"/>
            <w:u w:val="single"/>
          </w:rPr>
          <w:t>versions currently in use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Long term support of older versions of Electron does not currently exist. If your current version of Electron works for you, you can stay on it for as long as you’d like. If you want to make use of new features as they come in you should upgrade to a newer 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major update came with version </w:t>
      </w:r>
      <w:r w:rsidRPr="0052413D">
        <w:rPr>
          <w:rFonts w:ascii="Consolas" w:eastAsia="宋体" w:hAnsi="Consolas" w:cs="宋体"/>
          <w:color w:val="0B3D47"/>
          <w:kern w:val="0"/>
          <w:sz w:val="20"/>
          <w:szCs w:val="20"/>
          <w:shd w:val="clear" w:color="auto" w:fill="F1F3F4"/>
        </w:rPr>
        <w:t>v1.0.0</w:t>
      </w:r>
      <w:r w:rsidRPr="0052413D">
        <w:rPr>
          <w:rFonts w:ascii="宋体" w:eastAsia="宋体" w:hAnsi="宋体" w:cs="宋体"/>
          <w:kern w:val="0"/>
          <w:sz w:val="24"/>
          <w:szCs w:val="24"/>
        </w:rPr>
        <w:t>. If you’re not yet using this version, you should </w:t>
      </w:r>
      <w:hyperlink r:id="rId577" w:history="1">
        <w:r w:rsidRPr="0052413D">
          <w:rPr>
            <w:rFonts w:ascii="宋体" w:eastAsia="宋体" w:hAnsi="宋体" w:cs="宋体"/>
            <w:color w:val="046DC8"/>
            <w:kern w:val="0"/>
            <w:sz w:val="24"/>
            <w:szCs w:val="24"/>
            <w:u w:val="single"/>
          </w:rPr>
          <w:t>read more about the </w:t>
        </w:r>
        <w:r w:rsidRPr="0052413D">
          <w:rPr>
            <w:rFonts w:ascii="Consolas" w:eastAsia="宋体" w:hAnsi="Consolas" w:cs="宋体"/>
            <w:color w:val="0B3D47"/>
            <w:kern w:val="0"/>
            <w:sz w:val="20"/>
            <w:szCs w:val="20"/>
            <w:shd w:val="clear" w:color="auto" w:fill="F1F3F4"/>
          </w:rPr>
          <w:t>v1.0.0</w:t>
        </w:r>
        <w:r w:rsidRPr="0052413D">
          <w:rPr>
            <w:rFonts w:ascii="宋体" w:eastAsia="宋体" w:hAnsi="宋体" w:cs="宋体"/>
            <w:color w:val="046DC8"/>
            <w:kern w:val="0"/>
            <w:sz w:val="24"/>
            <w:szCs w:val="24"/>
            <w:u w:val="single"/>
          </w:rPr>
          <w:t> changes</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Core Philosophy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keep Electron small (file size) and sustainable (the spread of dependencies and APIs) the project limits the scope of the core project.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instance, Electron uses just the rendering library from Chromium rather than all of Chromium. This makes it easier to upgrade Chromium but also means some browser features found in Google Chrome do not exist in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New features added to Electron should primarily be native APIs. If a feature can be its own Node.js module, it probably should be. See the </w:t>
      </w:r>
      <w:hyperlink r:id="rId578" w:history="1">
        <w:r w:rsidRPr="0052413D">
          <w:rPr>
            <w:rFonts w:ascii="宋体" w:eastAsia="宋体" w:hAnsi="宋体" w:cs="宋体"/>
            <w:color w:val="046DC8"/>
            <w:kern w:val="0"/>
            <w:sz w:val="24"/>
            <w:szCs w:val="24"/>
            <w:u w:val="single"/>
          </w:rPr>
          <w:t>Electron tools built by the community</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History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Below are milestones in Electron’s history.</w:t>
      </w:r>
    </w:p>
    <w:tbl>
      <w:tblPr>
        <w:tblW w:w="12000" w:type="dxa"/>
        <w:tblCellMar>
          <w:top w:w="15" w:type="dxa"/>
          <w:left w:w="15" w:type="dxa"/>
          <w:bottom w:w="15" w:type="dxa"/>
          <w:right w:w="15" w:type="dxa"/>
        </w:tblCellMar>
        <w:tblLook w:val="04A0" w:firstRow="1" w:lastRow="0" w:firstColumn="1" w:lastColumn="0" w:noHBand="0" w:noVBand="1"/>
      </w:tblPr>
      <w:tblGrid>
        <w:gridCol w:w="2627"/>
        <w:gridCol w:w="9373"/>
      </w:tblGrid>
      <w:tr w:rsidR="0052413D" w:rsidRPr="0052413D" w:rsidTr="0052413D">
        <w:trPr>
          <w:tblHeader/>
        </w:trPr>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noProof/>
                <w:kern w:val="0"/>
                <w:sz w:val="24"/>
                <w:szCs w:val="24"/>
              </w:rPr>
              <w:drawing>
                <wp:inline distT="0" distB="0" distL="0" distR="0">
                  <wp:extent cx="190500" cy="190500"/>
                  <wp:effectExtent l="0" t="0" r="0" b="0"/>
                  <wp:docPr id="13" name="图片 13"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alendar:"/>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noProof/>
                <w:kern w:val="0"/>
                <w:sz w:val="24"/>
                <w:szCs w:val="24"/>
              </w:rPr>
              <w:drawing>
                <wp:inline distT="0" distB="0" distL="0" distR="0">
                  <wp:extent cx="190500" cy="190500"/>
                  <wp:effectExtent l="0" t="0" r="0" b="0"/>
                  <wp:docPr id="12" name="图片 12"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ada:"/>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April 2013</w:t>
            </w:r>
          </w:p>
        </w:tc>
        <w:tc>
          <w:tcPr>
            <w:tcW w:w="0" w:type="auto"/>
            <w:tcMar>
              <w:top w:w="90" w:type="dxa"/>
              <w:left w:w="90" w:type="dxa"/>
              <w:bottom w:w="90" w:type="dxa"/>
              <w:right w:w="90" w:type="dxa"/>
            </w:tcMar>
            <w:vAlign w:val="center"/>
            <w:hideMark/>
          </w:tcPr>
          <w:p w:rsidR="0052413D" w:rsidRPr="0052413D" w:rsidRDefault="00E93C51" w:rsidP="0052413D">
            <w:pPr>
              <w:widowControl/>
              <w:jc w:val="left"/>
              <w:rPr>
                <w:rFonts w:ascii="宋体" w:eastAsia="宋体" w:hAnsi="宋体" w:cs="宋体"/>
                <w:kern w:val="0"/>
                <w:szCs w:val="21"/>
              </w:rPr>
            </w:pPr>
            <w:hyperlink r:id="rId581" w:history="1">
              <w:r w:rsidR="0052413D" w:rsidRPr="0052413D">
                <w:rPr>
                  <w:rFonts w:ascii="宋体" w:eastAsia="宋体" w:hAnsi="宋体" w:cs="宋体"/>
                  <w:color w:val="046DC8"/>
                  <w:kern w:val="0"/>
                  <w:szCs w:val="21"/>
                  <w:u w:val="single"/>
                </w:rPr>
                <w:t>Atom Shell is started</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May 2014</w:t>
            </w:r>
          </w:p>
        </w:tc>
        <w:tc>
          <w:tcPr>
            <w:tcW w:w="0" w:type="auto"/>
            <w:tcMar>
              <w:top w:w="90" w:type="dxa"/>
              <w:left w:w="90" w:type="dxa"/>
              <w:bottom w:w="90" w:type="dxa"/>
              <w:right w:w="90" w:type="dxa"/>
            </w:tcMar>
            <w:vAlign w:val="center"/>
            <w:hideMark/>
          </w:tcPr>
          <w:p w:rsidR="0052413D" w:rsidRPr="0052413D" w:rsidRDefault="00E93C51" w:rsidP="0052413D">
            <w:pPr>
              <w:widowControl/>
              <w:jc w:val="left"/>
              <w:rPr>
                <w:rFonts w:ascii="宋体" w:eastAsia="宋体" w:hAnsi="宋体" w:cs="宋体"/>
                <w:kern w:val="0"/>
                <w:szCs w:val="21"/>
              </w:rPr>
            </w:pPr>
            <w:hyperlink r:id="rId582" w:history="1">
              <w:r w:rsidR="0052413D" w:rsidRPr="0052413D">
                <w:rPr>
                  <w:rFonts w:ascii="宋体" w:eastAsia="宋体" w:hAnsi="宋体" w:cs="宋体"/>
                  <w:color w:val="046DC8"/>
                  <w:kern w:val="0"/>
                  <w:szCs w:val="21"/>
                  <w:u w:val="single"/>
                </w:rPr>
                <w:t>Atom Shell is open sourced</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April 2015</w:t>
            </w:r>
          </w:p>
        </w:tc>
        <w:tc>
          <w:tcPr>
            <w:tcW w:w="0" w:type="auto"/>
            <w:tcMar>
              <w:top w:w="90" w:type="dxa"/>
              <w:left w:w="90" w:type="dxa"/>
              <w:bottom w:w="90" w:type="dxa"/>
              <w:right w:w="90" w:type="dxa"/>
            </w:tcMar>
            <w:vAlign w:val="center"/>
            <w:hideMark/>
          </w:tcPr>
          <w:p w:rsidR="0052413D" w:rsidRPr="0052413D" w:rsidRDefault="00E93C51" w:rsidP="0052413D">
            <w:pPr>
              <w:widowControl/>
              <w:jc w:val="left"/>
              <w:rPr>
                <w:rFonts w:ascii="宋体" w:eastAsia="宋体" w:hAnsi="宋体" w:cs="宋体"/>
                <w:kern w:val="0"/>
                <w:szCs w:val="21"/>
              </w:rPr>
            </w:pPr>
            <w:hyperlink r:id="rId583" w:history="1">
              <w:r w:rsidR="0052413D" w:rsidRPr="0052413D">
                <w:rPr>
                  <w:rFonts w:ascii="宋体" w:eastAsia="宋体" w:hAnsi="宋体" w:cs="宋体"/>
                  <w:color w:val="046DC8"/>
                  <w:kern w:val="0"/>
                  <w:szCs w:val="21"/>
                  <w:u w:val="single"/>
                </w:rPr>
                <w:t>Atom Shell is re-named Electron</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lastRenderedPageBreak/>
              <w:t>May 2016</w:t>
            </w:r>
          </w:p>
        </w:tc>
        <w:tc>
          <w:tcPr>
            <w:tcW w:w="0" w:type="auto"/>
            <w:tcMar>
              <w:top w:w="90" w:type="dxa"/>
              <w:left w:w="90" w:type="dxa"/>
              <w:bottom w:w="90" w:type="dxa"/>
              <w:right w:w="90" w:type="dxa"/>
            </w:tcMar>
            <w:vAlign w:val="center"/>
            <w:hideMark/>
          </w:tcPr>
          <w:p w:rsidR="0052413D" w:rsidRPr="0052413D" w:rsidRDefault="00E93C51" w:rsidP="0052413D">
            <w:pPr>
              <w:widowControl/>
              <w:jc w:val="left"/>
              <w:rPr>
                <w:rFonts w:ascii="宋体" w:eastAsia="宋体" w:hAnsi="宋体" w:cs="宋体"/>
                <w:kern w:val="0"/>
                <w:szCs w:val="21"/>
              </w:rPr>
            </w:pPr>
            <w:hyperlink r:id="rId584" w:history="1">
              <w:r w:rsidR="0052413D" w:rsidRPr="0052413D">
                <w:rPr>
                  <w:rFonts w:ascii="宋体" w:eastAsia="宋体" w:hAnsi="宋体" w:cs="宋体"/>
                  <w:color w:val="046DC8"/>
                  <w:kern w:val="0"/>
                  <w:szCs w:val="21"/>
                  <w:u w:val="single"/>
                </w:rPr>
                <w:t>Electron releases </w:t>
              </w:r>
              <w:r w:rsidR="0052413D" w:rsidRPr="0052413D">
                <w:rPr>
                  <w:rFonts w:ascii="Consolas" w:eastAsia="宋体" w:hAnsi="Consolas" w:cs="宋体"/>
                  <w:color w:val="0B3D47"/>
                  <w:kern w:val="0"/>
                  <w:sz w:val="18"/>
                  <w:szCs w:val="18"/>
                  <w:shd w:val="clear" w:color="auto" w:fill="F1F3F4"/>
                </w:rPr>
                <w:t>v1.0.0</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May 2016</w:t>
            </w:r>
          </w:p>
        </w:tc>
        <w:tc>
          <w:tcPr>
            <w:tcW w:w="0" w:type="auto"/>
            <w:tcMar>
              <w:top w:w="90" w:type="dxa"/>
              <w:left w:w="90" w:type="dxa"/>
              <w:bottom w:w="90" w:type="dxa"/>
              <w:right w:w="90" w:type="dxa"/>
            </w:tcMar>
            <w:vAlign w:val="center"/>
            <w:hideMark/>
          </w:tcPr>
          <w:p w:rsidR="0052413D" w:rsidRPr="0052413D" w:rsidRDefault="00E93C51" w:rsidP="0052413D">
            <w:pPr>
              <w:widowControl/>
              <w:jc w:val="left"/>
              <w:rPr>
                <w:rFonts w:ascii="宋体" w:eastAsia="宋体" w:hAnsi="宋体" w:cs="宋体"/>
                <w:kern w:val="0"/>
                <w:szCs w:val="21"/>
              </w:rPr>
            </w:pPr>
            <w:hyperlink r:id="rId585" w:history="1">
              <w:r w:rsidR="0052413D" w:rsidRPr="0052413D">
                <w:rPr>
                  <w:rFonts w:ascii="宋体" w:eastAsia="宋体" w:hAnsi="宋体" w:cs="宋体"/>
                  <w:color w:val="046DC8"/>
                  <w:kern w:val="0"/>
                  <w:szCs w:val="21"/>
                  <w:u w:val="single"/>
                </w:rPr>
                <w:t>Electron apps compatible with Mac App Store</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August 2016</w:t>
            </w:r>
          </w:p>
        </w:tc>
        <w:tc>
          <w:tcPr>
            <w:tcW w:w="0" w:type="auto"/>
            <w:tcMar>
              <w:top w:w="90" w:type="dxa"/>
              <w:left w:w="90" w:type="dxa"/>
              <w:bottom w:w="90" w:type="dxa"/>
              <w:right w:w="90" w:type="dxa"/>
            </w:tcMar>
            <w:vAlign w:val="center"/>
            <w:hideMark/>
          </w:tcPr>
          <w:p w:rsidR="0052413D" w:rsidRPr="0052413D" w:rsidRDefault="00E93C51" w:rsidP="0052413D">
            <w:pPr>
              <w:widowControl/>
              <w:jc w:val="left"/>
              <w:rPr>
                <w:rFonts w:ascii="宋体" w:eastAsia="宋体" w:hAnsi="宋体" w:cs="宋体"/>
                <w:kern w:val="0"/>
                <w:szCs w:val="21"/>
              </w:rPr>
            </w:pPr>
            <w:hyperlink r:id="rId586" w:history="1">
              <w:r w:rsidR="0052413D" w:rsidRPr="0052413D">
                <w:rPr>
                  <w:rFonts w:ascii="宋体" w:eastAsia="宋体" w:hAnsi="宋体" w:cs="宋体"/>
                  <w:color w:val="046DC8"/>
                  <w:kern w:val="0"/>
                  <w:szCs w:val="21"/>
                  <w:u w:val="single"/>
                </w:rPr>
                <w:t>Windows Store support for Electron apps</w:t>
              </w:r>
            </w:hyperlink>
            <w:r w:rsidR="0052413D" w:rsidRPr="0052413D">
              <w:rPr>
                <w:rFonts w:ascii="宋体" w:eastAsia="宋体" w:hAnsi="宋体" w:cs="宋体"/>
                <w:kern w:val="0"/>
                <w:szCs w:val="21"/>
              </w:rPr>
              <w:t>.</w:t>
            </w:r>
          </w:p>
        </w:tc>
      </w:tr>
    </w:tbl>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Accessibility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Making accessible applications is important and we’re happy to introduce new functionality to </w:t>
      </w:r>
      <w:hyperlink r:id="rId587" w:history="1">
        <w:r w:rsidRPr="0052413D">
          <w:rPr>
            <w:rFonts w:ascii="宋体" w:eastAsia="宋体" w:hAnsi="宋体" w:cs="宋体"/>
            <w:color w:val="046DC8"/>
            <w:kern w:val="0"/>
            <w:sz w:val="24"/>
            <w:szCs w:val="24"/>
            <w:u w:val="single"/>
          </w:rPr>
          <w:t>Devtron</w:t>
        </w:r>
      </w:hyperlink>
      <w:r w:rsidRPr="0052413D">
        <w:rPr>
          <w:rFonts w:ascii="宋体" w:eastAsia="宋体" w:hAnsi="宋体" w:cs="宋体"/>
          <w:kern w:val="0"/>
          <w:sz w:val="24"/>
          <w:szCs w:val="24"/>
        </w:rPr>
        <w:t> and </w:t>
      </w:r>
      <w:hyperlink r:id="rId588" w:history="1">
        <w:r w:rsidRPr="0052413D">
          <w:rPr>
            <w:rFonts w:ascii="宋体" w:eastAsia="宋体" w:hAnsi="宋体" w:cs="宋体"/>
            <w:color w:val="046DC8"/>
            <w:kern w:val="0"/>
            <w:sz w:val="24"/>
            <w:szCs w:val="24"/>
            <w:u w:val="single"/>
          </w:rPr>
          <w:t>Spectron</w:t>
        </w:r>
      </w:hyperlink>
      <w:r w:rsidRPr="0052413D">
        <w:rPr>
          <w:rFonts w:ascii="宋体" w:eastAsia="宋体" w:hAnsi="宋体" w:cs="宋体"/>
          <w:kern w:val="0"/>
          <w:sz w:val="24"/>
          <w:szCs w:val="24"/>
        </w:rPr>
        <w:t> that gives developers the opportunity to make their apps better for everyone.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4" style="width:0;height:0" o:hralign="center" o:hrstd="t" o:hr="t" fillcolor="#a0a0a0" stroked="f"/>
        </w:pic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Accessibility concerns in Electron applications are similar to those of websites because they’re both ultimately HTML. With Electron apps, however, you can’t use the online resources for accessibility audits because your app doesn’t have a URL to point the auditor to.</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These new features bring those auditing tools to your Electron app. You can choose to add audits to your tests with Spectron or use them within DevTools with Devtron. Read on for a summary of the tools or checkout our </w:t>
      </w:r>
      <w:hyperlink r:id="rId589" w:history="1">
        <w:r w:rsidRPr="0052413D">
          <w:rPr>
            <w:rFonts w:ascii="宋体" w:eastAsia="宋体" w:hAnsi="宋体" w:cs="宋体"/>
            <w:color w:val="046DC8"/>
            <w:kern w:val="0"/>
            <w:sz w:val="24"/>
            <w:szCs w:val="24"/>
            <w:u w:val="single"/>
          </w:rPr>
          <w:t>accessibility documentation</w:t>
        </w:r>
      </w:hyperlink>
      <w:r w:rsidRPr="0052413D">
        <w:rPr>
          <w:rFonts w:ascii="宋体" w:eastAsia="宋体" w:hAnsi="宋体" w:cs="宋体"/>
          <w:kern w:val="0"/>
          <w:sz w:val="24"/>
          <w:szCs w:val="24"/>
        </w:rPr>
        <w:t> for more information.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Spectron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testing framework Spectron, you can now audit each window and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 in your application.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app.client.auditAccessibility().then(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(audit)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(audit.failed)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console.error(audit.message)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can read more about this feature in </w:t>
      </w:r>
      <w:hyperlink r:id="rId590" w:anchor="accessibility-testing" w:history="1">
        <w:r w:rsidRPr="0052413D">
          <w:rPr>
            <w:rFonts w:ascii="宋体" w:eastAsia="宋体" w:hAnsi="宋体" w:cs="宋体"/>
            <w:color w:val="046DC8"/>
            <w:kern w:val="0"/>
            <w:sz w:val="24"/>
            <w:szCs w:val="24"/>
            <w:u w:val="single"/>
          </w:rPr>
          <w:t>Spectron’s documentation</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Devtron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Devtron, there is a new accessibility tab which will allow you to audit a page in your app, sort and filter the results.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23507700" cy="12020550"/>
            <wp:effectExtent l="0" t="0" r="0" b="0"/>
            <wp:docPr id="11" name="图片 11" descr="devtr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vtron screenshot"/>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23507700" cy="12020550"/>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Both of these tools are using the </w:t>
      </w:r>
      <w:hyperlink r:id="rId592" w:history="1">
        <w:r w:rsidRPr="0052413D">
          <w:rPr>
            <w:rFonts w:ascii="宋体" w:eastAsia="宋体" w:hAnsi="宋体" w:cs="宋体"/>
            <w:color w:val="046DC8"/>
            <w:kern w:val="0"/>
            <w:sz w:val="24"/>
            <w:szCs w:val="24"/>
            <w:u w:val="single"/>
          </w:rPr>
          <w:t>Accessibility Developer Tools</w:t>
        </w:r>
      </w:hyperlink>
      <w:r w:rsidRPr="0052413D">
        <w:rPr>
          <w:rFonts w:ascii="宋体" w:eastAsia="宋体" w:hAnsi="宋体" w:cs="宋体"/>
          <w:kern w:val="0"/>
          <w:sz w:val="24"/>
          <w:szCs w:val="24"/>
        </w:rPr>
        <w:t> library built by Google for Chrome. You can learn more about the accessibility audit rules this library uses on that </w:t>
      </w:r>
      <w:hyperlink r:id="rId593" w:history="1">
        <w:r w:rsidRPr="0052413D">
          <w:rPr>
            <w:rFonts w:ascii="宋体" w:eastAsia="宋体" w:hAnsi="宋体" w:cs="宋体"/>
            <w:color w:val="046DC8"/>
            <w:kern w:val="0"/>
            <w:sz w:val="24"/>
            <w:szCs w:val="24"/>
            <w:u w:val="single"/>
          </w:rPr>
          <w:t>repository’s wiki</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know of other great accessibility tools for Electron, add them to the </w:t>
      </w:r>
      <w:hyperlink r:id="rId594" w:history="1">
        <w:r w:rsidRPr="0052413D">
          <w:rPr>
            <w:rFonts w:ascii="宋体" w:eastAsia="宋体" w:hAnsi="宋体" w:cs="宋体"/>
            <w:color w:val="046DC8"/>
            <w:kern w:val="0"/>
            <w:sz w:val="24"/>
            <w:szCs w:val="24"/>
            <w:u w:val="single"/>
          </w:rPr>
          <w:t>accessibility documentation</w:t>
        </w:r>
      </w:hyperlink>
      <w:r w:rsidRPr="0052413D">
        <w:rPr>
          <w:rFonts w:ascii="宋体" w:eastAsia="宋体" w:hAnsi="宋体" w:cs="宋体"/>
          <w:kern w:val="0"/>
          <w:sz w:val="24"/>
          <w:szCs w:val="24"/>
        </w:rPr>
        <w:t> with a pull request.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Application Distribution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distribute your app with Electron, you need to download Electron’s </w:t>
      </w:r>
      <w:hyperlink r:id="rId595" w:history="1">
        <w:r w:rsidRPr="0052413D">
          <w:rPr>
            <w:rFonts w:ascii="宋体" w:eastAsia="宋体" w:hAnsi="宋体" w:cs="宋体"/>
            <w:color w:val="046DC8"/>
            <w:kern w:val="0"/>
            <w:sz w:val="24"/>
            <w:szCs w:val="24"/>
            <w:u w:val="single"/>
          </w:rPr>
          <w:t>prebuilt binaries</w:t>
        </w:r>
      </w:hyperlink>
      <w:r w:rsidRPr="0052413D">
        <w:rPr>
          <w:rFonts w:ascii="宋体" w:eastAsia="宋体" w:hAnsi="宋体" w:cs="宋体"/>
          <w:kern w:val="0"/>
          <w:sz w:val="24"/>
          <w:szCs w:val="24"/>
        </w:rPr>
        <w:t>. Next, the folder containing your app should be named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and placed in Electron’s resources directory as shown in the following examples. Note that the location of Electron’s prebuilt binaries is indicated with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in the examples below.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electron/Electron.app/Contents/Resources/app/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index.html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and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electron/resources/app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index.html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execute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on Linux,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on Windows), and Electron will start as your app.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directory will then be your distribution to deliver to final users.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Packaging Your App into a File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Apart from shipping your app by copying all of its source files, you can also package your app into an </w:t>
      </w:r>
      <w:hyperlink r:id="rId596"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archive to avoid exposing your app’s source code to users.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use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 to replace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folder, you need to rename the archive to </w:t>
      </w:r>
      <w:r w:rsidRPr="0052413D">
        <w:rPr>
          <w:rFonts w:ascii="Consolas" w:eastAsia="宋体" w:hAnsi="Consolas" w:cs="宋体"/>
          <w:color w:val="0B3D47"/>
          <w:kern w:val="0"/>
          <w:sz w:val="20"/>
          <w:szCs w:val="20"/>
          <w:shd w:val="clear" w:color="auto" w:fill="F1F3F4"/>
        </w:rPr>
        <w:t>app.asar</w:t>
      </w:r>
      <w:r w:rsidRPr="0052413D">
        <w:rPr>
          <w:rFonts w:ascii="宋体" w:eastAsia="宋体" w:hAnsi="宋体" w:cs="宋体"/>
          <w:kern w:val="0"/>
          <w:sz w:val="24"/>
          <w:szCs w:val="24"/>
        </w:rPr>
        <w:t>, and put it under Electron’s resources directory like below, and Electron will then try to read the archive and start from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electron/Electron.app/Contents/Resources/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app.asar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and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electron/resources/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app.asar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More details can be found in </w:t>
      </w:r>
      <w:hyperlink r:id="rId597" w:history="1">
        <w:r w:rsidRPr="0052413D">
          <w:rPr>
            <w:rFonts w:ascii="宋体" w:eastAsia="宋体" w:hAnsi="宋体" w:cs="宋体"/>
            <w:color w:val="046DC8"/>
            <w:kern w:val="0"/>
            <w:sz w:val="24"/>
            <w:szCs w:val="24"/>
            <w:u w:val="single"/>
          </w:rPr>
          <w:t>Application packaging</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Rebranding with Downloaded Binaries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bundling your app into Electron, you will want to rebrand Electron before distributing it to users.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rename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to any name you like, and edit its icon and other information with tools like </w:t>
      </w:r>
      <w:hyperlink r:id="rId598" w:history="1">
        <w:r w:rsidRPr="0052413D">
          <w:rPr>
            <w:rFonts w:ascii="宋体" w:eastAsia="宋体" w:hAnsi="宋体" w:cs="宋体"/>
            <w:color w:val="046DC8"/>
            <w:kern w:val="0"/>
            <w:sz w:val="24"/>
            <w:szCs w:val="24"/>
            <w:u w:val="single"/>
          </w:rPr>
          <w:t>rcedit</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rename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to any name you want, and you also have to rename the </w:t>
      </w:r>
      <w:r w:rsidRPr="0052413D">
        <w:rPr>
          <w:rFonts w:ascii="Consolas" w:eastAsia="宋体" w:hAnsi="Consolas" w:cs="宋体"/>
          <w:color w:val="0B3D47"/>
          <w:kern w:val="0"/>
          <w:sz w:val="20"/>
          <w:szCs w:val="20"/>
          <w:shd w:val="clear" w:color="auto" w:fill="F1F3F4"/>
        </w:rPr>
        <w:t>CFBundleDisplayName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CFBundleIdentifier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CFBundleName</w:t>
      </w:r>
      <w:r w:rsidRPr="0052413D">
        <w:rPr>
          <w:rFonts w:ascii="宋体" w:eastAsia="宋体" w:hAnsi="宋体" w:cs="宋体"/>
          <w:kern w:val="0"/>
          <w:sz w:val="24"/>
          <w:szCs w:val="24"/>
        </w:rPr>
        <w:t> fields in the following files:</w:t>
      </w:r>
    </w:p>
    <w:p w:rsidR="0052413D" w:rsidRPr="0052413D" w:rsidRDefault="0052413D" w:rsidP="0052413D">
      <w:pPr>
        <w:widowControl/>
        <w:numPr>
          <w:ilvl w:val="0"/>
          <w:numId w:val="5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Electron.app/Contents/Info.plist</w:t>
      </w:r>
    </w:p>
    <w:p w:rsidR="0052413D" w:rsidRPr="0052413D" w:rsidRDefault="0052413D" w:rsidP="0052413D">
      <w:pPr>
        <w:widowControl/>
        <w:numPr>
          <w:ilvl w:val="0"/>
          <w:numId w:val="5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Electron.app/Contents/Frameworks/Electron Helper.app/Contents/Info.plist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rename the helper app to avoid showing </w:t>
      </w:r>
      <w:r w:rsidRPr="0052413D">
        <w:rPr>
          <w:rFonts w:ascii="Consolas" w:eastAsia="宋体" w:hAnsi="Consolas" w:cs="宋体"/>
          <w:color w:val="0B3D47"/>
          <w:kern w:val="0"/>
          <w:sz w:val="20"/>
          <w:szCs w:val="20"/>
          <w:shd w:val="clear" w:color="auto" w:fill="F1F3F4"/>
        </w:rPr>
        <w:t>Electron Helper</w:t>
      </w:r>
      <w:r w:rsidRPr="0052413D">
        <w:rPr>
          <w:rFonts w:ascii="宋体" w:eastAsia="宋体" w:hAnsi="宋体" w:cs="宋体"/>
          <w:kern w:val="0"/>
          <w:sz w:val="24"/>
          <w:szCs w:val="24"/>
        </w:rPr>
        <w:t> in the Activity Monitor, but make sure you have renamed the helper app’s executable file’s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structure of a renamed app would be like: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MyApp.app/Contents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MyApp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Frameworks/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 EH.app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MyApp Helper EH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 NP.app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MyApp Helper NP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rename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executable to any name you like.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Packaging 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Apart from packaging your app manually, you can also choose to use third party packaging tools to do the work for you:</w:t>
      </w:r>
    </w:p>
    <w:p w:rsidR="0052413D" w:rsidRPr="0052413D" w:rsidRDefault="00E93C51" w:rsidP="0052413D">
      <w:pPr>
        <w:widowControl/>
        <w:numPr>
          <w:ilvl w:val="0"/>
          <w:numId w:val="549"/>
        </w:numPr>
        <w:spacing w:before="100" w:beforeAutospacing="1" w:after="120"/>
        <w:ind w:left="360"/>
        <w:jc w:val="left"/>
        <w:rPr>
          <w:rFonts w:ascii="宋体" w:eastAsia="宋体" w:hAnsi="宋体" w:cs="宋体"/>
          <w:kern w:val="0"/>
          <w:sz w:val="24"/>
          <w:szCs w:val="24"/>
        </w:rPr>
      </w:pPr>
      <w:hyperlink r:id="rId599" w:history="1">
        <w:r w:rsidR="0052413D" w:rsidRPr="0052413D">
          <w:rPr>
            <w:rFonts w:ascii="宋体" w:eastAsia="宋体" w:hAnsi="宋体" w:cs="宋体"/>
            <w:color w:val="046DC8"/>
            <w:kern w:val="0"/>
            <w:sz w:val="24"/>
            <w:szCs w:val="24"/>
            <w:u w:val="single"/>
          </w:rPr>
          <w:t>electron-forge</w:t>
        </w:r>
      </w:hyperlink>
    </w:p>
    <w:p w:rsidR="0052413D" w:rsidRPr="0052413D" w:rsidRDefault="00E93C51" w:rsidP="0052413D">
      <w:pPr>
        <w:widowControl/>
        <w:numPr>
          <w:ilvl w:val="0"/>
          <w:numId w:val="549"/>
        </w:numPr>
        <w:spacing w:before="100" w:beforeAutospacing="1" w:after="120"/>
        <w:ind w:left="360"/>
        <w:jc w:val="left"/>
        <w:rPr>
          <w:rFonts w:ascii="宋体" w:eastAsia="宋体" w:hAnsi="宋体" w:cs="宋体"/>
          <w:kern w:val="0"/>
          <w:sz w:val="24"/>
          <w:szCs w:val="24"/>
        </w:rPr>
      </w:pPr>
      <w:hyperlink r:id="rId600" w:history="1">
        <w:r w:rsidR="0052413D" w:rsidRPr="0052413D">
          <w:rPr>
            <w:rFonts w:ascii="宋体" w:eastAsia="宋体" w:hAnsi="宋体" w:cs="宋体"/>
            <w:color w:val="046DC8"/>
            <w:kern w:val="0"/>
            <w:sz w:val="24"/>
            <w:szCs w:val="24"/>
            <w:u w:val="single"/>
          </w:rPr>
          <w:t>electron-builder</w:t>
        </w:r>
      </w:hyperlink>
    </w:p>
    <w:p w:rsidR="0052413D" w:rsidRPr="0052413D" w:rsidRDefault="00E93C51" w:rsidP="0052413D">
      <w:pPr>
        <w:widowControl/>
        <w:numPr>
          <w:ilvl w:val="0"/>
          <w:numId w:val="549"/>
        </w:numPr>
        <w:spacing w:before="100" w:beforeAutospacing="1" w:after="120"/>
        <w:ind w:left="360"/>
        <w:jc w:val="left"/>
        <w:rPr>
          <w:rFonts w:ascii="宋体" w:eastAsia="宋体" w:hAnsi="宋体" w:cs="宋体"/>
          <w:kern w:val="0"/>
          <w:sz w:val="24"/>
          <w:szCs w:val="24"/>
        </w:rPr>
      </w:pPr>
      <w:hyperlink r:id="rId601" w:history="1">
        <w:r w:rsidR="0052413D" w:rsidRPr="0052413D">
          <w:rPr>
            <w:rFonts w:ascii="宋体" w:eastAsia="宋体" w:hAnsi="宋体" w:cs="宋体"/>
            <w:color w:val="046DC8"/>
            <w:kern w:val="0"/>
            <w:sz w:val="24"/>
            <w:szCs w:val="24"/>
            <w:u w:val="single"/>
          </w:rPr>
          <w:t>electron-packager</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Rebranding by Rebuilding Electron from Source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It is also possible to rebrand Electron by changing the product name and building it from source. To do this you need to modify the </w:t>
      </w:r>
      <w:r w:rsidRPr="0052413D">
        <w:rPr>
          <w:rFonts w:ascii="Consolas" w:eastAsia="宋体" w:hAnsi="Consolas" w:cs="宋体"/>
          <w:color w:val="0B3D47"/>
          <w:kern w:val="0"/>
          <w:sz w:val="20"/>
          <w:szCs w:val="20"/>
          <w:shd w:val="clear" w:color="auto" w:fill="F1F3F4"/>
        </w:rPr>
        <w:t>atom.gyp</w:t>
      </w:r>
      <w:r w:rsidRPr="0052413D">
        <w:rPr>
          <w:rFonts w:ascii="宋体" w:eastAsia="宋体" w:hAnsi="宋体" w:cs="宋体"/>
          <w:kern w:val="0"/>
          <w:sz w:val="24"/>
          <w:szCs w:val="24"/>
        </w:rPr>
        <w:t> file and have a clean rebuild.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Creating a Custom Electron Fork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Creating a custom fork of Electron is almost certainly not something you will need to do in order to build your app, even for “Production Level” applications. Using a tool such as </w:t>
      </w:r>
      <w:r w:rsidRPr="0052413D">
        <w:rPr>
          <w:rFonts w:ascii="Consolas" w:eastAsia="宋体" w:hAnsi="Consolas" w:cs="宋体"/>
          <w:color w:val="0B3D47"/>
          <w:kern w:val="0"/>
          <w:sz w:val="20"/>
          <w:szCs w:val="20"/>
          <w:shd w:val="clear" w:color="auto" w:fill="F1F3F4"/>
        </w:rPr>
        <w:t>electron-packager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electron-forge</w:t>
      </w:r>
      <w:r w:rsidRPr="0052413D">
        <w:rPr>
          <w:rFonts w:ascii="宋体" w:eastAsia="宋体" w:hAnsi="宋体" w:cs="宋体"/>
          <w:kern w:val="0"/>
          <w:sz w:val="24"/>
          <w:szCs w:val="24"/>
        </w:rPr>
        <w:t> will allow you to “Rebrand” Electron without having to do these steps.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need to fork Electron when you have custom C++ code that you have patched directly into Electron, that either cannot be upstreamed, or has been rejected from the official version. As maintainers of Electron, we very much would like to make your scenario work, so please try as hard as you can to get your changes into the official version of Electron, it will be much much easier on you, and we appreciate your help.</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Creating a Custom Release with surf-build</w:t>
      </w:r>
    </w:p>
    <w:p w:rsidR="0052413D" w:rsidRPr="0052413D" w:rsidRDefault="0052413D" w:rsidP="0052413D">
      <w:pPr>
        <w:widowControl/>
        <w:numPr>
          <w:ilvl w:val="0"/>
          <w:numId w:val="550"/>
        </w:numPr>
        <w:ind w:left="360"/>
        <w:jc w:val="left"/>
        <w:rPr>
          <w:rFonts w:ascii="宋体" w:eastAsia="宋体" w:hAnsi="宋体" w:cs="宋体"/>
          <w:kern w:val="0"/>
          <w:sz w:val="24"/>
          <w:szCs w:val="24"/>
        </w:rPr>
      </w:pPr>
      <w:r w:rsidRPr="0052413D">
        <w:rPr>
          <w:rFonts w:ascii="宋体" w:eastAsia="宋体" w:hAnsi="宋体" w:cs="宋体"/>
          <w:kern w:val="0"/>
          <w:sz w:val="24"/>
          <w:szCs w:val="24"/>
        </w:rPr>
        <w:t>Install </w:t>
      </w:r>
      <w:hyperlink r:id="rId602" w:history="1">
        <w:r w:rsidRPr="0052413D">
          <w:rPr>
            <w:rFonts w:ascii="宋体" w:eastAsia="宋体" w:hAnsi="宋体" w:cs="宋体"/>
            <w:color w:val="046DC8"/>
            <w:kern w:val="0"/>
            <w:sz w:val="24"/>
            <w:szCs w:val="24"/>
            <w:u w:val="single"/>
          </w:rPr>
          <w:t>Surf</w:t>
        </w:r>
      </w:hyperlink>
      <w:r w:rsidRPr="0052413D">
        <w:rPr>
          <w:rFonts w:ascii="宋体" w:eastAsia="宋体" w:hAnsi="宋体" w:cs="宋体"/>
          <w:kern w:val="0"/>
          <w:sz w:val="24"/>
          <w:szCs w:val="24"/>
        </w:rPr>
        <w:t>, via npm: </w:t>
      </w:r>
      <w:r w:rsidRPr="0052413D">
        <w:rPr>
          <w:rFonts w:ascii="Consolas" w:eastAsia="宋体" w:hAnsi="Consolas" w:cs="宋体"/>
          <w:color w:val="0B3D47"/>
          <w:kern w:val="0"/>
          <w:sz w:val="20"/>
          <w:szCs w:val="20"/>
          <w:shd w:val="clear" w:color="auto" w:fill="F1F3F4"/>
        </w:rPr>
        <w:t>npm install -g surf-build@latest</w:t>
      </w:r>
    </w:p>
    <w:p w:rsidR="0052413D" w:rsidRPr="0052413D" w:rsidRDefault="0052413D" w:rsidP="0052413D">
      <w:pPr>
        <w:widowControl/>
        <w:numPr>
          <w:ilvl w:val="0"/>
          <w:numId w:val="550"/>
        </w:numPr>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Create a new S3 bucket and create the following empty directory structure:</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atom-shell/</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symbols/</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dist/</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numPr>
          <w:ilvl w:val="0"/>
          <w:numId w:val="550"/>
        </w:numPr>
        <w:ind w:left="360"/>
        <w:jc w:val="left"/>
        <w:rPr>
          <w:rFonts w:ascii="宋体" w:eastAsia="宋体" w:hAnsi="宋体" w:cs="宋体"/>
          <w:kern w:val="0"/>
          <w:sz w:val="24"/>
          <w:szCs w:val="24"/>
        </w:rPr>
      </w:pPr>
      <w:r w:rsidRPr="0052413D">
        <w:rPr>
          <w:rFonts w:ascii="宋体" w:eastAsia="宋体" w:hAnsi="宋体" w:cs="宋体"/>
          <w:kern w:val="0"/>
          <w:sz w:val="24"/>
          <w:szCs w:val="24"/>
        </w:rPr>
        <w:t>Set the following Environment Variables:</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ELECTRON_GITHUB_TOKEN</w:t>
      </w:r>
      <w:r w:rsidRPr="0052413D">
        <w:rPr>
          <w:rFonts w:ascii="宋体" w:eastAsia="宋体" w:hAnsi="宋体" w:cs="宋体"/>
          <w:kern w:val="0"/>
          <w:sz w:val="24"/>
          <w:szCs w:val="24"/>
        </w:rPr>
        <w:t> - a token that can create releases on GitHub</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ELECTRON_S3_ACCESS_KEY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ELECTRON_S3_BUCKET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ELECTRON_S3_SECRET_KEY</w:t>
      </w:r>
      <w:r w:rsidRPr="0052413D">
        <w:rPr>
          <w:rFonts w:ascii="宋体" w:eastAsia="宋体" w:hAnsi="宋体" w:cs="宋体"/>
          <w:kern w:val="0"/>
          <w:sz w:val="24"/>
          <w:szCs w:val="24"/>
        </w:rPr>
        <w:t> - the place where you’ll upload node.js headers as well as symbols</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ELECTRON_RELEASE</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and the upload part will run, leave unset and </w:t>
      </w:r>
      <w:r w:rsidRPr="0052413D">
        <w:rPr>
          <w:rFonts w:ascii="Consolas" w:eastAsia="宋体" w:hAnsi="Consolas" w:cs="宋体"/>
          <w:color w:val="0B3D47"/>
          <w:kern w:val="0"/>
          <w:sz w:val="20"/>
          <w:szCs w:val="20"/>
          <w:shd w:val="clear" w:color="auto" w:fill="F1F3F4"/>
        </w:rPr>
        <w:t>surf-build</w:t>
      </w:r>
      <w:r w:rsidRPr="0052413D">
        <w:rPr>
          <w:rFonts w:ascii="宋体" w:eastAsia="宋体" w:hAnsi="宋体" w:cs="宋体"/>
          <w:kern w:val="0"/>
          <w:sz w:val="24"/>
          <w:szCs w:val="24"/>
        </w:rPr>
        <w:t> will just do CI-type checks, appropriate to run for every pull request.</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CI</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or else it will fail</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GITHUB_TOKEN</w:t>
      </w:r>
      <w:r w:rsidRPr="0052413D">
        <w:rPr>
          <w:rFonts w:ascii="宋体" w:eastAsia="宋体" w:hAnsi="宋体" w:cs="宋体"/>
          <w:kern w:val="0"/>
          <w:sz w:val="24"/>
          <w:szCs w:val="24"/>
        </w:rPr>
        <w:t> - set it to the same as </w:t>
      </w:r>
      <w:r w:rsidRPr="0052413D">
        <w:rPr>
          <w:rFonts w:ascii="Consolas" w:eastAsia="宋体" w:hAnsi="Consolas" w:cs="宋体"/>
          <w:color w:val="0B3D47"/>
          <w:kern w:val="0"/>
          <w:sz w:val="20"/>
          <w:szCs w:val="20"/>
          <w:shd w:val="clear" w:color="auto" w:fill="F1F3F4"/>
        </w:rPr>
        <w:t>ELECTRON_GITHUB_TOKEN</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SURF_TEMP</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C:\Temp</w:t>
      </w:r>
      <w:r w:rsidRPr="0052413D">
        <w:rPr>
          <w:rFonts w:ascii="宋体" w:eastAsia="宋体" w:hAnsi="宋体" w:cs="宋体"/>
          <w:kern w:val="0"/>
          <w:sz w:val="24"/>
          <w:szCs w:val="24"/>
        </w:rPr>
        <w:t> on Windows to prevent path too long issues</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TARGET_ARCH</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x64</w:t>
      </w:r>
    </w:p>
    <w:p w:rsidR="0052413D" w:rsidRPr="0052413D" w:rsidRDefault="0052413D" w:rsidP="0052413D">
      <w:pPr>
        <w:widowControl/>
        <w:numPr>
          <w:ilvl w:val="0"/>
          <w:numId w:val="552"/>
        </w:numPr>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In </w:t>
      </w:r>
      <w:r w:rsidRPr="0052413D">
        <w:rPr>
          <w:rFonts w:ascii="Consolas" w:eastAsia="宋体" w:hAnsi="Consolas" w:cs="宋体"/>
          <w:color w:val="0B3D47"/>
          <w:kern w:val="0"/>
          <w:sz w:val="20"/>
          <w:szCs w:val="20"/>
          <w:shd w:val="clear" w:color="auto" w:fill="F1F3F4"/>
        </w:rPr>
        <w:t>script/upload.py</w:t>
      </w:r>
      <w:r w:rsidRPr="0052413D">
        <w:rPr>
          <w:rFonts w:ascii="宋体" w:eastAsia="宋体" w:hAnsi="宋体" w:cs="宋体"/>
          <w:kern w:val="0"/>
          <w:sz w:val="24"/>
          <w:szCs w:val="24"/>
        </w:rPr>
        <w:t>, you </w:t>
      </w:r>
      <w:r w:rsidRPr="0052413D">
        <w:rPr>
          <w:rFonts w:ascii="宋体" w:eastAsia="宋体" w:hAnsi="宋体" w:cs="宋体"/>
          <w:i/>
          <w:iCs/>
          <w:kern w:val="0"/>
          <w:sz w:val="24"/>
          <w:szCs w:val="24"/>
        </w:rPr>
        <w:t>must</w:t>
      </w:r>
      <w:r w:rsidRPr="0052413D">
        <w:rPr>
          <w:rFonts w:ascii="宋体" w:eastAsia="宋体" w:hAnsi="宋体" w:cs="宋体"/>
          <w:kern w:val="0"/>
          <w:sz w:val="24"/>
          <w:szCs w:val="24"/>
        </w:rPr>
        <w:t> set </w:t>
      </w:r>
      <w:r w:rsidRPr="0052413D">
        <w:rPr>
          <w:rFonts w:ascii="Consolas" w:eastAsia="宋体" w:hAnsi="Consolas" w:cs="宋体"/>
          <w:color w:val="0B3D47"/>
          <w:kern w:val="0"/>
          <w:sz w:val="20"/>
          <w:szCs w:val="20"/>
          <w:shd w:val="clear" w:color="auto" w:fill="F1F3F4"/>
        </w:rPr>
        <w:t>ELECTRON_REPO</w:t>
      </w:r>
      <w:r w:rsidRPr="0052413D">
        <w:rPr>
          <w:rFonts w:ascii="宋体" w:eastAsia="宋体" w:hAnsi="宋体" w:cs="宋体"/>
          <w:kern w:val="0"/>
          <w:sz w:val="24"/>
          <w:szCs w:val="24"/>
        </w:rPr>
        <w:t> to your fork (</w:t>
      </w:r>
      <w:r w:rsidRPr="0052413D">
        <w:rPr>
          <w:rFonts w:ascii="Consolas" w:eastAsia="宋体" w:hAnsi="Consolas" w:cs="宋体"/>
          <w:color w:val="0B3D47"/>
          <w:kern w:val="0"/>
          <w:sz w:val="20"/>
          <w:szCs w:val="20"/>
          <w:shd w:val="clear" w:color="auto" w:fill="F1F3F4"/>
        </w:rPr>
        <w:t>MYORG/electron</w:t>
      </w:r>
      <w:r w:rsidRPr="0052413D">
        <w:rPr>
          <w:rFonts w:ascii="宋体" w:eastAsia="宋体" w:hAnsi="宋体" w:cs="宋体"/>
          <w:kern w:val="0"/>
          <w:sz w:val="24"/>
          <w:szCs w:val="24"/>
        </w:rPr>
        <w:t>), especially if you are a contributor to Electron proper.</w:t>
      </w:r>
    </w:p>
    <w:p w:rsidR="0052413D" w:rsidRPr="0052413D" w:rsidRDefault="0052413D" w:rsidP="0052413D">
      <w:pPr>
        <w:widowControl/>
        <w:numPr>
          <w:ilvl w:val="0"/>
          <w:numId w:val="552"/>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surf-build -r https://github.com/MYORG/electron -s YOUR_COMMIT -n 'surf-PLATFORM-ARCH'</w:t>
      </w:r>
    </w:p>
    <w:p w:rsidR="0052413D" w:rsidRPr="0052413D" w:rsidRDefault="0052413D" w:rsidP="0052413D">
      <w:pPr>
        <w:widowControl/>
        <w:numPr>
          <w:ilvl w:val="0"/>
          <w:numId w:val="552"/>
        </w:numPr>
        <w:ind w:left="360"/>
        <w:jc w:val="left"/>
        <w:rPr>
          <w:rFonts w:ascii="宋体" w:eastAsia="宋体" w:hAnsi="宋体" w:cs="宋体"/>
          <w:kern w:val="0"/>
          <w:sz w:val="24"/>
          <w:szCs w:val="24"/>
        </w:rPr>
      </w:pPr>
      <w:r w:rsidRPr="0052413D">
        <w:rPr>
          <w:rFonts w:ascii="宋体" w:eastAsia="宋体" w:hAnsi="宋体" w:cs="宋体"/>
          <w:kern w:val="0"/>
          <w:sz w:val="24"/>
          <w:szCs w:val="24"/>
        </w:rPr>
        <w:t>Wait a very, very long time for the build to complete.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Application Packaging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mitigate </w:t>
      </w:r>
      <w:hyperlink r:id="rId603" w:history="1">
        <w:r w:rsidRPr="0052413D">
          <w:rPr>
            <w:rFonts w:ascii="宋体" w:eastAsia="宋体" w:hAnsi="宋体" w:cs="宋体"/>
            <w:color w:val="046DC8"/>
            <w:kern w:val="0"/>
            <w:sz w:val="24"/>
            <w:szCs w:val="24"/>
            <w:u w:val="single"/>
          </w:rPr>
          <w:t>issues</w:t>
        </w:r>
      </w:hyperlink>
      <w:r w:rsidRPr="0052413D">
        <w:rPr>
          <w:rFonts w:ascii="宋体" w:eastAsia="宋体" w:hAnsi="宋体" w:cs="宋体"/>
          <w:kern w:val="0"/>
          <w:sz w:val="24"/>
          <w:szCs w:val="24"/>
        </w:rPr>
        <w:t> around long path names on Windows, slightly speed up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and conceal your source code from cursory inspection, you can choose to package your app into an </w:t>
      </w:r>
      <w:hyperlink r:id="rId604"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 archive with little changes to your source code.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Generating </w:t>
      </w:r>
      <w:r w:rsidRPr="0052413D">
        <w:rPr>
          <w:rFonts w:ascii="Consolas" w:eastAsia="宋体" w:hAnsi="Consolas" w:cs="宋体"/>
          <w:color w:val="0B3D47"/>
          <w:kern w:val="0"/>
          <w:sz w:val="38"/>
          <w:szCs w:val="38"/>
          <w:shd w:val="clear" w:color="auto" w:fill="E2E8E9"/>
        </w:rPr>
        <w:t>asar</w:t>
      </w:r>
      <w:r w:rsidRPr="0052413D">
        <w:rPr>
          <w:rFonts w:ascii="宋体" w:eastAsia="宋体" w:hAnsi="宋体" w:cs="宋体"/>
          <w:color w:val="183D44"/>
          <w:kern w:val="0"/>
          <w:sz w:val="45"/>
          <w:szCs w:val="45"/>
        </w:rPr>
        <w:t> Archive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w:t>
      </w:r>
      <w:hyperlink r:id="rId605"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 archive is a simple tar-like format that concatenates files into a single file. Electron can read arbitrary files from it without unpacking the whole file.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Steps to package your app into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Install the asar Utility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-g asar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Package with </w:t>
      </w:r>
      <w:r w:rsidRPr="0052413D">
        <w:rPr>
          <w:rFonts w:ascii="Consolas" w:eastAsia="宋体" w:hAnsi="Consolas" w:cs="宋体"/>
          <w:color w:val="0B3D47"/>
          <w:kern w:val="0"/>
          <w:sz w:val="28"/>
          <w:szCs w:val="28"/>
          <w:shd w:val="clear" w:color="auto" w:fill="E2E8E9"/>
        </w:rPr>
        <w:t>asar pack</w:t>
      </w:r>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asar pack your-app app.asar</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w:t>
      </w:r>
      <w:r w:rsidRPr="0052413D">
        <w:rPr>
          <w:rFonts w:ascii="Consolas" w:eastAsia="宋体" w:hAnsi="Consolas" w:cs="宋体"/>
          <w:color w:val="0B3D47"/>
          <w:kern w:val="0"/>
          <w:sz w:val="38"/>
          <w:szCs w:val="38"/>
          <w:shd w:val="clear" w:color="auto" w:fill="E2E8E9"/>
        </w:rPr>
        <w:t>asar</w:t>
      </w:r>
      <w:r w:rsidRPr="0052413D">
        <w:rPr>
          <w:rFonts w:ascii="宋体" w:eastAsia="宋体" w:hAnsi="宋体" w:cs="宋体"/>
          <w:color w:val="183D44"/>
          <w:kern w:val="0"/>
          <w:sz w:val="45"/>
          <w:szCs w:val="45"/>
        </w:rPr>
        <w:t> Archives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there are two sets of APIs: Node APIs provided by Node.js and Web APIs provided by Chromium. Both APIs support reading files from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Node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With special patches in Electron, Node APIs like </w:t>
      </w:r>
      <w:r w:rsidRPr="0052413D">
        <w:rPr>
          <w:rFonts w:ascii="Consolas" w:eastAsia="宋体" w:hAnsi="Consolas" w:cs="宋体"/>
          <w:color w:val="0B3D47"/>
          <w:kern w:val="0"/>
          <w:sz w:val="20"/>
          <w:szCs w:val="20"/>
          <w:shd w:val="clear" w:color="auto" w:fill="F1F3F4"/>
        </w:rPr>
        <w:t>fs.readFile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treat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as virtual directories, and the files in it as normal files in the filesystem.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suppose we have an </w:t>
      </w:r>
      <w:r w:rsidRPr="0052413D">
        <w:rPr>
          <w:rFonts w:ascii="Consolas" w:eastAsia="宋体" w:hAnsi="Consolas" w:cs="宋体"/>
          <w:color w:val="0B3D47"/>
          <w:kern w:val="0"/>
          <w:sz w:val="20"/>
          <w:szCs w:val="20"/>
          <w:shd w:val="clear" w:color="auto" w:fill="F1F3F4"/>
        </w:rPr>
        <w:t>example.asar</w:t>
      </w:r>
      <w:r w:rsidRPr="0052413D">
        <w:rPr>
          <w:rFonts w:ascii="宋体" w:eastAsia="宋体" w:hAnsi="宋体" w:cs="宋体"/>
          <w:kern w:val="0"/>
          <w:sz w:val="24"/>
          <w:szCs w:val="24"/>
        </w:rPr>
        <w:t> archive under </w:t>
      </w:r>
      <w:r w:rsidRPr="0052413D">
        <w:rPr>
          <w:rFonts w:ascii="Consolas" w:eastAsia="宋体" w:hAnsi="Consolas" w:cs="宋体"/>
          <w:color w:val="0B3D47"/>
          <w:kern w:val="0"/>
          <w:sz w:val="20"/>
          <w:szCs w:val="20"/>
          <w:shd w:val="clear" w:color="auto" w:fill="F1F3F4"/>
        </w:rPr>
        <w:t>/path/to</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asar list /path/to/example.asar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/file.txt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/dir/module.js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/static/index.html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/static/main.css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/static/jquery.min.js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Read a file in the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fs.readFileSync(</w:t>
      </w:r>
      <w:r w:rsidRPr="0052413D">
        <w:rPr>
          <w:rFonts w:ascii="Consolas" w:eastAsia="宋体" w:hAnsi="Consolas" w:cs="宋体"/>
          <w:color w:val="D01040"/>
          <w:kern w:val="0"/>
          <w:sz w:val="20"/>
          <w:szCs w:val="20"/>
          <w:bdr w:val="none" w:sz="0" w:space="0" w:color="auto" w:frame="1"/>
        </w:rPr>
        <w:t>'/path/to/example.asar/file.txt'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List all files under the root of the archive: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fs.readdirSync(</w:t>
      </w:r>
      <w:r w:rsidRPr="0052413D">
        <w:rPr>
          <w:rFonts w:ascii="Consolas" w:eastAsia="宋体" w:hAnsi="Consolas" w:cs="宋体"/>
          <w:color w:val="D01040"/>
          <w:kern w:val="0"/>
          <w:sz w:val="20"/>
          <w:szCs w:val="20"/>
          <w:bdr w:val="none" w:sz="0" w:space="0" w:color="auto" w:frame="1"/>
        </w:rPr>
        <w:t>'/path/to/example.asar'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 a module from the archive: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require(</w:t>
      </w:r>
      <w:r w:rsidRPr="0052413D">
        <w:rPr>
          <w:rFonts w:ascii="Consolas" w:eastAsia="宋体" w:hAnsi="Consolas" w:cs="宋体"/>
          <w:color w:val="D01040"/>
          <w:kern w:val="0"/>
          <w:sz w:val="20"/>
          <w:szCs w:val="20"/>
          <w:bdr w:val="none" w:sz="0" w:space="0" w:color="auto" w:frame="1"/>
        </w:rPr>
        <w:t>'/path/to/example.asar/dir/module.js'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display a web page in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 with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'file:///path/to/example.asar/static/index.html'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Web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 web page, files in an archive can be requested with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 Like the Node API,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are treated as directories.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to get a file with </w:t>
      </w:r>
      <w:r w:rsidRPr="0052413D">
        <w:rPr>
          <w:rFonts w:ascii="Consolas" w:eastAsia="宋体" w:hAnsi="Consolas" w:cs="宋体"/>
          <w:color w:val="0B3D47"/>
          <w:kern w:val="0"/>
          <w:sz w:val="20"/>
          <w:szCs w:val="20"/>
          <w:shd w:val="clear" w:color="auto" w:fill="F1F3F4"/>
        </w:rPr>
        <w:t>$.get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 = require(</w:t>
      </w:r>
      <w:r w:rsidRPr="0052413D">
        <w:rPr>
          <w:rFonts w:ascii="Consolas" w:eastAsia="宋体" w:hAnsi="Consolas" w:cs="宋体"/>
          <w:color w:val="D01040"/>
          <w:kern w:val="0"/>
          <w:sz w:val="20"/>
          <w:szCs w:val="20"/>
          <w:bdr w:val="none" w:sz="0" w:space="0" w:color="auto" w:frame="1"/>
        </w:rPr>
        <w:t>'./jquery.min.js'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$.get(</w:t>
      </w:r>
      <w:r w:rsidRPr="0052413D">
        <w:rPr>
          <w:rFonts w:ascii="Consolas" w:eastAsia="宋体" w:hAnsi="Consolas" w:cs="宋体"/>
          <w:color w:val="D01040"/>
          <w:kern w:val="0"/>
          <w:sz w:val="20"/>
          <w:szCs w:val="20"/>
          <w:bdr w:val="none" w:sz="0" w:space="0" w:color="auto" w:frame="1"/>
        </w:rPr>
        <w:t>'file:///path/to/example.asar/file.txt'</w:t>
      </w:r>
      <w:r w:rsidRPr="0052413D">
        <w:rPr>
          <w:rFonts w:ascii="Consolas" w:eastAsia="宋体" w:hAnsi="Consolas" w:cs="宋体"/>
          <w:color w:val="0B3D47"/>
          <w:kern w:val="0"/>
          <w:sz w:val="20"/>
          <w:szCs w:val="20"/>
          <w:bdr w:val="none" w:sz="0" w:space="0" w:color="auto" w:frame="1"/>
        </w:rPr>
        <w:t>, (data)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console.log(data)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Treating an </w:t>
      </w:r>
      <w:r w:rsidRPr="0052413D">
        <w:rPr>
          <w:rFonts w:ascii="Consolas" w:eastAsia="宋体" w:hAnsi="Consolas" w:cs="宋体"/>
          <w:color w:val="0B3D47"/>
          <w:kern w:val="0"/>
          <w:sz w:val="28"/>
          <w:szCs w:val="28"/>
          <w:shd w:val="clear" w:color="auto" w:fill="E2E8E9"/>
        </w:rPr>
        <w:t>asar</w:t>
      </w:r>
      <w:r w:rsidRPr="0052413D">
        <w:rPr>
          <w:rFonts w:ascii="宋体" w:eastAsia="宋体" w:hAnsi="宋体" w:cs="宋体"/>
          <w:color w:val="183D44"/>
          <w:kern w:val="0"/>
          <w:sz w:val="33"/>
          <w:szCs w:val="33"/>
        </w:rPr>
        <w:t> Archive as a Normal File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some cases like verifying the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checksum, we need to read the content of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 as a file. For this purpose you can use the built-in </w:t>
      </w:r>
      <w:r w:rsidRPr="0052413D">
        <w:rPr>
          <w:rFonts w:ascii="Consolas" w:eastAsia="宋体" w:hAnsi="Consolas" w:cs="宋体"/>
          <w:color w:val="0B3D47"/>
          <w:kern w:val="0"/>
          <w:sz w:val="20"/>
          <w:szCs w:val="20"/>
          <w:shd w:val="clear" w:color="auto" w:fill="F1F3F4"/>
        </w:rPr>
        <w:t>original-fs</w:t>
      </w:r>
      <w:r w:rsidRPr="0052413D">
        <w:rPr>
          <w:rFonts w:ascii="宋体" w:eastAsia="宋体" w:hAnsi="宋体" w:cs="宋体"/>
          <w:kern w:val="0"/>
          <w:sz w:val="24"/>
          <w:szCs w:val="24"/>
        </w:rPr>
        <w:t> module which provides original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APIs without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support: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originalFs = require(</w:t>
      </w:r>
      <w:r w:rsidRPr="0052413D">
        <w:rPr>
          <w:rFonts w:ascii="Consolas" w:eastAsia="宋体" w:hAnsi="Consolas" w:cs="宋体"/>
          <w:color w:val="D01040"/>
          <w:kern w:val="0"/>
          <w:sz w:val="20"/>
          <w:szCs w:val="20"/>
          <w:bdr w:val="none" w:sz="0" w:space="0" w:color="auto" w:frame="1"/>
        </w:rPr>
        <w:t>'original-fs'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originalFs.readFileSync(</w:t>
      </w:r>
      <w:r w:rsidRPr="0052413D">
        <w:rPr>
          <w:rFonts w:ascii="Consolas" w:eastAsia="宋体" w:hAnsi="Consolas" w:cs="宋体"/>
          <w:color w:val="D01040"/>
          <w:kern w:val="0"/>
          <w:sz w:val="20"/>
          <w:szCs w:val="20"/>
          <w:bdr w:val="none" w:sz="0" w:space="0" w:color="auto" w:frame="1"/>
        </w:rPr>
        <w:t>'/path/to/example.asar'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set </w:t>
      </w:r>
      <w:r w:rsidRPr="0052413D">
        <w:rPr>
          <w:rFonts w:ascii="Consolas" w:eastAsia="宋体" w:hAnsi="Consolas" w:cs="宋体"/>
          <w:color w:val="0B3D47"/>
          <w:kern w:val="0"/>
          <w:sz w:val="20"/>
          <w:szCs w:val="20"/>
          <w:shd w:val="clear" w:color="auto" w:fill="F1F3F4"/>
        </w:rPr>
        <w:t>process.noAsar</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disable the support for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process.noAsar =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fs.readFileSync(</w:t>
      </w:r>
      <w:r w:rsidRPr="0052413D">
        <w:rPr>
          <w:rFonts w:ascii="Consolas" w:eastAsia="宋体" w:hAnsi="Consolas" w:cs="宋体"/>
          <w:color w:val="D01040"/>
          <w:kern w:val="0"/>
          <w:sz w:val="20"/>
          <w:szCs w:val="20"/>
          <w:bdr w:val="none" w:sz="0" w:space="0" w:color="auto" w:frame="1"/>
        </w:rPr>
        <w:t>'/path/to/example.asar'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Limitations of the Node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Even though we tried hard to make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in the Node API work like directories as much as possible, there are still limitations due to the low-level nature of the Node API.</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Archives Are Read-only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archives can not be modified so all Node APIs that can modify files will not work with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Working Directory Can Not Be Set to Directories in Archive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Though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are treated as directories, there are no actual directories in the filesystem, so you can never set the working directory to directories in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Passing them as the </w:t>
      </w:r>
      <w:r w:rsidRPr="0052413D">
        <w:rPr>
          <w:rFonts w:ascii="Consolas" w:eastAsia="宋体" w:hAnsi="Consolas" w:cs="宋体"/>
          <w:color w:val="0B3D47"/>
          <w:kern w:val="0"/>
          <w:sz w:val="20"/>
          <w:szCs w:val="20"/>
          <w:shd w:val="clear" w:color="auto" w:fill="F1F3F4"/>
        </w:rPr>
        <w:t>cwd</w:t>
      </w:r>
      <w:r w:rsidRPr="0052413D">
        <w:rPr>
          <w:rFonts w:ascii="宋体" w:eastAsia="宋体" w:hAnsi="宋体" w:cs="宋体"/>
          <w:kern w:val="0"/>
          <w:sz w:val="24"/>
          <w:szCs w:val="24"/>
        </w:rPr>
        <w:t> option of some APIs will also cause errors.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Extra Unpacking on Some APIs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Most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APIs can read a file or get a file’s information from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without unpacking, but for some APIs that rely on passing the real file path to underlying system calls, Electron will extract the needed file into a temporary file and pass the path of the temporary file to the APIs to make them work. This adds a little overhead for those APIs.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APIs that requires extra unpacking are:</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child_process.execFile</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child_process.execFileSync</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fs.open</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fs.openSync</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process.dlopen</w:t>
      </w:r>
      <w:r w:rsidRPr="0052413D">
        <w:rPr>
          <w:rFonts w:ascii="宋体" w:eastAsia="宋体" w:hAnsi="宋体" w:cs="宋体"/>
          <w:kern w:val="0"/>
          <w:sz w:val="24"/>
          <w:szCs w:val="24"/>
        </w:rPr>
        <w:t> - Used by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on native modules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Fake Stat Information of </w:t>
      </w:r>
      <w:r w:rsidRPr="0052413D">
        <w:rPr>
          <w:rFonts w:ascii="Consolas" w:eastAsia="宋体" w:hAnsi="Consolas" w:cs="宋体"/>
          <w:color w:val="0B3D47"/>
          <w:kern w:val="0"/>
          <w:sz w:val="28"/>
          <w:szCs w:val="28"/>
          <w:shd w:val="clear" w:color="auto" w:fill="E2E8E9"/>
        </w:rPr>
        <w:t>fs.stat</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Stats</w:t>
      </w:r>
      <w:r w:rsidRPr="0052413D">
        <w:rPr>
          <w:rFonts w:ascii="宋体" w:eastAsia="宋体" w:hAnsi="宋体" w:cs="宋体"/>
          <w:kern w:val="0"/>
          <w:sz w:val="24"/>
          <w:szCs w:val="24"/>
        </w:rPr>
        <w:t> object returned by </w:t>
      </w:r>
      <w:r w:rsidRPr="0052413D">
        <w:rPr>
          <w:rFonts w:ascii="Consolas" w:eastAsia="宋体" w:hAnsi="Consolas" w:cs="宋体"/>
          <w:color w:val="0B3D47"/>
          <w:kern w:val="0"/>
          <w:sz w:val="20"/>
          <w:szCs w:val="20"/>
          <w:shd w:val="clear" w:color="auto" w:fill="F1F3F4"/>
        </w:rPr>
        <w:t>fs.stat</w:t>
      </w:r>
      <w:r w:rsidRPr="0052413D">
        <w:rPr>
          <w:rFonts w:ascii="宋体" w:eastAsia="宋体" w:hAnsi="宋体" w:cs="宋体"/>
          <w:kern w:val="0"/>
          <w:sz w:val="24"/>
          <w:szCs w:val="24"/>
        </w:rPr>
        <w:t> and its friends on files in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is generated by guessing, because those files do not exist on the filesystem. So you should not trust the </w:t>
      </w:r>
      <w:r w:rsidRPr="0052413D">
        <w:rPr>
          <w:rFonts w:ascii="Consolas" w:eastAsia="宋体" w:hAnsi="Consolas" w:cs="宋体"/>
          <w:color w:val="0B3D47"/>
          <w:kern w:val="0"/>
          <w:sz w:val="20"/>
          <w:szCs w:val="20"/>
          <w:shd w:val="clear" w:color="auto" w:fill="F1F3F4"/>
        </w:rPr>
        <w:t>Stats</w:t>
      </w:r>
      <w:r w:rsidRPr="0052413D">
        <w:rPr>
          <w:rFonts w:ascii="宋体" w:eastAsia="宋体" w:hAnsi="宋体" w:cs="宋体"/>
          <w:kern w:val="0"/>
          <w:sz w:val="24"/>
          <w:szCs w:val="24"/>
        </w:rPr>
        <w:t> object except for getting file size and checking file type.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Executing Binaries Inside </w:t>
      </w:r>
      <w:r w:rsidRPr="0052413D">
        <w:rPr>
          <w:rFonts w:ascii="Consolas" w:eastAsia="宋体" w:hAnsi="Consolas" w:cs="宋体"/>
          <w:color w:val="0B3D47"/>
          <w:kern w:val="0"/>
          <w:sz w:val="28"/>
          <w:szCs w:val="28"/>
          <w:shd w:val="clear" w:color="auto" w:fill="E2E8E9"/>
        </w:rPr>
        <w:t>asar</w:t>
      </w:r>
      <w:r w:rsidRPr="0052413D">
        <w:rPr>
          <w:rFonts w:ascii="宋体" w:eastAsia="宋体" w:hAnsi="宋体" w:cs="宋体"/>
          <w:color w:val="183D44"/>
          <w:kern w:val="0"/>
          <w:sz w:val="33"/>
          <w:szCs w:val="33"/>
        </w:rPr>
        <w:t> Archive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There are Node APIs that can execute binaries like </w:t>
      </w:r>
      <w:r w:rsidRPr="0052413D">
        <w:rPr>
          <w:rFonts w:ascii="Consolas" w:eastAsia="宋体" w:hAnsi="Consolas" w:cs="宋体"/>
          <w:color w:val="0B3D47"/>
          <w:kern w:val="0"/>
          <w:sz w:val="20"/>
          <w:szCs w:val="20"/>
          <w:shd w:val="clear" w:color="auto" w:fill="F1F3F4"/>
        </w:rPr>
        <w:t>child_process.exec</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child_process.spawn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child_process.execFile</w:t>
      </w:r>
      <w:r w:rsidRPr="0052413D">
        <w:rPr>
          <w:rFonts w:ascii="宋体" w:eastAsia="宋体" w:hAnsi="宋体" w:cs="宋体"/>
          <w:kern w:val="0"/>
          <w:sz w:val="24"/>
          <w:szCs w:val="24"/>
        </w:rPr>
        <w:t>, but only </w:t>
      </w:r>
      <w:r w:rsidRPr="0052413D">
        <w:rPr>
          <w:rFonts w:ascii="Consolas" w:eastAsia="宋体" w:hAnsi="Consolas" w:cs="宋体"/>
          <w:color w:val="0B3D47"/>
          <w:kern w:val="0"/>
          <w:sz w:val="20"/>
          <w:szCs w:val="20"/>
          <w:shd w:val="clear" w:color="auto" w:fill="F1F3F4"/>
        </w:rPr>
        <w:t>execFile</w:t>
      </w:r>
      <w:r w:rsidRPr="0052413D">
        <w:rPr>
          <w:rFonts w:ascii="宋体" w:eastAsia="宋体" w:hAnsi="宋体" w:cs="宋体"/>
          <w:kern w:val="0"/>
          <w:sz w:val="24"/>
          <w:szCs w:val="24"/>
        </w:rPr>
        <w:t> is supported to execute binaries inside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is because </w:t>
      </w:r>
      <w:r w:rsidRPr="0052413D">
        <w:rPr>
          <w:rFonts w:ascii="Consolas" w:eastAsia="宋体" w:hAnsi="Consolas" w:cs="宋体"/>
          <w:color w:val="0B3D47"/>
          <w:kern w:val="0"/>
          <w:sz w:val="20"/>
          <w:szCs w:val="20"/>
          <w:shd w:val="clear" w:color="auto" w:fill="F1F3F4"/>
        </w:rPr>
        <w:t>exec</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spawn</w:t>
      </w:r>
      <w:r w:rsidRPr="0052413D">
        <w:rPr>
          <w:rFonts w:ascii="宋体" w:eastAsia="宋体" w:hAnsi="宋体" w:cs="宋体"/>
          <w:kern w:val="0"/>
          <w:sz w:val="24"/>
          <w:szCs w:val="24"/>
        </w:rPr>
        <w:t> accept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as input, and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s are executed under shell. There is no reliable way to determine whether a command uses a file in asar archive, and even if we do, we can not be sure whether we can replace the path in command without side effects.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Adding Unpacked Files in </w:t>
      </w:r>
      <w:r w:rsidRPr="0052413D">
        <w:rPr>
          <w:rFonts w:ascii="Consolas" w:eastAsia="宋体" w:hAnsi="Consolas" w:cs="宋体"/>
          <w:color w:val="0B3D47"/>
          <w:kern w:val="0"/>
          <w:sz w:val="38"/>
          <w:szCs w:val="38"/>
          <w:shd w:val="clear" w:color="auto" w:fill="E2E8E9"/>
        </w:rPr>
        <w:t>asar</w:t>
      </w:r>
      <w:r w:rsidRPr="0052413D">
        <w:rPr>
          <w:rFonts w:ascii="宋体" w:eastAsia="宋体" w:hAnsi="宋体" w:cs="宋体"/>
          <w:color w:val="183D44"/>
          <w:kern w:val="0"/>
          <w:sz w:val="45"/>
          <w:szCs w:val="45"/>
        </w:rPr>
        <w:t> Archive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stated above, some Node APIs will unpack the file to filesystem when calling, apart from the performance issues, it could also lead to false alerts of virus scanners.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work around this, you can unpack some files creating archives by using the </w:t>
      </w:r>
      <w:r w:rsidRPr="0052413D">
        <w:rPr>
          <w:rFonts w:ascii="Consolas" w:eastAsia="宋体" w:hAnsi="Consolas" w:cs="宋体"/>
          <w:color w:val="0B3D47"/>
          <w:kern w:val="0"/>
          <w:sz w:val="20"/>
          <w:szCs w:val="20"/>
          <w:shd w:val="clear" w:color="auto" w:fill="F1F3F4"/>
        </w:rPr>
        <w:t>--unpack</w:t>
      </w:r>
      <w:r w:rsidRPr="0052413D">
        <w:rPr>
          <w:rFonts w:ascii="宋体" w:eastAsia="宋体" w:hAnsi="宋体" w:cs="宋体"/>
          <w:kern w:val="0"/>
          <w:sz w:val="24"/>
          <w:szCs w:val="24"/>
        </w:rPr>
        <w:t> option, an example of excluding shared libraries of native modules 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 xml:space="preserve">asar pack app app.asar --unpack </w:t>
      </w: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.node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running the command, apart from the </w:t>
      </w:r>
      <w:r w:rsidRPr="0052413D">
        <w:rPr>
          <w:rFonts w:ascii="Consolas" w:eastAsia="宋体" w:hAnsi="Consolas" w:cs="宋体"/>
          <w:color w:val="0B3D47"/>
          <w:kern w:val="0"/>
          <w:sz w:val="20"/>
          <w:szCs w:val="20"/>
          <w:shd w:val="clear" w:color="auto" w:fill="F1F3F4"/>
        </w:rPr>
        <w:t>app.asar</w:t>
      </w:r>
      <w:r w:rsidRPr="0052413D">
        <w:rPr>
          <w:rFonts w:ascii="宋体" w:eastAsia="宋体" w:hAnsi="宋体" w:cs="宋体"/>
          <w:kern w:val="0"/>
          <w:sz w:val="24"/>
          <w:szCs w:val="24"/>
        </w:rPr>
        <w:t>, there is also an </w:t>
      </w:r>
      <w:r w:rsidRPr="0052413D">
        <w:rPr>
          <w:rFonts w:ascii="Consolas" w:eastAsia="宋体" w:hAnsi="Consolas" w:cs="宋体"/>
          <w:color w:val="0B3D47"/>
          <w:kern w:val="0"/>
          <w:sz w:val="20"/>
          <w:szCs w:val="20"/>
          <w:shd w:val="clear" w:color="auto" w:fill="F1F3F4"/>
        </w:rPr>
        <w:t>app.asar.unpacked</w:t>
      </w:r>
      <w:r w:rsidRPr="0052413D">
        <w:rPr>
          <w:rFonts w:ascii="宋体" w:eastAsia="宋体" w:hAnsi="宋体" w:cs="宋体"/>
          <w:kern w:val="0"/>
          <w:sz w:val="24"/>
          <w:szCs w:val="24"/>
        </w:rPr>
        <w:t> folder generated which contains the unpacked files, you should copy it together with </w:t>
      </w:r>
      <w:r w:rsidRPr="0052413D">
        <w:rPr>
          <w:rFonts w:ascii="Consolas" w:eastAsia="宋体" w:hAnsi="Consolas" w:cs="宋体"/>
          <w:color w:val="0B3D47"/>
          <w:kern w:val="0"/>
          <w:sz w:val="20"/>
          <w:szCs w:val="20"/>
          <w:shd w:val="clear" w:color="auto" w:fill="F1F3F4"/>
        </w:rPr>
        <w:t>app.asar</w:t>
      </w:r>
      <w:r w:rsidRPr="0052413D">
        <w:rPr>
          <w:rFonts w:ascii="宋体" w:eastAsia="宋体" w:hAnsi="宋体" w:cs="宋体"/>
          <w:kern w:val="0"/>
          <w:sz w:val="24"/>
          <w:szCs w:val="24"/>
        </w:rPr>
        <w:t> when shipping it to users.</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the Main Process in node-inspector</w:t>
      </w:r>
    </w:p>
    <w:p w:rsidR="0052413D" w:rsidRPr="0052413D" w:rsidRDefault="00E93C51" w:rsidP="0052413D">
      <w:pPr>
        <w:widowControl/>
        <w:jc w:val="left"/>
        <w:rPr>
          <w:rFonts w:ascii="宋体" w:eastAsia="宋体" w:hAnsi="宋体" w:cs="宋体"/>
          <w:kern w:val="0"/>
          <w:sz w:val="24"/>
          <w:szCs w:val="24"/>
        </w:rPr>
      </w:pPr>
      <w:hyperlink r:id="rId606" w:history="1">
        <w:r w:rsidR="0052413D" w:rsidRPr="0052413D">
          <w:rPr>
            <w:rFonts w:ascii="Consolas" w:eastAsia="宋体" w:hAnsi="Consolas" w:cs="宋体"/>
            <w:color w:val="0B3D47"/>
            <w:kern w:val="0"/>
            <w:sz w:val="20"/>
            <w:szCs w:val="20"/>
            <w:shd w:val="clear" w:color="auto" w:fill="F1F3F4"/>
          </w:rPr>
          <w:t>node-inspector</w:t>
        </w:r>
      </w:hyperlink>
      <w:r w:rsidR="0052413D" w:rsidRPr="0052413D">
        <w:rPr>
          <w:rFonts w:ascii="宋体" w:eastAsia="宋体" w:hAnsi="宋体" w:cs="宋体"/>
          <w:kern w:val="0"/>
          <w:sz w:val="24"/>
          <w:szCs w:val="24"/>
        </w:rPr>
        <w:t> provides a familiar DevTools GUI that can be used in Chrome to debug Electron’s main process, however, because </w:t>
      </w:r>
      <w:r w:rsidR="0052413D" w:rsidRPr="0052413D">
        <w:rPr>
          <w:rFonts w:ascii="Consolas" w:eastAsia="宋体" w:hAnsi="Consolas" w:cs="宋体"/>
          <w:color w:val="0B3D47"/>
          <w:kern w:val="0"/>
          <w:sz w:val="20"/>
          <w:szCs w:val="20"/>
          <w:shd w:val="clear" w:color="auto" w:fill="F1F3F4"/>
        </w:rPr>
        <w:t>node-inspector</w:t>
      </w:r>
      <w:r w:rsidR="0052413D" w:rsidRPr="0052413D">
        <w:rPr>
          <w:rFonts w:ascii="宋体" w:eastAsia="宋体" w:hAnsi="宋体" w:cs="宋体"/>
          <w:kern w:val="0"/>
          <w:sz w:val="24"/>
          <w:szCs w:val="24"/>
        </w:rPr>
        <w:t> relies on some native Node modules they must be rebuilt to target the version of Electron you wish to debug. You can either rebuild the </w:t>
      </w:r>
      <w:r w:rsidR="0052413D" w:rsidRPr="0052413D">
        <w:rPr>
          <w:rFonts w:ascii="Consolas" w:eastAsia="宋体" w:hAnsi="Consolas" w:cs="宋体"/>
          <w:color w:val="0B3D47"/>
          <w:kern w:val="0"/>
          <w:sz w:val="20"/>
          <w:szCs w:val="20"/>
          <w:shd w:val="clear" w:color="auto" w:fill="F1F3F4"/>
        </w:rPr>
        <w:t>node-inspector</w:t>
      </w:r>
      <w:r w:rsidR="0052413D" w:rsidRPr="0052413D">
        <w:rPr>
          <w:rFonts w:ascii="宋体" w:eastAsia="宋体" w:hAnsi="宋体" w:cs="宋体"/>
          <w:kern w:val="0"/>
          <w:sz w:val="24"/>
          <w:szCs w:val="24"/>
        </w:rPr>
        <w:t> dependencies yourself, or let </w:t>
      </w:r>
      <w:hyperlink r:id="rId607" w:history="1">
        <w:r w:rsidR="0052413D" w:rsidRPr="0052413D">
          <w:rPr>
            <w:rFonts w:ascii="Consolas" w:eastAsia="宋体" w:hAnsi="Consolas" w:cs="宋体"/>
            <w:color w:val="0B3D47"/>
            <w:kern w:val="0"/>
            <w:sz w:val="20"/>
            <w:szCs w:val="20"/>
            <w:shd w:val="clear" w:color="auto" w:fill="F1F3F4"/>
          </w:rPr>
          <w:t>electron-inspector</w:t>
        </w:r>
      </w:hyperlink>
      <w:r w:rsidR="0052413D" w:rsidRPr="0052413D">
        <w:rPr>
          <w:rFonts w:ascii="宋体" w:eastAsia="宋体" w:hAnsi="宋体" w:cs="宋体"/>
          <w:kern w:val="0"/>
          <w:sz w:val="24"/>
          <w:szCs w:val="24"/>
        </w:rPr>
        <w:t> do it for you, both approaches are covered in this document.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At the time of writing the latest release of </w:t>
      </w:r>
      <w:r w:rsidRPr="0052413D">
        <w:rPr>
          <w:rFonts w:ascii="Consolas" w:eastAsia="宋体" w:hAnsi="Consolas" w:cs="宋体"/>
          <w:color w:val="0B3D47"/>
          <w:kern w:val="0"/>
          <w:sz w:val="20"/>
          <w:szCs w:val="20"/>
          <w:shd w:val="clear" w:color="auto" w:fill="F1F3F4"/>
        </w:rPr>
        <w:t>node-inspector</w:t>
      </w:r>
      <w:r w:rsidRPr="0052413D">
        <w:rPr>
          <w:rFonts w:ascii="宋体" w:eastAsia="宋体" w:hAnsi="宋体" w:cs="宋体"/>
          <w:kern w:val="0"/>
          <w:sz w:val="24"/>
          <w:szCs w:val="24"/>
        </w:rPr>
        <w:t> (0.12.8) can’t be rebuilt to target Electron 1.3.0 or later without patching one of its dependencies. If you use </w:t>
      </w:r>
      <w:r w:rsidRPr="0052413D">
        <w:rPr>
          <w:rFonts w:ascii="Consolas" w:eastAsia="宋体" w:hAnsi="Consolas" w:cs="宋体"/>
          <w:color w:val="0B3D47"/>
          <w:kern w:val="0"/>
          <w:sz w:val="20"/>
          <w:szCs w:val="20"/>
          <w:shd w:val="clear" w:color="auto" w:fill="F1F3F4"/>
        </w:rPr>
        <w:t>electron-inspector</w:t>
      </w:r>
      <w:r w:rsidRPr="0052413D">
        <w:rPr>
          <w:rFonts w:ascii="宋体" w:eastAsia="宋体" w:hAnsi="宋体" w:cs="宋体"/>
          <w:kern w:val="0"/>
          <w:sz w:val="24"/>
          <w:szCs w:val="24"/>
        </w:rPr>
        <w:t> it will take care of this for you.</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Use </w:t>
      </w:r>
      <w:r w:rsidRPr="0052413D">
        <w:rPr>
          <w:rFonts w:ascii="Consolas" w:eastAsia="宋体" w:hAnsi="Consolas" w:cs="宋体"/>
          <w:color w:val="0B3D47"/>
          <w:kern w:val="0"/>
          <w:sz w:val="38"/>
          <w:szCs w:val="38"/>
          <w:shd w:val="clear" w:color="auto" w:fill="E2E8E9"/>
        </w:rPr>
        <w:t>electron-inspector</w:t>
      </w:r>
      <w:r w:rsidRPr="0052413D">
        <w:rPr>
          <w:rFonts w:ascii="宋体" w:eastAsia="宋体" w:hAnsi="宋体" w:cs="宋体"/>
          <w:color w:val="183D44"/>
          <w:kern w:val="0"/>
          <w:sz w:val="45"/>
          <w:szCs w:val="45"/>
        </w:rPr>
        <w:t> for Debugging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Install the </w:t>
      </w:r>
      <w:hyperlink r:id="rId608" w:anchor="installation" w:history="1">
        <w:r w:rsidRPr="0052413D">
          <w:rPr>
            <w:rFonts w:ascii="宋体" w:eastAsia="宋体" w:hAnsi="宋体" w:cs="宋体"/>
            <w:color w:val="046DC8"/>
            <w:kern w:val="0"/>
            <w:sz w:val="33"/>
            <w:szCs w:val="33"/>
            <w:u w:val="single"/>
          </w:rPr>
          <w:t>node-gyp required tools</w:t>
        </w:r>
      </w:hyperlink>
      <w:r w:rsidRPr="0052413D">
        <w:rPr>
          <w:rFonts w:ascii="宋体" w:eastAsia="宋体" w:hAnsi="宋体" w:cs="宋体"/>
          <w:color w:val="183D44"/>
          <w:kern w:val="0"/>
          <w:sz w:val="33"/>
          <w:szCs w:val="33"/>
        </w:rPr>
        <w:t> </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Install </w:t>
      </w:r>
      <w:hyperlink r:id="rId609" w:history="1">
        <w:r w:rsidRPr="0052413D">
          <w:rPr>
            <w:rFonts w:ascii="Consolas" w:eastAsia="宋体" w:hAnsi="Consolas" w:cs="宋体"/>
            <w:color w:val="0B3D47"/>
            <w:kern w:val="0"/>
            <w:sz w:val="28"/>
            <w:szCs w:val="28"/>
            <w:shd w:val="clear" w:color="auto" w:fill="E2E8E9"/>
          </w:rPr>
          <w:t>electron-rebuild</w:t>
        </w:r>
      </w:hyperlink>
      <w:r w:rsidRPr="0052413D">
        <w:rPr>
          <w:rFonts w:ascii="宋体" w:eastAsia="宋体" w:hAnsi="宋体" w:cs="宋体"/>
          <w:color w:val="183D44"/>
          <w:kern w:val="0"/>
          <w:sz w:val="33"/>
          <w:szCs w:val="33"/>
        </w:rPr>
        <w:t>, if you haven’t done so already.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electron-rebuild --save-dev</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Install </w:t>
      </w:r>
      <w:hyperlink r:id="rId610" w:history="1">
        <w:r w:rsidRPr="0052413D">
          <w:rPr>
            <w:rFonts w:ascii="Consolas" w:eastAsia="宋体" w:hAnsi="Consolas" w:cs="宋体"/>
            <w:color w:val="0B3D47"/>
            <w:kern w:val="0"/>
            <w:sz w:val="28"/>
            <w:szCs w:val="28"/>
            <w:shd w:val="clear" w:color="auto" w:fill="E2E8E9"/>
          </w:rPr>
          <w:t>electron-inspector</w:t>
        </w:r>
      </w:hyperlink>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npm install electron-inspector --save-dev</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4. Start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Launch Electron with the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switch: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--debug=5858 your/app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or, to pause execution on the first line of JavaScript: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--debug-brk=5858 your/app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5. Start electron-inspector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node_modules/.bin/electron-inspector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.bin</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electron-inspector</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electron-inspector</w:t>
      </w:r>
      <w:r w:rsidRPr="0052413D">
        <w:rPr>
          <w:rFonts w:ascii="宋体" w:eastAsia="宋体" w:hAnsi="宋体" w:cs="宋体"/>
          <w:kern w:val="0"/>
          <w:sz w:val="24"/>
          <w:szCs w:val="24"/>
        </w:rPr>
        <w:t> will need to rebuild </w:t>
      </w:r>
      <w:r w:rsidRPr="0052413D">
        <w:rPr>
          <w:rFonts w:ascii="Consolas" w:eastAsia="宋体" w:hAnsi="Consolas" w:cs="宋体"/>
          <w:color w:val="0B3D47"/>
          <w:kern w:val="0"/>
          <w:sz w:val="20"/>
          <w:szCs w:val="20"/>
          <w:shd w:val="clear" w:color="auto" w:fill="F1F3F4"/>
        </w:rPr>
        <w:t>node-inspector</w:t>
      </w:r>
      <w:r w:rsidRPr="0052413D">
        <w:rPr>
          <w:rFonts w:ascii="宋体" w:eastAsia="宋体" w:hAnsi="宋体" w:cs="宋体"/>
          <w:kern w:val="0"/>
          <w:sz w:val="24"/>
          <w:szCs w:val="24"/>
        </w:rPr>
        <w:t> dependencies on the first run, and any time you change your Electron version. The rebuild process may require an internet connection to download Node headers and libs, and may take a few minutes.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6. Load the debugger UI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Open http://127.0.0.1:8080/debug?ws=127.0.0.1:8080&amp;port=5858 in the Chrome browser. You may have to click pause if starting with </w:t>
      </w:r>
      <w:r w:rsidRPr="0052413D">
        <w:rPr>
          <w:rFonts w:ascii="Consolas" w:eastAsia="宋体" w:hAnsi="Consolas" w:cs="宋体"/>
          <w:color w:val="0B3D47"/>
          <w:kern w:val="0"/>
          <w:sz w:val="20"/>
          <w:szCs w:val="20"/>
          <w:shd w:val="clear" w:color="auto" w:fill="F1F3F4"/>
        </w:rPr>
        <w:t>--debug-brk</w:t>
      </w:r>
      <w:r w:rsidRPr="0052413D">
        <w:rPr>
          <w:rFonts w:ascii="宋体" w:eastAsia="宋体" w:hAnsi="宋体" w:cs="宋体"/>
          <w:kern w:val="0"/>
          <w:sz w:val="24"/>
          <w:szCs w:val="24"/>
        </w:rPr>
        <w:t> to force the UI to update.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Use </w:t>
      </w:r>
      <w:r w:rsidRPr="0052413D">
        <w:rPr>
          <w:rFonts w:ascii="Consolas" w:eastAsia="宋体" w:hAnsi="Consolas" w:cs="宋体"/>
          <w:color w:val="0B3D47"/>
          <w:kern w:val="0"/>
          <w:sz w:val="38"/>
          <w:szCs w:val="38"/>
          <w:shd w:val="clear" w:color="auto" w:fill="E2E8E9"/>
        </w:rPr>
        <w:t>node-inspector</w:t>
      </w:r>
      <w:r w:rsidRPr="0052413D">
        <w:rPr>
          <w:rFonts w:ascii="宋体" w:eastAsia="宋体" w:hAnsi="宋体" w:cs="宋体"/>
          <w:color w:val="183D44"/>
          <w:kern w:val="0"/>
          <w:sz w:val="45"/>
          <w:szCs w:val="45"/>
        </w:rPr>
        <w:t> for Debugging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Install the </w:t>
      </w:r>
      <w:hyperlink r:id="rId611" w:anchor="installation" w:history="1">
        <w:r w:rsidRPr="0052413D">
          <w:rPr>
            <w:rFonts w:ascii="宋体" w:eastAsia="宋体" w:hAnsi="宋体" w:cs="宋体"/>
            <w:color w:val="046DC8"/>
            <w:kern w:val="0"/>
            <w:sz w:val="33"/>
            <w:szCs w:val="33"/>
            <w:u w:val="single"/>
          </w:rPr>
          <w:t>node-gyp required tools</w:t>
        </w:r>
      </w:hyperlink>
      <w:r w:rsidRPr="0052413D">
        <w:rPr>
          <w:rFonts w:ascii="宋体" w:eastAsia="宋体" w:hAnsi="宋体" w:cs="宋体"/>
          <w:color w:val="183D44"/>
          <w:kern w:val="0"/>
          <w:sz w:val="33"/>
          <w:szCs w:val="33"/>
        </w:rPr>
        <w:t> </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Install </w:t>
      </w:r>
      <w:hyperlink r:id="rId612" w:history="1">
        <w:r w:rsidRPr="0052413D">
          <w:rPr>
            <w:rFonts w:ascii="Consolas" w:eastAsia="宋体" w:hAnsi="Consolas" w:cs="宋体"/>
            <w:color w:val="0B3D47"/>
            <w:kern w:val="0"/>
            <w:sz w:val="28"/>
            <w:szCs w:val="28"/>
            <w:shd w:val="clear" w:color="auto" w:fill="E2E8E9"/>
          </w:rPr>
          <w:t>node-inspector</w:t>
        </w:r>
      </w:hyperlink>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npm install node-inspector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Install </w:t>
      </w:r>
      <w:hyperlink r:id="rId613" w:history="1">
        <w:r w:rsidRPr="0052413D">
          <w:rPr>
            <w:rFonts w:ascii="Consolas" w:eastAsia="宋体" w:hAnsi="Consolas" w:cs="宋体"/>
            <w:color w:val="0B3D47"/>
            <w:kern w:val="0"/>
            <w:sz w:val="28"/>
            <w:szCs w:val="28"/>
            <w:shd w:val="clear" w:color="auto" w:fill="E2E8E9"/>
          </w:rPr>
          <w:t>node-pre-gyp</w:t>
        </w:r>
      </w:hyperlink>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node-pre-gyp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4. Recompile the </w:t>
      </w:r>
      <w:r w:rsidRPr="0052413D">
        <w:rPr>
          <w:rFonts w:ascii="Consolas" w:eastAsia="宋体" w:hAnsi="Consolas" w:cs="宋体"/>
          <w:color w:val="0B3D47"/>
          <w:kern w:val="0"/>
          <w:sz w:val="28"/>
          <w:szCs w:val="28"/>
          <w:shd w:val="clear" w:color="auto" w:fill="E2E8E9"/>
        </w:rPr>
        <w:t>node-inspector</w:t>
      </w:r>
      <w:r w:rsidRPr="0052413D">
        <w:rPr>
          <w:rFonts w:ascii="宋体" w:eastAsia="宋体" w:hAnsi="宋体" w:cs="宋体"/>
          <w:color w:val="183D44"/>
          <w:kern w:val="0"/>
          <w:sz w:val="33"/>
          <w:szCs w:val="33"/>
        </w:rPr>
        <w:t> </w:t>
      </w:r>
      <w:r w:rsidRPr="0052413D">
        <w:rPr>
          <w:rFonts w:ascii="Consolas" w:eastAsia="宋体" w:hAnsi="Consolas" w:cs="宋体"/>
          <w:color w:val="0B3D47"/>
          <w:kern w:val="0"/>
          <w:sz w:val="28"/>
          <w:szCs w:val="28"/>
          <w:shd w:val="clear" w:color="auto" w:fill="E2E8E9"/>
        </w:rPr>
        <w:t>v8</w:t>
      </w:r>
      <w:r w:rsidRPr="0052413D">
        <w:rPr>
          <w:rFonts w:ascii="宋体" w:eastAsia="宋体" w:hAnsi="宋体" w:cs="宋体"/>
          <w:color w:val="183D44"/>
          <w:kern w:val="0"/>
          <w:sz w:val="33"/>
          <w:szCs w:val="33"/>
        </w:rPr>
        <w:t> modules for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Update the target argument to be your Electron version number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node_modules/.bin/node-pre-gyp --target=1.2.5 --runtime=electron --fallback-to-build --directory node_modules/v8-debug/ --dist-url=https://atom.io/download/atom-shell reinstall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node_modules/.bin/node-pre-gyp --target=1.2.5 --runtime=electron --fallback-to-build --directory node_modules/v8-profiler/ --dist-url=https://atom.io/download/atom-shell reinstall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614" w:anchor="how-to-install-native-modules" w:history="1">
        <w:r w:rsidRPr="0052413D">
          <w:rPr>
            <w:rFonts w:ascii="宋体" w:eastAsia="宋体" w:hAnsi="宋体" w:cs="宋体"/>
            <w:color w:val="046DC8"/>
            <w:kern w:val="0"/>
            <w:sz w:val="24"/>
            <w:szCs w:val="24"/>
            <w:u w:val="single"/>
          </w:rPr>
          <w:t>How to install native modules</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5. Enable debug mode for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either start Electron with a debug flag like: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 --debug=5858 your/app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or, to pause your script on the first line: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 --debug-brk=5858 your/app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6. Start the </w:t>
      </w:r>
      <w:hyperlink r:id="rId615" w:history="1">
        <w:r w:rsidRPr="0052413D">
          <w:rPr>
            <w:rFonts w:ascii="Consolas" w:eastAsia="宋体" w:hAnsi="Consolas" w:cs="宋体"/>
            <w:color w:val="0B3D47"/>
            <w:kern w:val="0"/>
            <w:sz w:val="28"/>
            <w:szCs w:val="28"/>
            <w:shd w:val="clear" w:color="auto" w:fill="E2E8E9"/>
          </w:rPr>
          <w:t>node-inspector</w:t>
        </w:r>
      </w:hyperlink>
      <w:r w:rsidRPr="0052413D">
        <w:rPr>
          <w:rFonts w:ascii="宋体" w:eastAsia="宋体" w:hAnsi="宋体" w:cs="宋体"/>
          <w:color w:val="183D44"/>
          <w:kern w:val="0"/>
          <w:sz w:val="33"/>
          <w:szCs w:val="33"/>
        </w:rPr>
        <w:t> server using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ELECTRON_RUN_AS_NODE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 xml:space="preserve">true </w:t>
      </w:r>
      <w:r w:rsidRPr="0052413D">
        <w:rPr>
          <w:rFonts w:ascii="Consolas" w:eastAsia="宋体" w:hAnsi="Consolas" w:cs="宋体"/>
          <w:color w:val="0B3D47"/>
          <w:kern w:val="0"/>
          <w:sz w:val="20"/>
          <w:szCs w:val="20"/>
          <w:bdr w:val="none" w:sz="0" w:space="0" w:color="auto" w:frame="1"/>
        </w:rPr>
        <w:t>path/to/electron.exe node_modules/node-inspector/bin/inspector.js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7. Load the debugger UI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Open http://127.0.0.1:8080/debug?ws=127.0.0.1:8080&amp;port=5858 in the Chrome browser. You may have to click pause if starting with </w:t>
      </w:r>
      <w:r w:rsidRPr="0052413D">
        <w:rPr>
          <w:rFonts w:ascii="Consolas" w:eastAsia="宋体" w:hAnsi="Consolas" w:cs="宋体"/>
          <w:color w:val="0B3D47"/>
          <w:kern w:val="0"/>
          <w:sz w:val="20"/>
          <w:szCs w:val="20"/>
          <w:shd w:val="clear" w:color="auto" w:fill="F1F3F4"/>
        </w:rPr>
        <w:t>--debug-brk</w:t>
      </w:r>
      <w:r w:rsidRPr="0052413D">
        <w:rPr>
          <w:rFonts w:ascii="宋体" w:eastAsia="宋体" w:hAnsi="宋体" w:cs="宋体"/>
          <w:kern w:val="0"/>
          <w:sz w:val="24"/>
          <w:szCs w:val="24"/>
        </w:rPr>
        <w:t> to see the entry line.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3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the Main Process in VSCode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Open an Electron project in VSCode.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git@github.com:electron/electron-quick-start.git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code electron-quick-start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Add a file </w:t>
      </w:r>
      <w:r w:rsidRPr="0052413D">
        <w:rPr>
          <w:rFonts w:ascii="Consolas" w:eastAsia="宋体" w:hAnsi="Consolas" w:cs="宋体"/>
          <w:color w:val="0B3D47"/>
          <w:kern w:val="0"/>
          <w:sz w:val="28"/>
          <w:szCs w:val="28"/>
          <w:shd w:val="clear" w:color="auto" w:fill="E2E8E9"/>
        </w:rPr>
        <w:t>.vscode/launch.json</w:t>
      </w:r>
      <w:r w:rsidRPr="0052413D">
        <w:rPr>
          <w:rFonts w:ascii="宋体" w:eastAsia="宋体" w:hAnsi="宋体" w:cs="宋体"/>
          <w:color w:val="183D44"/>
          <w:kern w:val="0"/>
          <w:sz w:val="33"/>
          <w:szCs w:val="33"/>
        </w:rPr>
        <w:t> with the following configuration: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"version"</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"0.2.0"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"configurations"</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"Debug Main Process"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"request"</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"launch"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"cwd"</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"${workspaceRoot}"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"runtimeExecutable"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"${workspaceRoot}/node_modules/.bin/electron"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"windows"</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"runtimeExecutable"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"${workspaceRoot}/node_modules/.bin/electron.cmd"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"args"</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For Windows, use </w:t>
      </w:r>
      <w:r w:rsidRPr="0052413D">
        <w:rPr>
          <w:rFonts w:ascii="Consolas" w:eastAsia="宋体" w:hAnsi="Consolas" w:cs="宋体"/>
          <w:color w:val="0B3D47"/>
          <w:kern w:val="0"/>
          <w:sz w:val="20"/>
          <w:szCs w:val="20"/>
          <w:shd w:val="clear" w:color="auto" w:fill="F1F3F4"/>
        </w:rPr>
        <w:t>"${workspaceRoot}/node_modules/.bin/electron.cmd"</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runtimeExecutable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Debugging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Set some breakpoints in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and start debugging in the </w:t>
      </w:r>
      <w:hyperlink r:id="rId616" w:history="1">
        <w:r w:rsidRPr="0052413D">
          <w:rPr>
            <w:rFonts w:ascii="宋体" w:eastAsia="宋体" w:hAnsi="宋体" w:cs="宋体"/>
            <w:color w:val="046DC8"/>
            <w:kern w:val="0"/>
            <w:sz w:val="24"/>
            <w:szCs w:val="24"/>
            <w:u w:val="single"/>
          </w:rPr>
          <w:t>Debug View</w:t>
        </w:r>
      </w:hyperlink>
      <w:r w:rsidRPr="0052413D">
        <w:rPr>
          <w:rFonts w:ascii="宋体" w:eastAsia="宋体" w:hAnsi="宋体" w:cs="宋体"/>
          <w:kern w:val="0"/>
          <w:sz w:val="24"/>
          <w:szCs w:val="24"/>
        </w:rPr>
        <w:t>. You should be able to hit the breakpoints.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Here is a pre-configured project that you can download and directly debug in VSCode: https://github.com/octref/vscode-electron-debug/tree/master/electron-quick-start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DevTools in an Electron browser window can only debug JavaScript that’s executed in that window (i.e. the web pages). To debug JavaScript that’s executed in the main process you will need to use an external debugger and launch Electron with the </w:t>
      </w:r>
      <w:r w:rsidRPr="0052413D">
        <w:rPr>
          <w:rFonts w:ascii="Consolas" w:eastAsia="宋体" w:hAnsi="Consolas" w:cs="宋体"/>
          <w:color w:val="0B3D47"/>
          <w:kern w:val="0"/>
          <w:sz w:val="20"/>
          <w:szCs w:val="20"/>
          <w:shd w:val="clear" w:color="auto" w:fill="F1F3F4"/>
        </w:rPr>
        <w:t>--inspect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--inspect-brk</w:t>
      </w:r>
      <w:r w:rsidRPr="0052413D">
        <w:rPr>
          <w:rFonts w:ascii="宋体" w:eastAsia="宋体" w:hAnsi="宋体" w:cs="宋体"/>
          <w:kern w:val="0"/>
          <w:sz w:val="24"/>
          <w:szCs w:val="24"/>
        </w:rPr>
        <w:t> switch.</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Command Line Switches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 one of the following command line switches to enable debugging of the main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--inspect=[port]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will listen for V8 inspector protocol messages on the specified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an external debugger will need to connect on this port. The default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5858</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--inspect=5858 your/app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--inspect-brk=[port]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Like </w:t>
      </w:r>
      <w:r w:rsidRPr="0052413D">
        <w:rPr>
          <w:rFonts w:ascii="Consolas" w:eastAsia="宋体" w:hAnsi="Consolas" w:cs="宋体"/>
          <w:color w:val="0B3D47"/>
          <w:kern w:val="0"/>
          <w:sz w:val="20"/>
          <w:szCs w:val="20"/>
          <w:shd w:val="clear" w:color="auto" w:fill="F1F3F4"/>
        </w:rPr>
        <w:t>--inspector</w:t>
      </w:r>
      <w:r w:rsidRPr="0052413D">
        <w:rPr>
          <w:rFonts w:ascii="宋体" w:eastAsia="宋体" w:hAnsi="宋体" w:cs="宋体"/>
          <w:kern w:val="0"/>
          <w:sz w:val="24"/>
          <w:szCs w:val="24"/>
        </w:rPr>
        <w:t> but pauses execution on the first line of JavaScript.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External Debuggers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will need to use a debugger that supports the V8 inspector protocol.</w:t>
      </w:r>
    </w:p>
    <w:p w:rsidR="0052413D" w:rsidRPr="0052413D" w:rsidRDefault="0052413D" w:rsidP="0052413D">
      <w:pPr>
        <w:widowControl/>
        <w:numPr>
          <w:ilvl w:val="0"/>
          <w:numId w:val="55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Connect Chrome by visiting </w:t>
      </w:r>
      <w:r w:rsidRPr="0052413D">
        <w:rPr>
          <w:rFonts w:ascii="Consolas" w:eastAsia="宋体" w:hAnsi="Consolas" w:cs="宋体"/>
          <w:color w:val="0B3D47"/>
          <w:kern w:val="0"/>
          <w:sz w:val="20"/>
          <w:szCs w:val="20"/>
          <w:shd w:val="clear" w:color="auto" w:fill="F1F3F4"/>
        </w:rPr>
        <w:t>chrome://inspect</w:t>
      </w:r>
      <w:r w:rsidRPr="0052413D">
        <w:rPr>
          <w:rFonts w:ascii="宋体" w:eastAsia="宋体" w:hAnsi="宋体" w:cs="宋体"/>
          <w:kern w:val="0"/>
          <w:sz w:val="24"/>
          <w:szCs w:val="24"/>
        </w:rPr>
        <w:t> and selecting to inspect the launched Electron app present there.</w:t>
      </w:r>
    </w:p>
    <w:p w:rsidR="0052413D" w:rsidRPr="0052413D" w:rsidRDefault="00E93C51" w:rsidP="0052413D">
      <w:pPr>
        <w:widowControl/>
        <w:numPr>
          <w:ilvl w:val="0"/>
          <w:numId w:val="554"/>
        </w:numPr>
        <w:spacing w:before="100" w:beforeAutospacing="1" w:after="120"/>
        <w:ind w:left="360"/>
        <w:jc w:val="left"/>
        <w:rPr>
          <w:rFonts w:ascii="宋体" w:eastAsia="宋体" w:hAnsi="宋体" w:cs="宋体"/>
          <w:kern w:val="0"/>
          <w:sz w:val="24"/>
          <w:szCs w:val="24"/>
        </w:rPr>
      </w:pPr>
      <w:hyperlink r:id="rId617" w:history="1">
        <w:r w:rsidR="0052413D" w:rsidRPr="0052413D">
          <w:rPr>
            <w:rFonts w:ascii="宋体" w:eastAsia="宋体" w:hAnsi="宋体" w:cs="宋体"/>
            <w:color w:val="046DC8"/>
            <w:kern w:val="0"/>
            <w:sz w:val="24"/>
            <w:szCs w:val="24"/>
            <w:u w:val="single"/>
          </w:rPr>
          <w:t>Debugging the Main Process in VSCode</w:t>
        </w:r>
      </w:hyperlink>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Desktop Environment Integration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Different operating systems provide different features for integrating desktop applications into their desktop environments. For example, on Windows, applications can put shortcuts in the JumpList of task bar, and on Mac, applications can put a custom menu in the dock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guide explains how to integrate your application into those desktop environments with Electron APIs.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618" w:history="1">
        <w:r w:rsidRPr="0052413D">
          <w:rPr>
            <w:rFonts w:ascii="宋体" w:eastAsia="宋体" w:hAnsi="宋体" w:cs="宋体"/>
            <w:color w:val="046DC8"/>
            <w:kern w:val="0"/>
            <w:sz w:val="24"/>
            <w:szCs w:val="24"/>
            <w:u w:val="single"/>
          </w:rPr>
          <w:t>Notifications</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Recent documents (Windows &amp;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Windows and macOS provide easy access to a list of recent documents opened by the application via JumpList or dock menu, respectively.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JumpList: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2933700" cy="2790825"/>
            <wp:effectExtent l="0" t="0" r="0" b="9525"/>
            <wp:docPr id="10" name="图片 10" descr="JumpList Recen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umpList Recent Files"/>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2933700" cy="27908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Application dock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4076700" cy="3362325"/>
            <wp:effectExtent l="0" t="0" r="0" b="9525"/>
            <wp:docPr id="9" name="图片 9" descr="https://cloud.githubusercontent.com/assets/639601/5069610/2aa80758-6e97-11e4-8cfb-c1a414a10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loud.githubusercontent.com/assets/639601/5069610/2aa80758-6e97-11e4-8cfb-c1a414a10774.png"/>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4076700" cy="33623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add a file to recent documents, you can use the </w:t>
      </w:r>
      <w:hyperlink r:id="rId621" w:anchor="appaddrecentdocumentpath-os-x-windows" w:history="1">
        <w:r w:rsidRPr="0052413D">
          <w:rPr>
            <w:rFonts w:ascii="宋体" w:eastAsia="宋体" w:hAnsi="宋体" w:cs="宋体"/>
            <w:color w:val="046DC8"/>
            <w:kern w:val="0"/>
            <w:sz w:val="24"/>
            <w:szCs w:val="24"/>
            <w:u w:val="single"/>
          </w:rPr>
          <w:t>app.addRecentDocument</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app.addRecentDocument(</w:t>
      </w:r>
      <w:r w:rsidRPr="0052413D">
        <w:rPr>
          <w:rFonts w:ascii="Consolas" w:eastAsia="宋体" w:hAnsi="Consolas" w:cs="宋体"/>
          <w:color w:val="D01040"/>
          <w:kern w:val="0"/>
          <w:sz w:val="20"/>
          <w:szCs w:val="20"/>
          <w:bdr w:val="none" w:sz="0" w:space="0" w:color="auto" w:frame="1"/>
        </w:rPr>
        <w:t>'/Users/USERNAME/Desktop/work.type'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you can use </w:t>
      </w:r>
      <w:hyperlink r:id="rId622" w:anchor="appclearrecentdocuments-os-x-windows" w:history="1">
        <w:r w:rsidRPr="0052413D">
          <w:rPr>
            <w:rFonts w:ascii="宋体" w:eastAsia="宋体" w:hAnsi="宋体" w:cs="宋体"/>
            <w:color w:val="046DC8"/>
            <w:kern w:val="0"/>
            <w:sz w:val="24"/>
            <w:szCs w:val="24"/>
            <w:u w:val="single"/>
          </w:rPr>
          <w:t>app.clearRecentDocuments</w:t>
        </w:r>
      </w:hyperlink>
      <w:r w:rsidRPr="0052413D">
        <w:rPr>
          <w:rFonts w:ascii="宋体" w:eastAsia="宋体" w:hAnsi="宋体" w:cs="宋体"/>
          <w:kern w:val="0"/>
          <w:sz w:val="24"/>
          <w:szCs w:val="24"/>
        </w:rPr>
        <w:t> API to empty the recent documents 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app.clearRecentDocuments()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 Notes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be able to use this feature on Windows, your application has to be registered as a handler of the file type of the document, otherwise the file won’t appear in JumpList even after you have added it. You can find everything on registering your application in </w:t>
      </w:r>
      <w:hyperlink r:id="rId623" w:history="1">
        <w:r w:rsidRPr="0052413D">
          <w:rPr>
            <w:rFonts w:ascii="宋体" w:eastAsia="宋体" w:hAnsi="宋体" w:cs="宋体"/>
            <w:color w:val="046DC8"/>
            <w:kern w:val="0"/>
            <w:sz w:val="24"/>
            <w:szCs w:val="24"/>
            <w:u w:val="single"/>
          </w:rPr>
          <w:t>Application Registration</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 user clicks a file from the JumpList, a new instance of your application will be started with the path of the file added as a command line argument.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 Notes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a file is requested from the recent documents menu,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will be emitted for 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Custom Dock Menu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macOS enables developers to specify a custom menu for the dock, which usually contains some shortcuts for commonly used features of your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Dock menu of Terminal.app: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3248025" cy="3371850"/>
            <wp:effectExtent l="0" t="0" r="9525" b="0"/>
            <wp:docPr id="8" name="图片 8" descr="https://cloud.githubusercontent.com/assets/639601/5069962/6032658a-6e9c-11e4-9953-aa84006bd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cloud.githubusercontent.com/assets/639601/5069962/6032658a-6e9c-11e4-9953-aa84006bdfff.png"/>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3248025" cy="3371850"/>
                    </a:xfrm>
                    <a:prstGeom prst="rect">
                      <a:avLst/>
                    </a:prstGeom>
                    <a:noFill/>
                    <a:ln>
                      <a:noFill/>
                    </a:ln>
                  </pic:spPr>
                </pic:pic>
              </a:graphicData>
            </a:graphic>
          </wp:inline>
        </w:drawing>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set your custom dock menu, you can use the </w:t>
      </w:r>
      <w:r w:rsidRPr="0052413D">
        <w:rPr>
          <w:rFonts w:ascii="Consolas" w:eastAsia="宋体" w:hAnsi="Consolas" w:cs="宋体"/>
          <w:color w:val="0B3D47"/>
          <w:kern w:val="0"/>
          <w:sz w:val="20"/>
          <w:szCs w:val="20"/>
          <w:shd w:val="clear" w:color="auto" w:fill="F1F3F4"/>
        </w:rPr>
        <w:t>app.dock.setMenu</w:t>
      </w:r>
      <w:r w:rsidRPr="0052413D">
        <w:rPr>
          <w:rFonts w:ascii="宋体" w:eastAsia="宋体" w:hAnsi="宋体" w:cs="宋体"/>
          <w:kern w:val="0"/>
          <w:sz w:val="24"/>
          <w:szCs w:val="24"/>
        </w:rPr>
        <w:t> API, which is only available 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Menu}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dockMenu = Menu.buildFromTemplate([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Window'</w:t>
      </w:r>
      <w:r w:rsidRPr="0052413D">
        <w:rPr>
          <w:rFonts w:ascii="Consolas" w:eastAsia="宋体" w:hAnsi="Consolas" w:cs="宋体"/>
          <w:color w:val="0B3D47"/>
          <w:kern w:val="0"/>
          <w:sz w:val="20"/>
          <w:szCs w:val="20"/>
          <w:bdr w:val="none" w:sz="0" w:space="0" w:color="auto" w:frame="1"/>
        </w:rPr>
        <w:t>, click () { console.log(</w:t>
      </w:r>
      <w:r w:rsidRPr="0052413D">
        <w:rPr>
          <w:rFonts w:ascii="Consolas" w:eastAsia="宋体" w:hAnsi="Consolas" w:cs="宋体"/>
          <w:color w:val="D01040"/>
          <w:kern w:val="0"/>
          <w:sz w:val="20"/>
          <w:szCs w:val="20"/>
          <w:bdr w:val="none" w:sz="0" w:space="0" w:color="auto" w:frame="1"/>
        </w:rPr>
        <w:t>'New Window'</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Window with Settings'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'Basic'</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Command...'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app.dock.setMenu(dockMenu)</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User Tasks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can specify custom actions in the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 of JumpList, as quoted from MSDN:</w:t>
      </w:r>
    </w:p>
    <w:p w:rsidR="0052413D" w:rsidRPr="0052413D" w:rsidRDefault="0052413D" w:rsidP="0052413D">
      <w:pPr>
        <w:widowControl/>
        <w:spacing w:after="240"/>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 xml:space="preserve">Applications define tasks based on both the program’s features and the key things a user is expected to do with them. Tasks should be context-free, in that the application does not need to be running for </w:t>
      </w:r>
      <w:r w:rsidRPr="0052413D">
        <w:rPr>
          <w:rFonts w:ascii="宋体" w:eastAsia="宋体" w:hAnsi="宋体" w:cs="宋体"/>
          <w:color w:val="5E7478"/>
          <w:kern w:val="0"/>
          <w:sz w:val="24"/>
          <w:szCs w:val="24"/>
        </w:rPr>
        <w:lastRenderedPageBreak/>
        <w:t>them to work. They should also be the statistically most common actions that a normal user would perform in an application, such as compose an email message or open the calendar in a mail program, create a new document in a word processor, launch an application in a certain mode, or launch one of its subcommands. An application should not clutter the menu with advanced features that standard users won’t need or one-time actions such as registration. Do not use tasks for promotional items such as upgrades or special offers.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It is strongly recommended that the task list be static. It should remain the same regardless of the state or status of the application. While it is possible to vary the list dynamically, you should consider that this could confuse the user who does not expect that portion of the destination list to change.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Tasks of Internet Explorer: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924175" cy="3267075"/>
            <wp:effectExtent l="0" t="0" r="9525" b="9525"/>
            <wp:docPr id="7" name="图片 7"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E"/>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2924175" cy="326707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Unlike the dock menu in macOS which is a real menu, user tasks in Windows work like application shortcuts such that when user clicks a task, a program will be executed with specified arguments.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set user tasks for your application, you can use </w:t>
      </w:r>
      <w:hyperlink r:id="rId626" w:anchor="appsetusertaskstasks-windows" w:history="1">
        <w:r w:rsidRPr="0052413D">
          <w:rPr>
            <w:rFonts w:ascii="宋体" w:eastAsia="宋体" w:hAnsi="宋体" w:cs="宋体"/>
            <w:color w:val="046DC8"/>
            <w:kern w:val="0"/>
            <w:sz w:val="24"/>
            <w:szCs w:val="24"/>
            <w:u w:val="single"/>
          </w:rPr>
          <w:t>app.setUserTasks</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app.setUserTasks([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arguments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iconPath</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iconIndex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Window'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'Create a new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your tasks list, just call </w:t>
      </w:r>
      <w:r w:rsidRPr="0052413D">
        <w:rPr>
          <w:rFonts w:ascii="Consolas" w:eastAsia="宋体" w:hAnsi="Consolas" w:cs="宋体"/>
          <w:color w:val="0B3D47"/>
          <w:kern w:val="0"/>
          <w:sz w:val="20"/>
          <w:szCs w:val="20"/>
          <w:shd w:val="clear" w:color="auto" w:fill="F1F3F4"/>
        </w:rPr>
        <w:t>app.setUserTasks</w:t>
      </w:r>
      <w:r w:rsidRPr="0052413D">
        <w:rPr>
          <w:rFonts w:ascii="宋体" w:eastAsia="宋体" w:hAnsi="宋体" w:cs="宋体"/>
          <w:kern w:val="0"/>
          <w:sz w:val="24"/>
          <w:szCs w:val="24"/>
        </w:rPr>
        <w:t> with an empty array: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app.setUserTasks([])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user tasks will still show even after your application closes, so the icon and program path specified for a task should exist until your application is uninstalled.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Thumbnail Toolbars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you can add a thumbnail toolbar with specified buttons in a taskbar layout of an application window. It provides users a way to access to a particular window’s command without restoring or activating the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From MSDN, it’s illustrated:</w:t>
      </w:r>
    </w:p>
    <w:p w:rsidR="0052413D" w:rsidRPr="0052413D" w:rsidRDefault="0052413D" w:rsidP="0052413D">
      <w:pPr>
        <w:widowControl/>
        <w:spacing w:after="240"/>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This toolbar is simply the familiar standard toolbar common control. It has a maximum of seven buttons. Each button’s ID, image, tooltip, and state are defined in a structure, which is then passed to the taskbar. The application can show, enable, disable, or hide buttons from the thumbnail toolbar as required by its current state.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For example, Windows Media Player might offer standard media transport controls such as play, pause, mute, and stop.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Thumbnail toolbar of Windows Media Player: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4105275" cy="2752725"/>
            <wp:effectExtent l="0" t="0" r="9525" b="9525"/>
            <wp:docPr id="6" name="图片 6" descr="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layer"/>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4105275" cy="27527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use </w:t>
      </w:r>
      <w:hyperlink r:id="rId628" w:anchor="winsetthumbarbuttonsbuttons-windows-7" w:history="1">
        <w:r w:rsidRPr="0052413D">
          <w:rPr>
            <w:rFonts w:ascii="宋体" w:eastAsia="宋体" w:hAnsi="宋体" w:cs="宋体"/>
            <w:color w:val="046DC8"/>
            <w:kern w:val="0"/>
            <w:sz w:val="24"/>
            <w:szCs w:val="24"/>
            <w:u w:val="single"/>
          </w:rPr>
          <w:t>BrowserWindow.setThumbarButtons</w:t>
        </w:r>
      </w:hyperlink>
      <w:r w:rsidRPr="0052413D">
        <w:rPr>
          <w:rFonts w:ascii="宋体" w:eastAsia="宋体" w:hAnsi="宋体" w:cs="宋体"/>
          <w:kern w:val="0"/>
          <w:sz w:val="24"/>
          <w:szCs w:val="24"/>
        </w:rPr>
        <w:t> to set thumbnail toolbar in your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win.setThumbarButtons([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tooltip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'button1'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path.join(__dirname, </w:t>
      </w:r>
      <w:r w:rsidRPr="0052413D">
        <w:rPr>
          <w:rFonts w:ascii="Consolas" w:eastAsia="宋体" w:hAnsi="Consolas" w:cs="宋体"/>
          <w:color w:val="D01040"/>
          <w:kern w:val="0"/>
          <w:sz w:val="20"/>
          <w:szCs w:val="20"/>
          <w:bdr w:val="none" w:sz="0" w:space="0" w:color="auto" w:frame="1"/>
        </w:rPr>
        <w:t>'button1.png'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click () { console.log(</w:t>
      </w:r>
      <w:r w:rsidRPr="0052413D">
        <w:rPr>
          <w:rFonts w:ascii="Consolas" w:eastAsia="宋体" w:hAnsi="Consolas" w:cs="宋体"/>
          <w:color w:val="D01040"/>
          <w:kern w:val="0"/>
          <w:sz w:val="20"/>
          <w:szCs w:val="20"/>
          <w:bdr w:val="none" w:sz="0" w:space="0" w:color="auto" w:frame="1"/>
        </w:rPr>
        <w:t>'button1 clicked'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tooltip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'button2'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path.join(__dirname, </w:t>
      </w:r>
      <w:r w:rsidRPr="0052413D">
        <w:rPr>
          <w:rFonts w:ascii="Consolas" w:eastAsia="宋体" w:hAnsi="Consolas" w:cs="宋体"/>
          <w:color w:val="D01040"/>
          <w:kern w:val="0"/>
          <w:sz w:val="20"/>
          <w:szCs w:val="20"/>
          <w:bdr w:val="none" w:sz="0" w:space="0" w:color="auto" w:frame="1"/>
        </w:rPr>
        <w:t>'button2.png'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flags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'enabled'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'dismissonclick'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click () { console.log(</w:t>
      </w:r>
      <w:r w:rsidRPr="0052413D">
        <w:rPr>
          <w:rFonts w:ascii="Consolas" w:eastAsia="宋体" w:hAnsi="Consolas" w:cs="宋体"/>
          <w:color w:val="D01040"/>
          <w:kern w:val="0"/>
          <w:sz w:val="20"/>
          <w:szCs w:val="20"/>
          <w:bdr w:val="none" w:sz="0" w:space="0" w:color="auto" w:frame="1"/>
        </w:rPr>
        <w:t>'button2 clicked.'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thumbnail toolbar buttons, just call </w:t>
      </w:r>
      <w:r w:rsidRPr="0052413D">
        <w:rPr>
          <w:rFonts w:ascii="Consolas" w:eastAsia="宋体" w:hAnsi="Consolas" w:cs="宋体"/>
          <w:color w:val="0B3D47"/>
          <w:kern w:val="0"/>
          <w:sz w:val="20"/>
          <w:szCs w:val="20"/>
          <w:shd w:val="clear" w:color="auto" w:fill="F1F3F4"/>
        </w:rPr>
        <w:t>BrowserWindow.setThumbarButtons</w:t>
      </w:r>
      <w:r w:rsidRPr="0052413D">
        <w:rPr>
          <w:rFonts w:ascii="宋体" w:eastAsia="宋体" w:hAnsi="宋体" w:cs="宋体"/>
          <w:kern w:val="0"/>
          <w:sz w:val="24"/>
          <w:szCs w:val="24"/>
        </w:rPr>
        <w:t> with an empty array: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win.setThumbarButtons([])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Unity Launcher Shortcuts (Linux)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Unity, you can add custom entries to its launcher via modifying the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file, see </w:t>
      </w:r>
      <w:hyperlink r:id="rId629" w:anchor="Adding_shortcuts_to_a_launcher" w:history="1">
        <w:r w:rsidRPr="0052413D">
          <w:rPr>
            <w:rFonts w:ascii="宋体" w:eastAsia="宋体" w:hAnsi="宋体" w:cs="宋体"/>
            <w:color w:val="046DC8"/>
            <w:kern w:val="0"/>
            <w:sz w:val="24"/>
            <w:szCs w:val="24"/>
            <w:u w:val="single"/>
          </w:rPr>
          <w:t>Adding Shortcuts to a Launcher</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Launcher shortcuts of Audacious: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438400" cy="2495550"/>
            <wp:effectExtent l="0" t="0" r="0" b="0"/>
            <wp:docPr id="5" name="图片 5" descr="auda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udacious"/>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2438400" cy="2495550"/>
                    </a:xfrm>
                    <a:prstGeom prst="rect">
                      <a:avLst/>
                    </a:prstGeom>
                    <a:noFill/>
                    <a:ln>
                      <a:noFill/>
                    </a:ln>
                  </pic:spPr>
                </pic:pic>
              </a:graphicData>
            </a:graphic>
          </wp:inline>
        </w:drawing>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Progress Bar in Taskbar (Windows, macOS, Unity)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 taskbar button can be used to display a progress bar. This enables a window to provide progress information to the user without the user having to switch to the window itself.</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the progress bar will be displayed as a part of the dock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Unity DE also has a similar feature that allows you to specify the progress bar in the launcher.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Progress bar in taskbar button: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076450" cy="657225"/>
            <wp:effectExtent l="0" t="0" r="0" b="9525"/>
            <wp:docPr id="4" name="图片 4" descr="Taskbar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askbar Progress Bar"/>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2076450" cy="6572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set the progress bar for a Window, you can use the </w:t>
      </w:r>
      <w:hyperlink r:id="rId632" w:anchor="winsetprogressbarprogress" w:history="1">
        <w:r w:rsidRPr="0052413D">
          <w:rPr>
            <w:rFonts w:ascii="宋体" w:eastAsia="宋体" w:hAnsi="宋体" w:cs="宋体"/>
            <w:color w:val="046DC8"/>
            <w:kern w:val="0"/>
            <w:sz w:val="24"/>
            <w:szCs w:val="24"/>
            <w:u w:val="single"/>
          </w:rPr>
          <w:t>BrowserWindow.setProgressBar</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win.setProgressBar(</w:t>
      </w:r>
      <w:r w:rsidRPr="0052413D">
        <w:rPr>
          <w:rFonts w:ascii="Consolas" w:eastAsia="宋体" w:hAnsi="Consolas" w:cs="宋体"/>
          <w:color w:val="007F80"/>
          <w:kern w:val="0"/>
          <w:sz w:val="20"/>
          <w:szCs w:val="20"/>
          <w:bdr w:val="none" w:sz="0" w:space="0" w:color="auto" w:frame="1"/>
        </w:rPr>
        <w:t>0.5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Icon Overlays in Taskbar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 taskbar button can use a small overlay to display application status, as quoted from MSDN: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Icon overlays serve as a contextual notification of status, and are intended to negate the need for a separate notification area status icon to communicate that information to the user. For instance, the new mail status in Microsoft Outlook, currently shown in the notification area, can now be indicated through an overlay on the taskbar button. Again, you must decide during your development cycle which method is best for your application. Overlay icons are intended to supply important, long-standing status or notifications such as network status, messenger status, or new mail. The user should not be presented with constantly changing overlays or animations.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Overlay on taskbar button: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047875" cy="400050"/>
            <wp:effectExtent l="0" t="0" r="9525" b="0"/>
            <wp:docPr id="3" name="图片 3" descr="Overlay on task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lay on taskbar button"/>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2047875" cy="400050"/>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set the overlay icon for a window, you can use the </w:t>
      </w:r>
      <w:hyperlink r:id="rId634" w:anchor="winsetoverlayiconoverlay-description-windows-7" w:history="1">
        <w:r w:rsidRPr="0052413D">
          <w:rPr>
            <w:rFonts w:ascii="宋体" w:eastAsia="宋体" w:hAnsi="宋体" w:cs="宋体"/>
            <w:color w:val="046DC8"/>
            <w:kern w:val="0"/>
            <w:sz w:val="24"/>
            <w:szCs w:val="24"/>
            <w:u w:val="single"/>
          </w:rPr>
          <w:t>BrowserWindow.setOverlayIcon</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win.setOverlayIcon(</w:t>
      </w:r>
      <w:r w:rsidRPr="0052413D">
        <w:rPr>
          <w:rFonts w:ascii="Consolas" w:eastAsia="宋体" w:hAnsi="Consolas" w:cs="宋体"/>
          <w:color w:val="D01040"/>
          <w:kern w:val="0"/>
          <w:sz w:val="20"/>
          <w:szCs w:val="20"/>
          <w:bdr w:val="none" w:sz="0" w:space="0" w:color="auto" w:frame="1"/>
        </w:rPr>
        <w:t>'path/to/overlay.png'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'Description for overlay'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Flash Frame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you can highlight the taskbar button to get the user’s attention. This is similar to bouncing the dock icon on macOS. From the MSDN reference documentation: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lastRenderedPageBreak/>
        <w:t>Typically, a window is flashed to inform the user that the window requires attention but that it does not currently have the keyboard 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flash the BrowserWindow taskbar button, you can use the </w:t>
      </w:r>
      <w:hyperlink r:id="rId635" w:anchor="winflashframeflag" w:history="1">
        <w:r w:rsidRPr="0052413D">
          <w:rPr>
            <w:rFonts w:ascii="宋体" w:eastAsia="宋体" w:hAnsi="宋体" w:cs="宋体"/>
            <w:color w:val="046DC8"/>
            <w:kern w:val="0"/>
            <w:sz w:val="24"/>
            <w:szCs w:val="24"/>
            <w:u w:val="single"/>
          </w:rPr>
          <w:t>BrowserWindow.flashFrame</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win.once(</w:t>
      </w:r>
      <w:r w:rsidRPr="0052413D">
        <w:rPr>
          <w:rFonts w:ascii="Consolas" w:eastAsia="宋体" w:hAnsi="Consolas" w:cs="宋体"/>
          <w:color w:val="D01040"/>
          <w:kern w:val="0"/>
          <w:sz w:val="20"/>
          <w:szCs w:val="20"/>
          <w:bdr w:val="none" w:sz="0" w:space="0" w:color="auto" w:frame="1"/>
        </w:rPr>
        <w:t>'focus'</w:t>
      </w:r>
      <w:r w:rsidRPr="0052413D">
        <w:rPr>
          <w:rFonts w:ascii="Consolas" w:eastAsia="宋体" w:hAnsi="Consolas" w:cs="宋体"/>
          <w:color w:val="0B3D47"/>
          <w:kern w:val="0"/>
          <w:sz w:val="20"/>
          <w:szCs w:val="20"/>
          <w:bdr w:val="none" w:sz="0" w:space="0" w:color="auto" w:frame="1"/>
        </w:rPr>
        <w:t>, () =&gt; win.flashFrame(</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win.flashFrame(</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Don’t forget to call the </w:t>
      </w:r>
      <w:r w:rsidRPr="0052413D">
        <w:rPr>
          <w:rFonts w:ascii="Consolas" w:eastAsia="宋体" w:hAnsi="Consolas" w:cs="宋体"/>
          <w:color w:val="0B3D47"/>
          <w:kern w:val="0"/>
          <w:sz w:val="20"/>
          <w:szCs w:val="20"/>
          <w:shd w:val="clear" w:color="auto" w:fill="F1F3F4"/>
        </w:rPr>
        <w:t>flashFrame</w:t>
      </w:r>
      <w:r w:rsidRPr="0052413D">
        <w:rPr>
          <w:rFonts w:ascii="宋体" w:eastAsia="宋体" w:hAnsi="宋体" w:cs="宋体"/>
          <w:kern w:val="0"/>
          <w:sz w:val="24"/>
          <w:szCs w:val="24"/>
        </w:rPr>
        <w:t> method with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turn off the flash. In the above example, it is called when the window comes into focus, but you might use a timeout or some other event to disable 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Represented File of Window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a window can set its represented file, so the file’s icon can show in the title bar and when users Command-Click or Control-Click on the title a path popup will 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also set the edited state of a window so that the file icon can indicate whether the document in this window has been modified.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Represented file popup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6315075" cy="2209800"/>
            <wp:effectExtent l="0" t="0" r="9525" b="0"/>
            <wp:docPr id="2" name="图片 2" descr="https://cloud.githubusercontent.com/assets/639601/5082061/670a949a-6f14-11e4-987a-9aaa04b23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cloud.githubusercontent.com/assets/639601/5082061/670a949a-6f14-11e4-987a-9aaa04b23c1d.png"/>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6315075" cy="2209800"/>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set the represented file of window, you can use the </w:t>
      </w:r>
      <w:hyperlink r:id="rId637" w:anchor="winsetrepresentedfilenamefilename-os-x" w:history="1">
        <w:r w:rsidRPr="0052413D">
          <w:rPr>
            <w:rFonts w:ascii="宋体" w:eastAsia="宋体" w:hAnsi="宋体" w:cs="宋体"/>
            <w:color w:val="046DC8"/>
            <w:kern w:val="0"/>
            <w:sz w:val="24"/>
            <w:szCs w:val="24"/>
            <w:u w:val="single"/>
          </w:rPr>
          <w:t>BrowserWindow.setRepresentedFilename</w:t>
        </w:r>
      </w:hyperlink>
      <w:r w:rsidRPr="0052413D">
        <w:rPr>
          <w:rFonts w:ascii="宋体" w:eastAsia="宋体" w:hAnsi="宋体" w:cs="宋体"/>
          <w:kern w:val="0"/>
          <w:sz w:val="24"/>
          <w:szCs w:val="24"/>
        </w:rPr>
        <w:t> and </w:t>
      </w:r>
      <w:hyperlink r:id="rId638" w:anchor="winsetdocumenteditededited-os-x" w:history="1">
        <w:r w:rsidRPr="0052413D">
          <w:rPr>
            <w:rFonts w:ascii="宋体" w:eastAsia="宋体" w:hAnsi="宋体" w:cs="宋体"/>
            <w:color w:val="046DC8"/>
            <w:kern w:val="0"/>
            <w:sz w:val="24"/>
            <w:szCs w:val="24"/>
            <w:u w:val="single"/>
          </w:rPr>
          <w:t>BrowserWindow.setDocumentEdited</w:t>
        </w:r>
      </w:hyperlink>
      <w:r w:rsidRPr="0052413D">
        <w:rPr>
          <w:rFonts w:ascii="宋体" w:eastAsia="宋体" w:hAnsi="宋体" w:cs="宋体"/>
          <w:kern w:val="0"/>
          <w:sz w:val="24"/>
          <w:szCs w:val="24"/>
        </w:rPr>
        <w:t> APIs: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win.setRepresentedFilename(</w:t>
      </w:r>
      <w:r w:rsidRPr="0052413D">
        <w:rPr>
          <w:rFonts w:ascii="Consolas" w:eastAsia="宋体" w:hAnsi="Consolas" w:cs="宋体"/>
          <w:color w:val="D01040"/>
          <w:kern w:val="0"/>
          <w:sz w:val="20"/>
          <w:szCs w:val="20"/>
          <w:bdr w:val="none" w:sz="0" w:space="0" w:color="auto" w:frame="1"/>
        </w:rPr>
        <w:t>'/etc/passwd'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win.setDocumentEdited(</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Dragging files out of the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certain kinds of apps that manipulate on files, it is important to be able to drag files from Electron to other apps. To implement this feature in your app, you need to call </w:t>
      </w:r>
      <w:r w:rsidRPr="0052413D">
        <w:rPr>
          <w:rFonts w:ascii="Consolas" w:eastAsia="宋体" w:hAnsi="Consolas" w:cs="宋体"/>
          <w:color w:val="0B3D47"/>
          <w:kern w:val="0"/>
          <w:sz w:val="20"/>
          <w:szCs w:val="20"/>
          <w:shd w:val="clear" w:color="auto" w:fill="F1F3F4"/>
        </w:rPr>
        <w:t>webContents.startDrag(item)</w:t>
      </w:r>
      <w:r w:rsidRPr="0052413D">
        <w:rPr>
          <w:rFonts w:ascii="宋体" w:eastAsia="宋体" w:hAnsi="宋体" w:cs="宋体"/>
          <w:kern w:val="0"/>
          <w:sz w:val="24"/>
          <w:szCs w:val="24"/>
        </w:rPr>
        <w:t> API on </w:t>
      </w:r>
      <w:r w:rsidRPr="0052413D">
        <w:rPr>
          <w:rFonts w:ascii="Consolas" w:eastAsia="宋体" w:hAnsi="Consolas" w:cs="宋体"/>
          <w:color w:val="0B3D47"/>
          <w:kern w:val="0"/>
          <w:sz w:val="20"/>
          <w:szCs w:val="20"/>
          <w:shd w:val="clear" w:color="auto" w:fill="F1F3F4"/>
        </w:rPr>
        <w:t>ondragstart</w:t>
      </w:r>
      <w:r w:rsidRPr="0052413D">
        <w:rPr>
          <w:rFonts w:ascii="宋体" w:eastAsia="宋体" w:hAnsi="宋体" w:cs="宋体"/>
          <w:kern w:val="0"/>
          <w:sz w:val="24"/>
          <w:szCs w:val="24"/>
        </w:rPr>
        <w:t>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web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href=</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"drag"</w:t>
      </w:r>
      <w:r w:rsidRPr="0052413D">
        <w:rPr>
          <w:rFonts w:ascii="Consolas" w:eastAsia="宋体" w:hAnsi="Consolas" w:cs="宋体"/>
          <w:color w:val="000080"/>
          <w:kern w:val="0"/>
          <w:sz w:val="20"/>
          <w:szCs w:val="20"/>
          <w:bdr w:val="none" w:sz="0" w:space="0" w:color="auto" w:frame="1"/>
        </w:rPr>
        <w:t>&gt;</w:t>
      </w:r>
      <w:r w:rsidRPr="0052413D">
        <w:rPr>
          <w:rFonts w:ascii="Consolas" w:eastAsia="宋体" w:hAnsi="Consolas" w:cs="宋体"/>
          <w:color w:val="0B3D47"/>
          <w:kern w:val="0"/>
          <w:sz w:val="20"/>
          <w:szCs w:val="20"/>
          <w:bdr w:val="none" w:sz="0" w:space="0" w:color="auto" w:frame="1"/>
        </w:rPr>
        <w:t>item</w:t>
      </w:r>
      <w:r w:rsidRPr="0052413D">
        <w:rPr>
          <w:rFonts w:ascii="Consolas" w:eastAsia="宋体" w:hAnsi="Consolas" w:cs="宋体"/>
          <w:color w:val="000080"/>
          <w:kern w:val="0"/>
          <w:sz w:val="20"/>
          <w:szCs w:val="20"/>
          <w:bdr w:val="none" w:sz="0" w:space="0" w:color="auto" w:frame="1"/>
        </w:rPr>
        <w:t>&lt;/a&gt;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 xml:space="preserve">&lt;script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D01040"/>
          <w:kern w:val="0"/>
          <w:sz w:val="20"/>
          <w:szCs w:val="20"/>
          <w:bdr w:val="none" w:sz="0" w:space="0" w:color="auto" w:frame="1"/>
        </w:rPr>
        <w:t>"text/javascript"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charset=</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.getElementById(</w:t>
      </w:r>
      <w:r w:rsidRPr="0052413D">
        <w:rPr>
          <w:rFonts w:ascii="Consolas" w:eastAsia="宋体" w:hAnsi="Consolas" w:cs="宋体"/>
          <w:color w:val="D01040"/>
          <w:kern w:val="0"/>
          <w:sz w:val="20"/>
          <w:szCs w:val="20"/>
          <w:bdr w:val="none" w:sz="0" w:space="0" w:color="auto" w:frame="1"/>
        </w:rPr>
        <w:t>'drag'</w:t>
      </w:r>
      <w:r w:rsidRPr="0052413D">
        <w:rPr>
          <w:rFonts w:ascii="Consolas" w:eastAsia="宋体" w:hAnsi="Consolas" w:cs="宋体"/>
          <w:color w:val="0B3D47"/>
          <w:kern w:val="0"/>
          <w:sz w:val="20"/>
          <w:szCs w:val="20"/>
          <w:bdr w:val="none" w:sz="0" w:space="0" w:color="auto" w:frame="1"/>
        </w:rPr>
        <w:t>).ondragstart = (event)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w:t>
      </w:r>
      <w:r w:rsidRPr="0052413D">
        <w:rPr>
          <w:rFonts w:ascii="Consolas" w:eastAsia="宋体" w:hAnsi="Consolas" w:cs="宋体"/>
          <w:color w:val="D01040"/>
          <w:kern w:val="0"/>
          <w:sz w:val="20"/>
          <w:szCs w:val="20"/>
          <w:bdr w:val="none" w:sz="0" w:space="0" w:color="auto" w:frame="1"/>
        </w:rPr>
        <w:t>'ondragstart'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'/path/to/item'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{ipcMain}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'ondragstart'</w:t>
      </w:r>
      <w:r w:rsidRPr="0052413D">
        <w:rPr>
          <w:rFonts w:ascii="Consolas" w:eastAsia="宋体" w:hAnsi="Consolas" w:cs="宋体"/>
          <w:color w:val="0B3D47"/>
          <w:kern w:val="0"/>
          <w:sz w:val="20"/>
          <w:szCs w:val="20"/>
          <w:bdr w:val="none" w:sz="0" w:space="0" w:color="auto" w:frame="1"/>
        </w:rPr>
        <w:t>, (event, filePath)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event.sender.startDrag({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 filePath,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'/path/to/icon.png'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DevTools Extension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Electron supports the </w:t>
      </w:r>
      <w:hyperlink r:id="rId639" w:history="1">
        <w:r w:rsidRPr="0052413D">
          <w:rPr>
            <w:rFonts w:ascii="宋体" w:eastAsia="宋体" w:hAnsi="宋体" w:cs="宋体"/>
            <w:color w:val="046DC8"/>
            <w:kern w:val="0"/>
            <w:sz w:val="24"/>
            <w:szCs w:val="24"/>
            <w:u w:val="single"/>
          </w:rPr>
          <w:t>Chrome DevTools Extension</w:t>
        </w:r>
      </w:hyperlink>
      <w:r w:rsidRPr="0052413D">
        <w:rPr>
          <w:rFonts w:ascii="宋体" w:eastAsia="宋体" w:hAnsi="宋体" w:cs="宋体"/>
          <w:kern w:val="0"/>
          <w:sz w:val="24"/>
          <w:szCs w:val="24"/>
        </w:rPr>
        <w:t>, which can be used to extend the ability of devtools for debugging popular web frameworks.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load a DevTools Extension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document outlines the process for manually loading an extension. You may also try </w:t>
      </w:r>
      <w:hyperlink r:id="rId640" w:history="1">
        <w:r w:rsidRPr="0052413D">
          <w:rPr>
            <w:rFonts w:ascii="宋体" w:eastAsia="宋体" w:hAnsi="宋体" w:cs="宋体"/>
            <w:color w:val="046DC8"/>
            <w:kern w:val="0"/>
            <w:sz w:val="24"/>
            <w:szCs w:val="24"/>
            <w:u w:val="single"/>
          </w:rPr>
          <w:t>electron-devtools-installer</w:t>
        </w:r>
      </w:hyperlink>
      <w:r w:rsidRPr="0052413D">
        <w:rPr>
          <w:rFonts w:ascii="宋体" w:eastAsia="宋体" w:hAnsi="宋体" w:cs="宋体"/>
          <w:kern w:val="0"/>
          <w:sz w:val="24"/>
          <w:szCs w:val="24"/>
        </w:rPr>
        <w:t>, a third-party tool that downloads extensions directly from the Chrome WebStore.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load an extension in Electron, you need to download it in Chrome browser, locate its filesystem path, and then load it by calling the </w:t>
      </w:r>
      <w:r w:rsidRPr="0052413D">
        <w:rPr>
          <w:rFonts w:ascii="Consolas" w:eastAsia="宋体" w:hAnsi="Consolas" w:cs="宋体"/>
          <w:color w:val="0B3D47"/>
          <w:kern w:val="0"/>
          <w:sz w:val="20"/>
          <w:szCs w:val="20"/>
          <w:shd w:val="clear" w:color="auto" w:fill="F1F3F4"/>
        </w:rPr>
        <w:t>BrowserWindow.addDevToolsExtension(extension)</w:t>
      </w:r>
      <w:r w:rsidRPr="0052413D">
        <w:rPr>
          <w:rFonts w:ascii="宋体" w:eastAsia="宋体" w:hAnsi="宋体" w:cs="宋体"/>
          <w:kern w:val="0"/>
          <w:sz w:val="24"/>
          <w:szCs w:val="24"/>
        </w:rPr>
        <w:t> API.</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Using the </w:t>
      </w:r>
      <w:hyperlink r:id="rId641" w:history="1">
        <w:r w:rsidRPr="0052413D">
          <w:rPr>
            <w:rFonts w:ascii="宋体" w:eastAsia="宋体" w:hAnsi="宋体" w:cs="宋体"/>
            <w:color w:val="046DC8"/>
            <w:kern w:val="0"/>
            <w:sz w:val="24"/>
            <w:szCs w:val="24"/>
            <w:u w:val="single"/>
          </w:rPr>
          <w:t>React Developer Tools</w:t>
        </w:r>
      </w:hyperlink>
      <w:r w:rsidRPr="0052413D">
        <w:rPr>
          <w:rFonts w:ascii="宋体" w:eastAsia="宋体" w:hAnsi="宋体" w:cs="宋体"/>
          <w:kern w:val="0"/>
          <w:sz w:val="24"/>
          <w:szCs w:val="24"/>
        </w:rPr>
        <w:t> as example:</w:t>
      </w:r>
    </w:p>
    <w:p w:rsidR="0052413D" w:rsidRPr="0052413D" w:rsidRDefault="0052413D" w:rsidP="0052413D">
      <w:pPr>
        <w:widowControl/>
        <w:numPr>
          <w:ilvl w:val="0"/>
          <w:numId w:val="55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Install it in Chrome browser.</w:t>
      </w:r>
    </w:p>
    <w:p w:rsidR="0052413D" w:rsidRPr="0052413D" w:rsidRDefault="0052413D" w:rsidP="0052413D">
      <w:pPr>
        <w:widowControl/>
        <w:numPr>
          <w:ilvl w:val="0"/>
          <w:numId w:val="55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Navigate to </w:t>
      </w:r>
      <w:r w:rsidRPr="0052413D">
        <w:rPr>
          <w:rFonts w:ascii="Consolas" w:eastAsia="宋体" w:hAnsi="Consolas" w:cs="宋体"/>
          <w:color w:val="0B3D47"/>
          <w:kern w:val="0"/>
          <w:sz w:val="20"/>
          <w:szCs w:val="20"/>
          <w:shd w:val="clear" w:color="auto" w:fill="F1F3F4"/>
        </w:rPr>
        <w:t>chrome://extensions</w:t>
      </w:r>
      <w:r w:rsidRPr="0052413D">
        <w:rPr>
          <w:rFonts w:ascii="宋体" w:eastAsia="宋体" w:hAnsi="宋体" w:cs="宋体"/>
          <w:kern w:val="0"/>
          <w:sz w:val="24"/>
          <w:szCs w:val="24"/>
        </w:rPr>
        <w:t>, and find its extension ID, which is a hash string like </w:t>
      </w:r>
      <w:r w:rsidRPr="0052413D">
        <w:rPr>
          <w:rFonts w:ascii="Consolas" w:eastAsia="宋体" w:hAnsi="Consolas" w:cs="宋体"/>
          <w:color w:val="0B3D47"/>
          <w:kern w:val="0"/>
          <w:sz w:val="20"/>
          <w:szCs w:val="20"/>
          <w:shd w:val="clear" w:color="auto" w:fill="F1F3F4"/>
        </w:rPr>
        <w:t>fmkadmapgofadopljbjfkapdkoienihi</w:t>
      </w:r>
      <w:r w:rsidRPr="0052413D">
        <w:rPr>
          <w:rFonts w:ascii="宋体" w:eastAsia="宋体" w:hAnsi="宋体" w:cs="宋体"/>
          <w:kern w:val="0"/>
          <w:sz w:val="24"/>
          <w:szCs w:val="24"/>
        </w:rPr>
        <w:t>.</w:t>
      </w:r>
    </w:p>
    <w:p w:rsidR="0052413D" w:rsidRPr="0052413D" w:rsidRDefault="0052413D" w:rsidP="0052413D">
      <w:pPr>
        <w:widowControl/>
        <w:numPr>
          <w:ilvl w:val="0"/>
          <w:numId w:val="55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Find out filesystem location used by Chrome for storing extensions:</w:t>
      </w:r>
    </w:p>
    <w:p w:rsidR="0052413D" w:rsidRPr="0052413D" w:rsidRDefault="0052413D" w:rsidP="0052413D">
      <w:pPr>
        <w:widowControl/>
        <w:numPr>
          <w:ilvl w:val="1"/>
          <w:numId w:val="555"/>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on Windows it is </w:t>
      </w:r>
      <w:r w:rsidRPr="0052413D">
        <w:rPr>
          <w:rFonts w:ascii="Consolas" w:eastAsia="宋体" w:hAnsi="Consolas" w:cs="宋体"/>
          <w:color w:val="0B3D47"/>
          <w:kern w:val="0"/>
          <w:sz w:val="20"/>
          <w:szCs w:val="20"/>
          <w:shd w:val="clear" w:color="auto" w:fill="F1F3F4"/>
        </w:rPr>
        <w:t>%LOCALAPPDATA%\Google\Chrome\User Data\Default\Extensions</w:t>
      </w:r>
      <w:r w:rsidRPr="0052413D">
        <w:rPr>
          <w:rFonts w:ascii="宋体" w:eastAsia="宋体" w:hAnsi="宋体" w:cs="宋体"/>
          <w:kern w:val="0"/>
          <w:sz w:val="24"/>
          <w:szCs w:val="24"/>
        </w:rPr>
        <w:t>;</w:t>
      </w:r>
    </w:p>
    <w:p w:rsidR="0052413D" w:rsidRPr="0052413D" w:rsidRDefault="0052413D" w:rsidP="0052413D">
      <w:pPr>
        <w:widowControl/>
        <w:numPr>
          <w:ilvl w:val="1"/>
          <w:numId w:val="555"/>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on Linux it could be:</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~/.config/google-chrome/Default/Extensions/</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~/.config/google-chrome-beta/Default/Extensions/</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~/.config/google-chrome-canary/Default/Extensions/</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~/.config/chromium/Default/Extensions/</w:t>
      </w:r>
    </w:p>
    <w:p w:rsidR="0052413D" w:rsidRPr="0052413D" w:rsidRDefault="0052413D" w:rsidP="0052413D">
      <w:pPr>
        <w:widowControl/>
        <w:numPr>
          <w:ilvl w:val="1"/>
          <w:numId w:val="555"/>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on macOS it is </w:t>
      </w:r>
      <w:r w:rsidRPr="0052413D">
        <w:rPr>
          <w:rFonts w:ascii="Consolas" w:eastAsia="宋体" w:hAnsi="Consolas" w:cs="宋体"/>
          <w:color w:val="0B3D47"/>
          <w:kern w:val="0"/>
          <w:sz w:val="20"/>
          <w:szCs w:val="20"/>
          <w:shd w:val="clear" w:color="auto" w:fill="F1F3F4"/>
        </w:rPr>
        <w:t>~/Library/Application Support/Google/Chrome/Default/Extensions</w:t>
      </w:r>
      <w:r w:rsidRPr="0052413D">
        <w:rPr>
          <w:rFonts w:ascii="宋体" w:eastAsia="宋体" w:hAnsi="宋体" w:cs="宋体"/>
          <w:kern w:val="0"/>
          <w:sz w:val="24"/>
          <w:szCs w:val="24"/>
        </w:rPr>
        <w:t>.</w:t>
      </w:r>
    </w:p>
    <w:p w:rsidR="0052413D" w:rsidRPr="0052413D" w:rsidRDefault="0052413D" w:rsidP="0052413D">
      <w:pPr>
        <w:widowControl/>
        <w:numPr>
          <w:ilvl w:val="0"/>
          <w:numId w:val="55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Pass the location of the extension to </w:t>
      </w:r>
      <w:r w:rsidRPr="0052413D">
        <w:rPr>
          <w:rFonts w:ascii="Consolas" w:eastAsia="宋体" w:hAnsi="Consolas" w:cs="宋体"/>
          <w:color w:val="0B3D47"/>
          <w:kern w:val="0"/>
          <w:sz w:val="20"/>
          <w:szCs w:val="20"/>
          <w:shd w:val="clear" w:color="auto" w:fill="F1F3F4"/>
        </w:rPr>
        <w:t>BrowserWindow.addDevToolsExtension</w:t>
      </w:r>
      <w:r w:rsidRPr="0052413D">
        <w:rPr>
          <w:rFonts w:ascii="宋体" w:eastAsia="宋体" w:hAnsi="宋体" w:cs="宋体"/>
          <w:kern w:val="0"/>
          <w:sz w:val="24"/>
          <w:szCs w:val="24"/>
        </w:rPr>
        <w:t> API, for the React Developer Tools, it is something like: </w:t>
      </w:r>
      <w:r w:rsidRPr="0052413D">
        <w:rPr>
          <w:rFonts w:ascii="Consolas" w:eastAsia="宋体" w:hAnsi="Consolas" w:cs="宋体"/>
          <w:color w:val="0B3D47"/>
          <w:kern w:val="0"/>
          <w:sz w:val="20"/>
          <w:szCs w:val="20"/>
          <w:shd w:val="clear" w:color="auto" w:fill="F1F3F4"/>
        </w:rPr>
        <w:t>~/Library/Application Support/Google/Chrome/Default/Extensions/fmkadmapgofadopljbjfkapdkoienihi/0.15.0_0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BrowserWindow.addDevToolsExtension</w:t>
      </w:r>
      <w:r w:rsidRPr="0052413D">
        <w:rPr>
          <w:rFonts w:ascii="宋体" w:eastAsia="宋体" w:hAnsi="宋体" w:cs="宋体"/>
          <w:kern w:val="0"/>
          <w:sz w:val="24"/>
          <w:szCs w:val="24"/>
        </w:rPr>
        <w:t> API cannot be called before the ready event of the app module is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name of the extension is returned by </w:t>
      </w:r>
      <w:r w:rsidRPr="0052413D">
        <w:rPr>
          <w:rFonts w:ascii="Consolas" w:eastAsia="宋体" w:hAnsi="Consolas" w:cs="宋体"/>
          <w:color w:val="0B3D47"/>
          <w:kern w:val="0"/>
          <w:sz w:val="20"/>
          <w:szCs w:val="20"/>
          <w:shd w:val="clear" w:color="auto" w:fill="F1F3F4"/>
        </w:rPr>
        <w:t>BrowserWindow.addDevToolsExtension</w:t>
      </w:r>
      <w:r w:rsidRPr="0052413D">
        <w:rPr>
          <w:rFonts w:ascii="宋体" w:eastAsia="宋体" w:hAnsi="宋体" w:cs="宋体"/>
          <w:kern w:val="0"/>
          <w:sz w:val="24"/>
          <w:szCs w:val="24"/>
        </w:rPr>
        <w:t>, and you can pass the name of the extension to the </w:t>
      </w:r>
      <w:r w:rsidRPr="0052413D">
        <w:rPr>
          <w:rFonts w:ascii="Consolas" w:eastAsia="宋体" w:hAnsi="Consolas" w:cs="宋体"/>
          <w:color w:val="0B3D47"/>
          <w:kern w:val="0"/>
          <w:sz w:val="20"/>
          <w:szCs w:val="20"/>
          <w:shd w:val="clear" w:color="auto" w:fill="F1F3F4"/>
        </w:rPr>
        <w:t>BrowserWindow.removeDevToolsExtension</w:t>
      </w:r>
      <w:r w:rsidRPr="0052413D">
        <w:rPr>
          <w:rFonts w:ascii="宋体" w:eastAsia="宋体" w:hAnsi="宋体" w:cs="宋体"/>
          <w:kern w:val="0"/>
          <w:sz w:val="24"/>
          <w:szCs w:val="24"/>
        </w:rPr>
        <w:t> API to unload 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Supported DevTools Extensions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only supports a limited set of </w:t>
      </w:r>
      <w:r w:rsidRPr="0052413D">
        <w:rPr>
          <w:rFonts w:ascii="Consolas" w:eastAsia="宋体" w:hAnsi="Consolas" w:cs="宋体"/>
          <w:color w:val="0B3D47"/>
          <w:kern w:val="0"/>
          <w:sz w:val="20"/>
          <w:szCs w:val="20"/>
          <w:shd w:val="clear" w:color="auto" w:fill="F1F3F4"/>
        </w:rPr>
        <w:t>chrome.*</w:t>
      </w:r>
      <w:r w:rsidRPr="0052413D">
        <w:rPr>
          <w:rFonts w:ascii="宋体" w:eastAsia="宋体" w:hAnsi="宋体" w:cs="宋体"/>
          <w:kern w:val="0"/>
          <w:sz w:val="24"/>
          <w:szCs w:val="24"/>
        </w:rPr>
        <w:t> APIs, so some extensions using unsupported </w:t>
      </w:r>
      <w:r w:rsidRPr="0052413D">
        <w:rPr>
          <w:rFonts w:ascii="Consolas" w:eastAsia="宋体" w:hAnsi="Consolas" w:cs="宋体"/>
          <w:color w:val="0B3D47"/>
          <w:kern w:val="0"/>
          <w:sz w:val="20"/>
          <w:szCs w:val="20"/>
          <w:shd w:val="clear" w:color="auto" w:fill="F1F3F4"/>
        </w:rPr>
        <w:t>chrome.*</w:t>
      </w:r>
      <w:r w:rsidRPr="0052413D">
        <w:rPr>
          <w:rFonts w:ascii="宋体" w:eastAsia="宋体" w:hAnsi="宋体" w:cs="宋体"/>
          <w:kern w:val="0"/>
          <w:sz w:val="24"/>
          <w:szCs w:val="24"/>
        </w:rPr>
        <w:t> APIs for chrome extension features may not work. Following Devtools Extensions are tested and guaranteed to work in Electron:</w:t>
      </w:r>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2" w:history="1">
        <w:r w:rsidR="0052413D" w:rsidRPr="0052413D">
          <w:rPr>
            <w:rFonts w:ascii="宋体" w:eastAsia="宋体" w:hAnsi="宋体" w:cs="宋体"/>
            <w:color w:val="046DC8"/>
            <w:kern w:val="0"/>
            <w:sz w:val="24"/>
            <w:szCs w:val="24"/>
            <w:u w:val="single"/>
          </w:rPr>
          <w:t>Ember Inspector</w:t>
        </w:r>
      </w:hyperlink>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3" w:history="1">
        <w:r w:rsidR="0052413D" w:rsidRPr="0052413D">
          <w:rPr>
            <w:rFonts w:ascii="宋体" w:eastAsia="宋体" w:hAnsi="宋体" w:cs="宋体"/>
            <w:color w:val="046DC8"/>
            <w:kern w:val="0"/>
            <w:sz w:val="24"/>
            <w:szCs w:val="24"/>
            <w:u w:val="single"/>
          </w:rPr>
          <w:t>React Developer Tools</w:t>
        </w:r>
      </w:hyperlink>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4" w:history="1">
        <w:r w:rsidR="0052413D" w:rsidRPr="0052413D">
          <w:rPr>
            <w:rFonts w:ascii="宋体" w:eastAsia="宋体" w:hAnsi="宋体" w:cs="宋体"/>
            <w:color w:val="046DC8"/>
            <w:kern w:val="0"/>
            <w:sz w:val="24"/>
            <w:szCs w:val="24"/>
            <w:u w:val="single"/>
          </w:rPr>
          <w:t>Backbone Debugger</w:t>
        </w:r>
      </w:hyperlink>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5" w:history="1">
        <w:r w:rsidR="0052413D" w:rsidRPr="0052413D">
          <w:rPr>
            <w:rFonts w:ascii="宋体" w:eastAsia="宋体" w:hAnsi="宋体" w:cs="宋体"/>
            <w:color w:val="046DC8"/>
            <w:kern w:val="0"/>
            <w:sz w:val="24"/>
            <w:szCs w:val="24"/>
            <w:u w:val="single"/>
          </w:rPr>
          <w:t>jQuery Debugger</w:t>
        </w:r>
      </w:hyperlink>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6" w:history="1">
        <w:r w:rsidR="0052413D" w:rsidRPr="0052413D">
          <w:rPr>
            <w:rFonts w:ascii="宋体" w:eastAsia="宋体" w:hAnsi="宋体" w:cs="宋体"/>
            <w:color w:val="046DC8"/>
            <w:kern w:val="0"/>
            <w:sz w:val="24"/>
            <w:szCs w:val="24"/>
            <w:u w:val="single"/>
          </w:rPr>
          <w:t>AngularJS Batarang</w:t>
        </w:r>
      </w:hyperlink>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7" w:history="1">
        <w:r w:rsidR="0052413D" w:rsidRPr="0052413D">
          <w:rPr>
            <w:rFonts w:ascii="宋体" w:eastAsia="宋体" w:hAnsi="宋体" w:cs="宋体"/>
            <w:color w:val="046DC8"/>
            <w:kern w:val="0"/>
            <w:sz w:val="24"/>
            <w:szCs w:val="24"/>
            <w:u w:val="single"/>
          </w:rPr>
          <w:t>Vue.js devtools</w:t>
        </w:r>
      </w:hyperlink>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8" w:history="1">
        <w:r w:rsidR="0052413D" w:rsidRPr="0052413D">
          <w:rPr>
            <w:rFonts w:ascii="宋体" w:eastAsia="宋体" w:hAnsi="宋体" w:cs="宋体"/>
            <w:color w:val="046DC8"/>
            <w:kern w:val="0"/>
            <w:sz w:val="24"/>
            <w:szCs w:val="24"/>
            <w:u w:val="single"/>
          </w:rPr>
          <w:t>Cerebral Debugger</w:t>
        </w:r>
      </w:hyperlink>
    </w:p>
    <w:p w:rsidR="0052413D" w:rsidRPr="0052413D" w:rsidRDefault="00E93C51"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9" w:history="1">
        <w:r w:rsidR="0052413D" w:rsidRPr="0052413D">
          <w:rPr>
            <w:rFonts w:ascii="宋体" w:eastAsia="宋体" w:hAnsi="宋体" w:cs="宋体"/>
            <w:color w:val="046DC8"/>
            <w:kern w:val="0"/>
            <w:sz w:val="24"/>
            <w:szCs w:val="24"/>
            <w:u w:val="single"/>
          </w:rPr>
          <w:t>Redux DevTools Extension</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What should I do if a DevTools Extension is not working?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First please make sure the extension is still being maintained, some extensions can not even work for recent versions of Chrome browser, and we are not able to do anything for them.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file a bug at Electron’s issues list, and describe which part of the extension is not working as expected.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Electron Versioning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you’ve been using Node and npm for a while, you are probably aware of </w:t>
      </w:r>
      <w:hyperlink r:id="rId650" w:history="1">
        <w:r w:rsidRPr="0052413D">
          <w:rPr>
            <w:rFonts w:ascii="宋体" w:eastAsia="宋体" w:hAnsi="宋体" w:cs="宋体"/>
            <w:color w:val="046DC8"/>
            <w:kern w:val="0"/>
            <w:sz w:val="24"/>
            <w:szCs w:val="24"/>
            <w:u w:val="single"/>
          </w:rPr>
          <w:t>Semantic Versioning</w:t>
        </w:r>
      </w:hyperlink>
      <w:r w:rsidRPr="0052413D">
        <w:rPr>
          <w:rFonts w:ascii="宋体" w:eastAsia="宋体" w:hAnsi="宋体" w:cs="宋体"/>
          <w:kern w:val="0"/>
          <w:sz w:val="24"/>
          <w:szCs w:val="24"/>
        </w:rPr>
        <w:t>, or SemVer for short. It’s a convention for specifying version numbers for software that helps communicate intentions to the users of your software.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Overview of Semantic Versioning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Semantic versions are always made up of three numbers: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major.minor.patch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Semantic version numbers are bumped (incremented) using the following rules:</w:t>
      </w:r>
    </w:p>
    <w:p w:rsidR="0052413D" w:rsidRPr="0052413D" w:rsidRDefault="0052413D" w:rsidP="0052413D">
      <w:pPr>
        <w:widowControl/>
        <w:numPr>
          <w:ilvl w:val="0"/>
          <w:numId w:val="55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Major</w:t>
      </w:r>
      <w:r w:rsidRPr="0052413D">
        <w:rPr>
          <w:rFonts w:ascii="宋体" w:eastAsia="宋体" w:hAnsi="宋体" w:cs="宋体"/>
          <w:kern w:val="0"/>
          <w:sz w:val="24"/>
          <w:szCs w:val="24"/>
        </w:rPr>
        <w:t> is for changes that break backwards compatibility.</w:t>
      </w:r>
    </w:p>
    <w:p w:rsidR="0052413D" w:rsidRPr="0052413D" w:rsidRDefault="0052413D" w:rsidP="0052413D">
      <w:pPr>
        <w:widowControl/>
        <w:numPr>
          <w:ilvl w:val="0"/>
          <w:numId w:val="55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Minor</w:t>
      </w:r>
      <w:r w:rsidRPr="0052413D">
        <w:rPr>
          <w:rFonts w:ascii="宋体" w:eastAsia="宋体" w:hAnsi="宋体" w:cs="宋体"/>
          <w:kern w:val="0"/>
          <w:sz w:val="24"/>
          <w:szCs w:val="24"/>
        </w:rPr>
        <w:t> is for new features that don’t break backwards compatibility.</w:t>
      </w:r>
    </w:p>
    <w:p w:rsidR="0052413D" w:rsidRPr="0052413D" w:rsidRDefault="0052413D" w:rsidP="0052413D">
      <w:pPr>
        <w:widowControl/>
        <w:numPr>
          <w:ilvl w:val="0"/>
          <w:numId w:val="55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Patch</w:t>
      </w:r>
      <w:r w:rsidRPr="0052413D">
        <w:rPr>
          <w:rFonts w:ascii="宋体" w:eastAsia="宋体" w:hAnsi="宋体" w:cs="宋体"/>
          <w:kern w:val="0"/>
          <w:sz w:val="24"/>
          <w:szCs w:val="24"/>
        </w:rPr>
        <w:t> is for bug fixes and other minor changes.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simple mnemonic for remembering this scheme is as follows: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breaking.feature.fix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Electron Versioning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Due to its dependency on Node and Chromium, it is not possible for the Electron project to adhere to a SemVer policy. </w:t>
      </w:r>
      <w:r w:rsidRPr="0052413D">
        <w:rPr>
          <w:rFonts w:ascii="宋体" w:eastAsia="宋体" w:hAnsi="宋体" w:cs="宋体"/>
          <w:b/>
          <w:bCs/>
          <w:color w:val="183D44"/>
          <w:kern w:val="0"/>
          <w:sz w:val="24"/>
          <w:szCs w:val="24"/>
        </w:rPr>
        <w:t>You should therefore always reference a specific version of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version numbers are bumped using the following rules:</w:t>
      </w:r>
    </w:p>
    <w:p w:rsidR="0052413D" w:rsidRPr="0052413D" w:rsidRDefault="0052413D" w:rsidP="0052413D">
      <w:pPr>
        <w:widowControl/>
        <w:numPr>
          <w:ilvl w:val="0"/>
          <w:numId w:val="558"/>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Major</w:t>
      </w:r>
      <w:r w:rsidRPr="0052413D">
        <w:rPr>
          <w:rFonts w:ascii="宋体" w:eastAsia="宋体" w:hAnsi="宋体" w:cs="宋体"/>
          <w:kern w:val="0"/>
          <w:sz w:val="24"/>
          <w:szCs w:val="24"/>
        </w:rPr>
        <w:t> is for breaking changes in Electron’s API. If you upgrade from </w:t>
      </w:r>
      <w:r w:rsidRPr="0052413D">
        <w:rPr>
          <w:rFonts w:ascii="Consolas" w:eastAsia="宋体" w:hAnsi="Consolas" w:cs="宋体"/>
          <w:color w:val="0B3D47"/>
          <w:kern w:val="0"/>
          <w:sz w:val="20"/>
          <w:szCs w:val="20"/>
          <w:shd w:val="clear" w:color="auto" w:fill="F1F3F4"/>
        </w:rPr>
        <w:t>0.37.0</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1.0.0</w:t>
      </w:r>
      <w:r w:rsidRPr="0052413D">
        <w:rPr>
          <w:rFonts w:ascii="宋体" w:eastAsia="宋体" w:hAnsi="宋体" w:cs="宋体"/>
          <w:kern w:val="0"/>
          <w:sz w:val="24"/>
          <w:szCs w:val="24"/>
        </w:rPr>
        <w:t>, you will have to make changes to your app.</w:t>
      </w:r>
    </w:p>
    <w:p w:rsidR="0052413D" w:rsidRPr="0052413D" w:rsidRDefault="0052413D" w:rsidP="0052413D">
      <w:pPr>
        <w:widowControl/>
        <w:numPr>
          <w:ilvl w:val="0"/>
          <w:numId w:val="558"/>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Minor</w:t>
      </w:r>
      <w:r w:rsidRPr="0052413D">
        <w:rPr>
          <w:rFonts w:ascii="宋体" w:eastAsia="宋体" w:hAnsi="宋体" w:cs="宋体"/>
          <w:kern w:val="0"/>
          <w:sz w:val="24"/>
          <w:szCs w:val="24"/>
        </w:rPr>
        <w:t> is for major Chrome and minor Node upgrades, or significant Electron changes. If you upgrade from </w:t>
      </w:r>
      <w:r w:rsidRPr="0052413D">
        <w:rPr>
          <w:rFonts w:ascii="Consolas" w:eastAsia="宋体" w:hAnsi="Consolas" w:cs="宋体"/>
          <w:color w:val="0B3D47"/>
          <w:kern w:val="0"/>
          <w:sz w:val="20"/>
          <w:szCs w:val="20"/>
          <w:shd w:val="clear" w:color="auto" w:fill="F1F3F4"/>
        </w:rPr>
        <w:t>1.5.0</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1.6.0</w:t>
      </w:r>
      <w:r w:rsidRPr="0052413D">
        <w:rPr>
          <w:rFonts w:ascii="宋体" w:eastAsia="宋体" w:hAnsi="宋体" w:cs="宋体"/>
          <w:kern w:val="0"/>
          <w:sz w:val="24"/>
          <w:szCs w:val="24"/>
        </w:rPr>
        <w:t>, your app is supposed to still work, but you might have to work around small changes.</w:t>
      </w:r>
    </w:p>
    <w:p w:rsidR="0052413D" w:rsidRPr="0052413D" w:rsidRDefault="0052413D" w:rsidP="0052413D">
      <w:pPr>
        <w:widowControl/>
        <w:numPr>
          <w:ilvl w:val="0"/>
          <w:numId w:val="558"/>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Patch</w:t>
      </w:r>
      <w:r w:rsidRPr="0052413D">
        <w:rPr>
          <w:rFonts w:ascii="宋体" w:eastAsia="宋体" w:hAnsi="宋体" w:cs="宋体"/>
          <w:kern w:val="0"/>
          <w:sz w:val="24"/>
          <w:szCs w:val="24"/>
        </w:rPr>
        <w:t> is for new features and bug fixes. If you upgrade from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1.6.3</w:t>
      </w:r>
      <w:r w:rsidRPr="0052413D">
        <w:rPr>
          <w:rFonts w:ascii="宋体" w:eastAsia="宋体" w:hAnsi="宋体" w:cs="宋体"/>
          <w:kern w:val="0"/>
          <w:sz w:val="24"/>
          <w:szCs w:val="24"/>
        </w:rPr>
        <w:t>, your app will continue to work as-is.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We recommend that you set a fixed version when installing Electron from npm: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 --save-exact --save-dev</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--save-exact</w:t>
      </w:r>
      <w:r w:rsidRPr="0052413D">
        <w:rPr>
          <w:rFonts w:ascii="宋体" w:eastAsia="宋体" w:hAnsi="宋体" w:cs="宋体"/>
          <w:kern w:val="0"/>
          <w:sz w:val="24"/>
          <w:szCs w:val="24"/>
        </w:rPr>
        <w:t> flag will add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to your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file without using a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This practice ensures that all upgrades of Electron are a manual operation made by you, the developer.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Alternatively, you can use the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prefix in your SemVer range, like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This will lock your major and minor version, but allow new patch versions to be installed.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Installation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Tips for installing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install prebuilt Electron binaries, use </w:t>
      </w:r>
      <w:hyperlink r:id="rId651" w:history="1">
        <w:r w:rsidRPr="0052413D">
          <w:rPr>
            <w:rFonts w:ascii="Consolas" w:eastAsia="宋体" w:hAnsi="Consolas" w:cs="宋体"/>
            <w:color w:val="0B3D47"/>
            <w:kern w:val="0"/>
            <w:sz w:val="20"/>
            <w:szCs w:val="20"/>
            <w:shd w:val="clear" w:color="auto" w:fill="F1F3F4"/>
          </w:rPr>
          <w:t>npm</w:t>
        </w:r>
      </w:hyperlink>
      <w:r w:rsidRPr="0052413D">
        <w:rPr>
          <w:rFonts w:ascii="宋体" w:eastAsia="宋体" w:hAnsi="宋体" w:cs="宋体"/>
          <w:kern w:val="0"/>
          <w:sz w:val="24"/>
          <w:szCs w:val="24"/>
        </w:rPr>
        <w:t>. The preferred method is to install Electron as a development dependency in your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 --save-dev --save-exact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--save-exact</w:t>
      </w:r>
      <w:r w:rsidRPr="0052413D">
        <w:rPr>
          <w:rFonts w:ascii="宋体" w:eastAsia="宋体" w:hAnsi="宋体" w:cs="宋体"/>
          <w:kern w:val="0"/>
          <w:sz w:val="24"/>
          <w:szCs w:val="24"/>
        </w:rPr>
        <w:t> flag is recommended as Electron does not follow semantic versioning. See the </w:t>
      </w:r>
      <w:hyperlink r:id="rId652" w:history="1">
        <w:r w:rsidRPr="0052413D">
          <w:rPr>
            <w:rFonts w:ascii="宋体" w:eastAsia="宋体" w:hAnsi="宋体" w:cs="宋体"/>
            <w:color w:val="046DC8"/>
            <w:kern w:val="0"/>
            <w:sz w:val="24"/>
            <w:szCs w:val="24"/>
            <w:u w:val="single"/>
          </w:rPr>
          <w:t>versioning doc</w:t>
        </w:r>
      </w:hyperlink>
      <w:r w:rsidRPr="0052413D">
        <w:rPr>
          <w:rFonts w:ascii="宋体" w:eastAsia="宋体" w:hAnsi="宋体" w:cs="宋体"/>
          <w:kern w:val="0"/>
          <w:sz w:val="24"/>
          <w:szCs w:val="24"/>
        </w:rPr>
        <w:t>for info on how to manage Electron versions in your apps.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Global Installation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install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command globally in your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 -g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Customization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change the architecture that is downloaded (e.g.,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on an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 machine), you can use the </w:t>
      </w:r>
      <w:r w:rsidRPr="0052413D">
        <w:rPr>
          <w:rFonts w:ascii="Consolas" w:eastAsia="宋体" w:hAnsi="Consolas" w:cs="宋体"/>
          <w:color w:val="0B3D47"/>
          <w:kern w:val="0"/>
          <w:sz w:val="20"/>
          <w:szCs w:val="20"/>
          <w:shd w:val="clear" w:color="auto" w:fill="F1F3F4"/>
        </w:rPr>
        <w:t>--arch</w:t>
      </w:r>
      <w:r w:rsidRPr="0052413D">
        <w:rPr>
          <w:rFonts w:ascii="宋体" w:eastAsia="宋体" w:hAnsi="宋体" w:cs="宋体"/>
          <w:kern w:val="0"/>
          <w:sz w:val="24"/>
          <w:szCs w:val="24"/>
        </w:rPr>
        <w:t> flag with npm install or set the </w:t>
      </w:r>
      <w:r w:rsidRPr="0052413D">
        <w:rPr>
          <w:rFonts w:ascii="Consolas" w:eastAsia="宋体" w:hAnsi="Consolas" w:cs="宋体"/>
          <w:color w:val="0B3D47"/>
          <w:kern w:val="0"/>
          <w:sz w:val="20"/>
          <w:szCs w:val="20"/>
          <w:shd w:val="clear" w:color="auto" w:fill="F1F3F4"/>
        </w:rPr>
        <w:t>npm_config_arch</w:t>
      </w:r>
      <w:r w:rsidRPr="0052413D">
        <w:rPr>
          <w:rFonts w:ascii="宋体" w:eastAsia="宋体" w:hAnsi="宋体" w:cs="宋体"/>
          <w:kern w:val="0"/>
          <w:sz w:val="24"/>
          <w:szCs w:val="24"/>
        </w:rPr>
        <w:t> environment variable: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--arch=ia32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addition to changing the architecture, you can also specify the platform (e.g., </w:t>
      </w:r>
      <w:r w:rsidRPr="0052413D">
        <w:rPr>
          <w:rFonts w:ascii="Consolas" w:eastAsia="宋体" w:hAnsi="Consolas" w:cs="宋体"/>
          <w:color w:val="0B3D47"/>
          <w:kern w:val="0"/>
          <w:sz w:val="20"/>
          <w:szCs w:val="20"/>
          <w:shd w:val="clear" w:color="auto" w:fill="F1F3F4"/>
        </w:rPr>
        <w:t>win32</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linux</w:t>
      </w:r>
      <w:r w:rsidRPr="0052413D">
        <w:rPr>
          <w:rFonts w:ascii="宋体" w:eastAsia="宋体" w:hAnsi="宋体" w:cs="宋体"/>
          <w:kern w:val="0"/>
          <w:sz w:val="24"/>
          <w:szCs w:val="24"/>
        </w:rPr>
        <w:t>, etc.) using the </w:t>
      </w:r>
      <w:r w:rsidRPr="0052413D">
        <w:rPr>
          <w:rFonts w:ascii="Consolas" w:eastAsia="宋体" w:hAnsi="Consolas" w:cs="宋体"/>
          <w:color w:val="0B3D47"/>
          <w:kern w:val="0"/>
          <w:sz w:val="20"/>
          <w:szCs w:val="20"/>
          <w:shd w:val="clear" w:color="auto" w:fill="F1F3F4"/>
        </w:rPr>
        <w:t>--platform</w:t>
      </w:r>
      <w:r w:rsidRPr="0052413D">
        <w:rPr>
          <w:rFonts w:ascii="宋体" w:eastAsia="宋体" w:hAnsi="宋体" w:cs="宋体"/>
          <w:kern w:val="0"/>
          <w:sz w:val="24"/>
          <w:szCs w:val="24"/>
        </w:rPr>
        <w:t> flag: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npm install --platform=win32 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need to use an HTTP proxy you can </w:t>
      </w:r>
      <w:hyperlink r:id="rId653" w:anchor="controlling-proxy-behaviour-using-environment-variables" w:history="1">
        <w:r w:rsidRPr="0052413D">
          <w:rPr>
            <w:rFonts w:ascii="宋体" w:eastAsia="宋体" w:hAnsi="宋体" w:cs="宋体"/>
            <w:color w:val="046DC8"/>
            <w:kern w:val="0"/>
            <w:sz w:val="24"/>
            <w:szCs w:val="24"/>
            <w:u w:val="single"/>
          </w:rPr>
          <w:t>set these environment variables</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running </w:t>
      </w:r>
      <w:r w:rsidRPr="0052413D">
        <w:rPr>
          <w:rFonts w:ascii="Consolas" w:eastAsia="宋体" w:hAnsi="Consolas" w:cs="宋体"/>
          <w:color w:val="0B3D47"/>
          <w:kern w:val="0"/>
          <w:sz w:val="20"/>
          <w:szCs w:val="20"/>
          <w:shd w:val="clear" w:color="auto" w:fill="F1F3F4"/>
        </w:rPr>
        <w:t>npm install electron</w:t>
      </w:r>
      <w:r w:rsidRPr="0052413D">
        <w:rPr>
          <w:rFonts w:ascii="宋体" w:eastAsia="宋体" w:hAnsi="宋体" w:cs="宋体"/>
          <w:kern w:val="0"/>
          <w:sz w:val="24"/>
          <w:szCs w:val="24"/>
        </w:rPr>
        <w:t>, some users occasionally encounter installation errors.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almost all cases, these errors are the result of network problems and not actual issues with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npm package. Errors like </w:t>
      </w:r>
      <w:r w:rsidRPr="0052413D">
        <w:rPr>
          <w:rFonts w:ascii="Consolas" w:eastAsia="宋体" w:hAnsi="Consolas" w:cs="宋体"/>
          <w:color w:val="0B3D47"/>
          <w:kern w:val="0"/>
          <w:sz w:val="20"/>
          <w:szCs w:val="20"/>
          <w:shd w:val="clear" w:color="auto" w:fill="F1F3F4"/>
        </w:rPr>
        <w:t>ELIFECYCLE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EAI_AGAIN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ECONNRESET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ETIMEDOUT</w:t>
      </w:r>
      <w:r w:rsidRPr="0052413D">
        <w:rPr>
          <w:rFonts w:ascii="宋体" w:eastAsia="宋体" w:hAnsi="宋体" w:cs="宋体"/>
          <w:kern w:val="0"/>
          <w:sz w:val="24"/>
          <w:szCs w:val="24"/>
        </w:rPr>
        <w:t> are all indications of such network problems. The best resolution is to try switching networks, or just wait a bit and try installing again.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attempt to download Electron directly from </w:t>
      </w:r>
      <w:hyperlink r:id="rId654" w:history="1">
        <w:r w:rsidRPr="0052413D">
          <w:rPr>
            <w:rFonts w:ascii="宋体" w:eastAsia="宋体" w:hAnsi="宋体" w:cs="宋体"/>
            <w:color w:val="046DC8"/>
            <w:kern w:val="0"/>
            <w:sz w:val="24"/>
            <w:szCs w:val="24"/>
            <w:u w:val="single"/>
          </w:rPr>
          <w:t>electron/electron/releases</w:t>
        </w:r>
      </w:hyperlink>
      <w:r w:rsidRPr="0052413D">
        <w:rPr>
          <w:rFonts w:ascii="宋体" w:eastAsia="宋体" w:hAnsi="宋体" w:cs="宋体"/>
          <w:kern w:val="0"/>
          <w:sz w:val="24"/>
          <w:szCs w:val="24"/>
        </w:rPr>
        <w:t> if installing via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is failing.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installation fails with an </w:t>
      </w:r>
      <w:r w:rsidRPr="0052413D">
        <w:rPr>
          <w:rFonts w:ascii="Consolas" w:eastAsia="宋体" w:hAnsi="Consolas" w:cs="宋体"/>
          <w:color w:val="0B3D47"/>
          <w:kern w:val="0"/>
          <w:sz w:val="20"/>
          <w:szCs w:val="20"/>
          <w:shd w:val="clear" w:color="auto" w:fill="F1F3F4"/>
        </w:rPr>
        <w:t>EACCESS</w:t>
      </w:r>
      <w:r w:rsidRPr="0052413D">
        <w:rPr>
          <w:rFonts w:ascii="宋体" w:eastAsia="宋体" w:hAnsi="宋体" w:cs="宋体"/>
          <w:kern w:val="0"/>
          <w:sz w:val="24"/>
          <w:szCs w:val="24"/>
        </w:rPr>
        <w:t> error you may need to </w:t>
      </w:r>
      <w:hyperlink r:id="rId655" w:history="1">
        <w:r w:rsidRPr="0052413D">
          <w:rPr>
            <w:rFonts w:ascii="宋体" w:eastAsia="宋体" w:hAnsi="宋体" w:cs="宋体"/>
            <w:color w:val="046DC8"/>
            <w:kern w:val="0"/>
            <w:sz w:val="24"/>
            <w:szCs w:val="24"/>
            <w:u w:val="single"/>
          </w:rPr>
          <w:t>fix your npm permissions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the above error persists, the </w:t>
      </w:r>
      <w:hyperlink r:id="rId656" w:anchor="unsafe-perm" w:history="1">
        <w:r w:rsidRPr="0052413D">
          <w:rPr>
            <w:rFonts w:ascii="宋体" w:eastAsia="宋体" w:hAnsi="宋体" w:cs="宋体"/>
            <w:color w:val="046DC8"/>
            <w:kern w:val="0"/>
            <w:sz w:val="24"/>
            <w:szCs w:val="24"/>
            <w:u w:val="single"/>
          </w:rPr>
          <w:t>unsafe-perm</w:t>
        </w:r>
      </w:hyperlink>
      <w:r w:rsidRPr="0052413D">
        <w:rPr>
          <w:rFonts w:ascii="宋体" w:eastAsia="宋体" w:hAnsi="宋体" w:cs="宋体"/>
          <w:kern w:val="0"/>
          <w:sz w:val="24"/>
          <w:szCs w:val="24"/>
        </w:rPr>
        <w:t> flag may need to be set to 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sudo npm install electron --unsafe-perm=</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slower networks, it may be advisable to use the </w:t>
      </w:r>
      <w:r w:rsidRPr="0052413D">
        <w:rPr>
          <w:rFonts w:ascii="Consolas" w:eastAsia="宋体" w:hAnsi="Consolas" w:cs="宋体"/>
          <w:color w:val="0B3D47"/>
          <w:kern w:val="0"/>
          <w:sz w:val="20"/>
          <w:szCs w:val="20"/>
          <w:shd w:val="clear" w:color="auto" w:fill="F1F3F4"/>
        </w:rPr>
        <w:t>--verbose</w:t>
      </w:r>
      <w:r w:rsidRPr="0052413D">
        <w:rPr>
          <w:rFonts w:ascii="宋体" w:eastAsia="宋体" w:hAnsi="宋体" w:cs="宋体"/>
          <w:kern w:val="0"/>
          <w:sz w:val="24"/>
          <w:szCs w:val="24"/>
        </w:rPr>
        <w:t> flag in order to show download progress: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--verbose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need to force a re-download of the asset and the SHASUM file set the </w:t>
      </w:r>
      <w:r w:rsidRPr="0052413D">
        <w:rPr>
          <w:rFonts w:ascii="Consolas" w:eastAsia="宋体" w:hAnsi="Consolas" w:cs="宋体"/>
          <w:color w:val="0B3D47"/>
          <w:kern w:val="0"/>
          <w:sz w:val="20"/>
          <w:szCs w:val="20"/>
          <w:shd w:val="clear" w:color="auto" w:fill="F1F3F4"/>
        </w:rPr>
        <w:t>force_no_cache</w:t>
      </w:r>
      <w:r w:rsidRPr="0052413D">
        <w:rPr>
          <w:rFonts w:ascii="宋体" w:eastAsia="宋体" w:hAnsi="宋体" w:cs="宋体"/>
          <w:kern w:val="0"/>
          <w:sz w:val="24"/>
          <w:szCs w:val="24"/>
        </w:rPr>
        <w:t> enviroment variable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Keyboard Shortcuts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Configure local and global keyboard shortcuts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Local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use the </w:t>
      </w:r>
      <w:hyperlink r:id="rId657" w:history="1">
        <w:r w:rsidRPr="0052413D">
          <w:rPr>
            <w:rFonts w:ascii="宋体" w:eastAsia="宋体" w:hAnsi="宋体" w:cs="宋体"/>
            <w:color w:val="046DC8"/>
            <w:kern w:val="0"/>
            <w:sz w:val="24"/>
            <w:szCs w:val="24"/>
            <w:u w:val="single"/>
          </w:rPr>
          <w:t>Menu</w:t>
        </w:r>
      </w:hyperlink>
      <w:r w:rsidRPr="0052413D">
        <w:rPr>
          <w:rFonts w:ascii="宋体" w:eastAsia="宋体" w:hAnsi="宋体" w:cs="宋体"/>
          <w:kern w:val="0"/>
          <w:sz w:val="24"/>
          <w:szCs w:val="24"/>
        </w:rPr>
        <w:t> module to configure keyboard shortcuts that will be triggered only when the app is focused. To do so, specify an </w:t>
      </w:r>
      <w:hyperlink r:id="rId658" w:history="1">
        <w:r w:rsidRPr="0052413D">
          <w:rPr>
            <w:rFonts w:ascii="Consolas" w:eastAsia="宋体" w:hAnsi="Consolas" w:cs="宋体"/>
            <w:color w:val="0B3D47"/>
            <w:kern w:val="0"/>
            <w:sz w:val="20"/>
            <w:szCs w:val="20"/>
            <w:shd w:val="clear" w:color="auto" w:fill="F1F3F4"/>
          </w:rPr>
          <w:t>accelerator</w:t>
        </w:r>
      </w:hyperlink>
      <w:r w:rsidRPr="0052413D">
        <w:rPr>
          <w:rFonts w:ascii="宋体" w:eastAsia="宋体" w:hAnsi="宋体" w:cs="宋体"/>
          <w:kern w:val="0"/>
          <w:sz w:val="24"/>
          <w:szCs w:val="24"/>
        </w:rPr>
        <w:t> property when creating a </w:t>
      </w:r>
      <w:hyperlink r:id="rId659" w:history="1">
        <w:r w:rsidRPr="0052413D">
          <w:rPr>
            <w:rFonts w:ascii="宋体" w:eastAsia="宋体" w:hAnsi="宋体" w:cs="宋体"/>
            <w:color w:val="046DC8"/>
            <w:kern w:val="0"/>
            <w:sz w:val="24"/>
            <w:szCs w:val="24"/>
            <w:u w:val="single"/>
          </w:rPr>
          <w:t>MenuItem</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MenuItem}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accelerator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'CmdOrCtrl+P'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click</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'time to print stuff'</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It’s easy to configure different key combinations based on the user’s operating system.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accelerator: process.platform ===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'Alt+Cmd+I'</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'Ctrl+Shift+I'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Global Shortcuts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use the </w:t>
      </w:r>
      <w:hyperlink r:id="rId660" w:history="1">
        <w:r w:rsidRPr="0052413D">
          <w:rPr>
            <w:rFonts w:ascii="宋体" w:eastAsia="宋体" w:hAnsi="宋体" w:cs="宋体"/>
            <w:color w:val="046DC8"/>
            <w:kern w:val="0"/>
            <w:sz w:val="24"/>
            <w:szCs w:val="24"/>
            <w:u w:val="single"/>
          </w:rPr>
          <w:t>globalShortcut</w:t>
        </w:r>
      </w:hyperlink>
      <w:r w:rsidRPr="0052413D">
        <w:rPr>
          <w:rFonts w:ascii="宋体" w:eastAsia="宋体" w:hAnsi="宋体" w:cs="宋体"/>
          <w:kern w:val="0"/>
          <w:sz w:val="24"/>
          <w:szCs w:val="24"/>
        </w:rPr>
        <w:t> module to detect keyboard events even when the application does not have keyboard focus.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globalShortcut}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globalShortcut.register(</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'CommandOrControl+X is pressed'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Shortcuts within a BrowserWindow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handle keyboard shortcuts for a </w:t>
      </w:r>
      <w:hyperlink r:id="rId661"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you can use the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event listeners on the window object inside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lastRenderedPageBreak/>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'keyup'</w:t>
      </w:r>
      <w:r w:rsidRPr="0052413D">
        <w:rPr>
          <w:rFonts w:ascii="Consolas" w:eastAsia="宋体" w:hAnsi="Consolas" w:cs="宋体"/>
          <w:color w:val="0B3D47"/>
          <w:kern w:val="0"/>
          <w:sz w:val="20"/>
          <w:szCs w:val="20"/>
          <w:bdr w:val="none" w:sz="0" w:space="0" w:color="auto" w:frame="1"/>
        </w:rPr>
        <w:t xml:space="preserve">, doSomething,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the third parameter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which means the listener will always receive key presses before other listeners so they can’t have </w:t>
      </w:r>
      <w:r w:rsidRPr="0052413D">
        <w:rPr>
          <w:rFonts w:ascii="Consolas" w:eastAsia="宋体" w:hAnsi="Consolas" w:cs="宋体"/>
          <w:color w:val="0B3D47"/>
          <w:kern w:val="0"/>
          <w:sz w:val="20"/>
          <w:szCs w:val="20"/>
          <w:shd w:val="clear" w:color="auto" w:fill="F1F3F4"/>
        </w:rPr>
        <w:t>stopPropagation()</w:t>
      </w:r>
      <w:r w:rsidRPr="0052413D">
        <w:rPr>
          <w:rFonts w:ascii="宋体" w:eastAsia="宋体" w:hAnsi="宋体" w:cs="宋体"/>
          <w:kern w:val="0"/>
          <w:sz w:val="24"/>
          <w:szCs w:val="24"/>
        </w:rPr>
        <w:t> called on them.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hyperlink r:id="rId662" w:anchor="event-before-input-event" w:history="1">
        <w:r w:rsidRPr="0052413D">
          <w:rPr>
            <w:rFonts w:ascii="Consolas" w:eastAsia="宋体" w:hAnsi="Consolas" w:cs="宋体"/>
            <w:color w:val="0B3D47"/>
            <w:kern w:val="0"/>
            <w:sz w:val="20"/>
            <w:szCs w:val="20"/>
            <w:shd w:val="clear" w:color="auto" w:fill="F1F3F4"/>
          </w:rPr>
          <w:t>before-input-event</w:t>
        </w:r>
      </w:hyperlink>
      <w:r w:rsidRPr="0052413D">
        <w:rPr>
          <w:rFonts w:ascii="宋体" w:eastAsia="宋体" w:hAnsi="宋体" w:cs="宋体"/>
          <w:kern w:val="0"/>
          <w:sz w:val="24"/>
          <w:szCs w:val="24"/>
        </w:rPr>
        <w:t> event is emitted before dispatching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events in the page. It can be used to catch and handle custom shortcuts that are not visible in the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don’t want to do manual shortcut parsing there are libraries that do advanced key detection such as </w:t>
      </w:r>
      <w:hyperlink r:id="rId663" w:history="1">
        <w:r w:rsidRPr="0052413D">
          <w:rPr>
            <w:rFonts w:ascii="宋体" w:eastAsia="宋体" w:hAnsi="宋体" w:cs="宋体"/>
            <w:color w:val="046DC8"/>
            <w:kern w:val="0"/>
            <w:sz w:val="24"/>
            <w:szCs w:val="24"/>
            <w:u w:val="single"/>
          </w:rPr>
          <w:t>mousetrap</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'show shortcuts!'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'esc'</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'escape'</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'keyup'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combinations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'command+shift+k'</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'command shift k'</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map multiple combinations to the same callback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'command+k'</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'ctrl+k'</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'command k or control 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return false to prevent default behavior and stop event from bubbling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gmail style sequences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'g i'</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'go to inbox'</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 a'</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'select all'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konami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'up up down down left right left right b a enter'</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'konami code'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Mac App Store Submission Guide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v0.34.0, Electron allows submitting packaged apps to the Mac App Store (MAS). This guide provides information on: how to submit your app and the limitations of the MAS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Submitting an app to Mac App Store requires enrolling </w:t>
      </w:r>
      <w:hyperlink r:id="rId664" w:history="1">
        <w:r w:rsidRPr="0052413D">
          <w:rPr>
            <w:rFonts w:ascii="宋体" w:eastAsia="宋体" w:hAnsi="宋体" w:cs="宋体"/>
            <w:color w:val="046DC8"/>
            <w:kern w:val="0"/>
            <w:sz w:val="24"/>
            <w:szCs w:val="24"/>
            <w:u w:val="single"/>
          </w:rPr>
          <w:t>Apple Developer Program</w:t>
        </w:r>
      </w:hyperlink>
      <w:r w:rsidRPr="0052413D">
        <w:rPr>
          <w:rFonts w:ascii="宋体" w:eastAsia="宋体" w:hAnsi="宋体" w:cs="宋体"/>
          <w:kern w:val="0"/>
          <w:sz w:val="24"/>
          <w:szCs w:val="24"/>
        </w:rPr>
        <w:t>, which costs money.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Submit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steps introduce a simple way to submit your app to Mac App Store. However, these steps do not ensure your app will be approved by Apple; you still need to read Apple’s </w:t>
      </w:r>
      <w:hyperlink r:id="rId665" w:history="1">
        <w:r w:rsidRPr="0052413D">
          <w:rPr>
            <w:rFonts w:ascii="宋体" w:eastAsia="宋体" w:hAnsi="宋体" w:cs="宋体"/>
            <w:color w:val="046DC8"/>
            <w:kern w:val="0"/>
            <w:sz w:val="24"/>
            <w:szCs w:val="24"/>
            <w:u w:val="single"/>
          </w:rPr>
          <w:t>Submitting Your App</w:t>
        </w:r>
      </w:hyperlink>
      <w:r w:rsidRPr="0052413D">
        <w:rPr>
          <w:rFonts w:ascii="宋体" w:eastAsia="宋体" w:hAnsi="宋体" w:cs="宋体"/>
          <w:kern w:val="0"/>
          <w:sz w:val="24"/>
          <w:szCs w:val="24"/>
        </w:rPr>
        <w:t> guide on how to meet the Mac App Store requirements.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Get Certificate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submit your app to the Mac App Store, you first must get a certificate from Apple. You can follow these </w:t>
      </w:r>
      <w:hyperlink r:id="rId666" w:anchor="first-steps" w:history="1">
        <w:r w:rsidRPr="0052413D">
          <w:rPr>
            <w:rFonts w:ascii="宋体" w:eastAsia="宋体" w:hAnsi="宋体" w:cs="宋体"/>
            <w:color w:val="046DC8"/>
            <w:kern w:val="0"/>
            <w:sz w:val="24"/>
            <w:szCs w:val="24"/>
            <w:u w:val="single"/>
          </w:rPr>
          <w:t>existing guides</w:t>
        </w:r>
      </w:hyperlink>
      <w:r w:rsidRPr="0052413D">
        <w:rPr>
          <w:rFonts w:ascii="宋体" w:eastAsia="宋体" w:hAnsi="宋体" w:cs="宋体"/>
          <w:kern w:val="0"/>
          <w:sz w:val="24"/>
          <w:szCs w:val="24"/>
        </w:rPr>
        <w:t> on web.</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Get Team ID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Before signing your app, you need to know the Team ID of your account. To locate your Team ID, Sign in to </w:t>
      </w:r>
      <w:hyperlink r:id="rId667" w:history="1">
        <w:r w:rsidRPr="0052413D">
          <w:rPr>
            <w:rFonts w:ascii="宋体" w:eastAsia="宋体" w:hAnsi="宋体" w:cs="宋体"/>
            <w:color w:val="046DC8"/>
            <w:kern w:val="0"/>
            <w:sz w:val="24"/>
            <w:szCs w:val="24"/>
            <w:u w:val="single"/>
          </w:rPr>
          <w:t>Apple Developer Center</w:t>
        </w:r>
      </w:hyperlink>
      <w:r w:rsidRPr="0052413D">
        <w:rPr>
          <w:rFonts w:ascii="宋体" w:eastAsia="宋体" w:hAnsi="宋体" w:cs="宋体"/>
          <w:kern w:val="0"/>
          <w:sz w:val="24"/>
          <w:szCs w:val="24"/>
        </w:rPr>
        <w:t>, and click Membership in the sidebar. Your Team ID appears in the Membership Information section under the team name.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Sign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finishing the preparation work, you can package your app by following </w:t>
      </w:r>
      <w:hyperlink r:id="rId668" w:history="1">
        <w:r w:rsidRPr="0052413D">
          <w:rPr>
            <w:rFonts w:ascii="宋体" w:eastAsia="宋体" w:hAnsi="宋体" w:cs="宋体"/>
            <w:color w:val="046DC8"/>
            <w:kern w:val="0"/>
            <w:sz w:val="24"/>
            <w:szCs w:val="24"/>
            <w:u w:val="single"/>
          </w:rPr>
          <w:t>Application Distribution</w:t>
        </w:r>
      </w:hyperlink>
      <w:r w:rsidRPr="0052413D">
        <w:rPr>
          <w:rFonts w:ascii="宋体" w:eastAsia="宋体" w:hAnsi="宋体" w:cs="宋体"/>
          <w:kern w:val="0"/>
          <w:sz w:val="24"/>
          <w:szCs w:val="24"/>
        </w:rPr>
        <w:t>, and then proceed to signing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First, you have to add a </w:t>
      </w:r>
      <w:r w:rsidRPr="0052413D">
        <w:rPr>
          <w:rFonts w:ascii="Consolas" w:eastAsia="宋体" w:hAnsi="Consolas" w:cs="宋体"/>
          <w:color w:val="0B3D47"/>
          <w:kern w:val="0"/>
          <w:sz w:val="20"/>
          <w:szCs w:val="20"/>
          <w:shd w:val="clear" w:color="auto" w:fill="F1F3F4"/>
        </w:rPr>
        <w:t>ElectronTeamID</w:t>
      </w:r>
      <w:r w:rsidRPr="0052413D">
        <w:rPr>
          <w:rFonts w:ascii="宋体" w:eastAsia="宋体" w:hAnsi="宋体" w:cs="宋体"/>
          <w:kern w:val="0"/>
          <w:sz w:val="24"/>
          <w:szCs w:val="24"/>
        </w:rPr>
        <w:t> key to your app’s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which has your Team ID as 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lastRenderedPageBreak/>
        <w:t>&lt;plist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version=</w:t>
      </w:r>
      <w:r w:rsidRPr="0052413D">
        <w:rPr>
          <w:rFonts w:ascii="Consolas" w:eastAsia="宋体" w:hAnsi="Consolas" w:cs="宋体"/>
          <w:color w:val="D01040"/>
          <w:kern w:val="0"/>
          <w:sz w:val="20"/>
          <w:szCs w:val="20"/>
          <w:bdr w:val="none" w:sz="0" w:space="0" w:color="auto" w:frame="1"/>
        </w:rPr>
        <w:t>"1.0"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ElectronTeamID</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&lt;string&gt;</w:t>
      </w:r>
      <w:r w:rsidRPr="0052413D">
        <w:rPr>
          <w:rFonts w:ascii="Consolas" w:eastAsia="宋体" w:hAnsi="Consolas" w:cs="宋体"/>
          <w:color w:val="0B3D47"/>
          <w:kern w:val="0"/>
          <w:sz w:val="20"/>
          <w:szCs w:val="20"/>
          <w:bdr w:val="none" w:sz="0" w:space="0" w:color="auto" w:frame="1"/>
        </w:rPr>
        <w:t>TEAM_ID</w:t>
      </w:r>
      <w:r w:rsidRPr="0052413D">
        <w:rPr>
          <w:rFonts w:ascii="Consolas" w:eastAsia="宋体" w:hAnsi="Consolas" w:cs="宋体"/>
          <w:color w:val="000080"/>
          <w:kern w:val="0"/>
          <w:sz w:val="20"/>
          <w:szCs w:val="20"/>
          <w:bdr w:val="none" w:sz="0" w:space="0" w:color="auto" w:frame="1"/>
        </w:rPr>
        <w:t>&lt;/string&gt;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you need to prepare two entitlements files.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child.plist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&lt;?xml version="1.0" encoding="UTF-8"?&gt;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plist PUBLIC "-//Apple//DTD PLIST 1.0//EN" "http://www.apple.com/DTDs/PropertyList-1.0.dtd"&gt;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version=</w:t>
      </w:r>
      <w:r w:rsidRPr="0052413D">
        <w:rPr>
          <w:rFonts w:ascii="Consolas" w:eastAsia="宋体" w:hAnsi="Consolas" w:cs="宋体"/>
          <w:color w:val="D01040"/>
          <w:kern w:val="0"/>
          <w:sz w:val="20"/>
          <w:szCs w:val="20"/>
          <w:bdr w:val="none" w:sz="0" w:space="0" w:color="auto" w:frame="1"/>
        </w:rPr>
        <w:t>"1.0"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com.apple.security.app-sandbox</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com.apple.security.inherit</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&lt;/plist&gt;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parent.plist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&lt;?xml version="1.0" encoding="UTF-8"?&gt;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plist PUBLIC "-//Apple//DTD PLIST 1.0//EN" "http://www.apple.com/DTDs/PropertyList-1.0.dtd"&gt;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version=</w:t>
      </w:r>
      <w:r w:rsidRPr="0052413D">
        <w:rPr>
          <w:rFonts w:ascii="Consolas" w:eastAsia="宋体" w:hAnsi="Consolas" w:cs="宋体"/>
          <w:color w:val="D01040"/>
          <w:kern w:val="0"/>
          <w:sz w:val="20"/>
          <w:szCs w:val="20"/>
          <w:bdr w:val="none" w:sz="0" w:space="0" w:color="auto" w:frame="1"/>
        </w:rPr>
        <w:t>"1.0"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com.apple.security.app-sandbox</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com.apple.security.application-groups</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&lt;string&gt;</w:t>
      </w:r>
      <w:r w:rsidRPr="0052413D">
        <w:rPr>
          <w:rFonts w:ascii="Consolas" w:eastAsia="宋体" w:hAnsi="Consolas" w:cs="宋体"/>
          <w:color w:val="0B3D47"/>
          <w:kern w:val="0"/>
          <w:sz w:val="20"/>
          <w:szCs w:val="20"/>
          <w:bdr w:val="none" w:sz="0" w:space="0" w:color="auto" w:frame="1"/>
        </w:rPr>
        <w:t>TEAM_ID.your.bundle.id</w:t>
      </w:r>
      <w:r w:rsidRPr="0052413D">
        <w:rPr>
          <w:rFonts w:ascii="Consolas" w:eastAsia="宋体" w:hAnsi="Consolas" w:cs="宋体"/>
          <w:color w:val="000080"/>
          <w:kern w:val="0"/>
          <w:sz w:val="20"/>
          <w:szCs w:val="20"/>
          <w:bdr w:val="none" w:sz="0" w:space="0" w:color="auto" w:frame="1"/>
        </w:rPr>
        <w:t>&lt;/string&gt;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have to replace </w:t>
      </w:r>
      <w:r w:rsidRPr="0052413D">
        <w:rPr>
          <w:rFonts w:ascii="Consolas" w:eastAsia="宋体" w:hAnsi="Consolas" w:cs="宋体"/>
          <w:color w:val="0B3D47"/>
          <w:kern w:val="0"/>
          <w:sz w:val="20"/>
          <w:szCs w:val="20"/>
          <w:shd w:val="clear" w:color="auto" w:fill="F1F3F4"/>
        </w:rPr>
        <w:t>TEAM_ID</w:t>
      </w:r>
      <w:r w:rsidRPr="0052413D">
        <w:rPr>
          <w:rFonts w:ascii="宋体" w:eastAsia="宋体" w:hAnsi="宋体" w:cs="宋体"/>
          <w:kern w:val="0"/>
          <w:sz w:val="24"/>
          <w:szCs w:val="24"/>
        </w:rPr>
        <w:t> with your Team ID, and replace </w:t>
      </w:r>
      <w:r w:rsidRPr="0052413D">
        <w:rPr>
          <w:rFonts w:ascii="Consolas" w:eastAsia="宋体" w:hAnsi="Consolas" w:cs="宋体"/>
          <w:color w:val="0B3D47"/>
          <w:kern w:val="0"/>
          <w:sz w:val="20"/>
          <w:szCs w:val="20"/>
          <w:shd w:val="clear" w:color="auto" w:fill="F1F3F4"/>
        </w:rPr>
        <w:t>your.bundle.id</w:t>
      </w:r>
      <w:r w:rsidRPr="0052413D">
        <w:rPr>
          <w:rFonts w:ascii="宋体" w:eastAsia="宋体" w:hAnsi="宋体" w:cs="宋体"/>
          <w:kern w:val="0"/>
          <w:sz w:val="24"/>
          <w:szCs w:val="24"/>
        </w:rPr>
        <w:t> with the Bundle ID of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then sign your app with the following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#!/bin/bash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Name of your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lastRenderedPageBreak/>
        <w:t>APP</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path of your app to sign.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"/path/to/YourApp.app"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path to the location you want to put the signed package.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RESULT_PATH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"~/Desktop/</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.pkg"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name of certificates you requested.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"3rd Party Mac Developer Application: Company Name (APPIDENTITY)"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INSTALLER_KEY</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"3rd Party Mac Developer Installer: Company Name (APPIDENTITY)"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path of your plist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"/path/to/child.plist"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PARENT_PLIST</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"/path/to/parent.plist"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/Contents/Frameworks"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Framework.framework/Versions/A/Electron Framework"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Framework.framework/Versions/A/Libraries/libffmpeg.dylib"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Framework.framework/Versions/A/Libraries/libnode.dylib"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Helper.app/Contents/MacOS/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EH.app/Contents/MacOS/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EH"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EH.app/"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NP.app/Contents/MacOS/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NP"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NP.app/"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$PARENT_PLIST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productbuild --component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/Applications --sign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$INSTALLER_KEY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$RESULT_PATH</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are new to app sandboxing under macOS, you should also read through Apple’s </w:t>
      </w:r>
      <w:hyperlink r:id="rId669" w:history="1">
        <w:r w:rsidRPr="0052413D">
          <w:rPr>
            <w:rFonts w:ascii="宋体" w:eastAsia="宋体" w:hAnsi="宋体" w:cs="宋体"/>
            <w:color w:val="046DC8"/>
            <w:kern w:val="0"/>
            <w:sz w:val="24"/>
            <w:szCs w:val="24"/>
            <w:u w:val="single"/>
          </w:rPr>
          <w:t>Enabling App Sandbox</w:t>
        </w:r>
      </w:hyperlink>
      <w:r w:rsidRPr="0052413D">
        <w:rPr>
          <w:rFonts w:ascii="宋体" w:eastAsia="宋体" w:hAnsi="宋体" w:cs="宋体"/>
          <w:kern w:val="0"/>
          <w:sz w:val="24"/>
          <w:szCs w:val="24"/>
        </w:rPr>
        <w:t> to have a basic idea, then add keys for the permissions needed by your app to the entitlements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Apart from manually signing your app, you can also choose to use the </w:t>
      </w:r>
      <w:hyperlink r:id="rId670" w:history="1">
        <w:r w:rsidRPr="0052413D">
          <w:rPr>
            <w:rFonts w:ascii="宋体" w:eastAsia="宋体" w:hAnsi="宋体" w:cs="宋体"/>
            <w:color w:val="046DC8"/>
            <w:kern w:val="0"/>
            <w:sz w:val="24"/>
            <w:szCs w:val="24"/>
            <w:u w:val="single"/>
          </w:rPr>
          <w:t>electron-osx-sign</w:t>
        </w:r>
      </w:hyperlink>
      <w:r w:rsidRPr="0052413D">
        <w:rPr>
          <w:rFonts w:ascii="宋体" w:eastAsia="宋体" w:hAnsi="宋体" w:cs="宋体"/>
          <w:kern w:val="0"/>
          <w:sz w:val="24"/>
          <w:szCs w:val="24"/>
        </w:rPr>
        <w:t> module to do the job.</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Sign 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Native modules used in your app also need to be signed. If using electron-osx-sign, be sure to include the path to the built binaries in the argument 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electron-osx-sign YourApp.app YourApp.app/Contents/Resources/app/node_modules/nativemodule/build/release/nativemodule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Also note that native modules may have intermediate files produced which should not be included (as they would also need to be signed). If you use </w:t>
      </w:r>
      <w:hyperlink r:id="rId671" w:history="1">
        <w:r w:rsidRPr="0052413D">
          <w:rPr>
            <w:rFonts w:ascii="宋体" w:eastAsia="宋体" w:hAnsi="宋体" w:cs="宋体"/>
            <w:color w:val="046DC8"/>
            <w:kern w:val="0"/>
            <w:sz w:val="24"/>
            <w:szCs w:val="24"/>
            <w:u w:val="single"/>
          </w:rPr>
          <w:t>electron-packager</w:t>
        </w:r>
      </w:hyperlink>
      <w:r w:rsidRPr="0052413D">
        <w:rPr>
          <w:rFonts w:ascii="宋体" w:eastAsia="宋体" w:hAnsi="宋体" w:cs="宋体"/>
          <w:kern w:val="0"/>
          <w:sz w:val="24"/>
          <w:szCs w:val="24"/>
        </w:rPr>
        <w:t> before version 8.1.0, add </w:t>
      </w:r>
      <w:r w:rsidRPr="0052413D">
        <w:rPr>
          <w:rFonts w:ascii="Consolas" w:eastAsia="宋体" w:hAnsi="Consolas" w:cs="宋体"/>
          <w:color w:val="0B3D47"/>
          <w:kern w:val="0"/>
          <w:sz w:val="20"/>
          <w:szCs w:val="20"/>
          <w:shd w:val="clear" w:color="auto" w:fill="F1F3F4"/>
        </w:rPr>
        <w:t>--ignore=.+\.o$</w:t>
      </w:r>
      <w:r w:rsidRPr="0052413D">
        <w:rPr>
          <w:rFonts w:ascii="宋体" w:eastAsia="宋体" w:hAnsi="宋体" w:cs="宋体"/>
          <w:kern w:val="0"/>
          <w:sz w:val="24"/>
          <w:szCs w:val="24"/>
        </w:rPr>
        <w:t> to your build step to ignore these files. Versions 8.1.0 and later ignores those files by default.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Upload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signing your app, you can use Application Loader to upload it to iTunes Connect for processing, making sure you have </w:t>
      </w:r>
      <w:hyperlink r:id="rId672" w:history="1">
        <w:r w:rsidRPr="0052413D">
          <w:rPr>
            <w:rFonts w:ascii="宋体" w:eastAsia="宋体" w:hAnsi="宋体" w:cs="宋体"/>
            <w:color w:val="046DC8"/>
            <w:kern w:val="0"/>
            <w:sz w:val="24"/>
            <w:szCs w:val="24"/>
            <w:u w:val="single"/>
          </w:rPr>
          <w:t>created a record</w:t>
        </w:r>
      </w:hyperlink>
      <w:r w:rsidRPr="0052413D">
        <w:rPr>
          <w:rFonts w:ascii="宋体" w:eastAsia="宋体" w:hAnsi="宋体" w:cs="宋体"/>
          <w:kern w:val="0"/>
          <w:sz w:val="24"/>
          <w:szCs w:val="24"/>
        </w:rPr>
        <w:t> before uploading.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Submit Your App for Review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these steps, you can </w:t>
      </w:r>
      <w:hyperlink r:id="rId673" w:history="1">
        <w:r w:rsidRPr="0052413D">
          <w:rPr>
            <w:rFonts w:ascii="宋体" w:eastAsia="宋体" w:hAnsi="宋体" w:cs="宋体"/>
            <w:color w:val="046DC8"/>
            <w:kern w:val="0"/>
            <w:sz w:val="24"/>
            <w:szCs w:val="24"/>
            <w:u w:val="single"/>
          </w:rPr>
          <w:t>submit your app for review</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Limitations of MAS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satisfy all requirements for app sandboxing, the following modules have been disabled in the MAS build:</w:t>
      </w:r>
    </w:p>
    <w:p w:rsidR="0052413D" w:rsidRPr="0052413D" w:rsidRDefault="0052413D" w:rsidP="0052413D">
      <w:pPr>
        <w:widowControl/>
        <w:numPr>
          <w:ilvl w:val="0"/>
          <w:numId w:val="5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crashReporter</w:t>
      </w:r>
    </w:p>
    <w:p w:rsidR="0052413D" w:rsidRPr="0052413D" w:rsidRDefault="0052413D" w:rsidP="0052413D">
      <w:pPr>
        <w:widowControl/>
        <w:numPr>
          <w:ilvl w:val="0"/>
          <w:numId w:val="5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autoUpdater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the following behaviors have been changed:</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Video capture may not work for some machines.</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Certain accessibility features may not work.</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Apps will not be aware of DNS changes.</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APIs for launching apps at login are disabled. See https://github.com/electron/electron/issues/7312#issuecomment-249479237</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Also, due to the usage of app sandboxing, the resources which can be accessed by the app are strictly limited; you can read </w:t>
      </w:r>
      <w:hyperlink r:id="rId674" w:history="1">
        <w:r w:rsidRPr="0052413D">
          <w:rPr>
            <w:rFonts w:ascii="宋体" w:eastAsia="宋体" w:hAnsi="宋体" w:cs="宋体"/>
            <w:color w:val="046DC8"/>
            <w:kern w:val="0"/>
            <w:sz w:val="24"/>
            <w:szCs w:val="24"/>
            <w:u w:val="single"/>
          </w:rPr>
          <w:t>App Sandboxing</w:t>
        </w:r>
      </w:hyperlink>
      <w:r w:rsidRPr="0052413D">
        <w:rPr>
          <w:rFonts w:ascii="宋体" w:eastAsia="宋体" w:hAnsi="宋体" w:cs="宋体"/>
          <w:kern w:val="0"/>
          <w:sz w:val="24"/>
          <w:szCs w:val="24"/>
        </w:rPr>
        <w:t> for more information.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Additional Entitlements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Depending on which Electron APIs your app uses, you may need to add additional entitlements to your </w:t>
      </w:r>
      <w:r w:rsidRPr="0052413D">
        <w:rPr>
          <w:rFonts w:ascii="Consolas" w:eastAsia="宋体" w:hAnsi="Consolas" w:cs="宋体"/>
          <w:color w:val="0B3D47"/>
          <w:kern w:val="0"/>
          <w:sz w:val="20"/>
          <w:szCs w:val="20"/>
          <w:shd w:val="clear" w:color="auto" w:fill="F1F3F4"/>
        </w:rPr>
        <w:t>parent.plist</w:t>
      </w:r>
      <w:r w:rsidRPr="0052413D">
        <w:rPr>
          <w:rFonts w:ascii="宋体" w:eastAsia="宋体" w:hAnsi="宋体" w:cs="宋体"/>
          <w:kern w:val="0"/>
          <w:sz w:val="24"/>
          <w:szCs w:val="24"/>
        </w:rPr>
        <w:t> file to be able to use these APIs from your app’s Mac App Store build.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Network Access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 outgoing network connections to allow your app to connect to a server: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com.apple.security.network.client</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 incoming network connections to allow your app to open a network listening socket: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com.apple.security.network.server</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675" w:anchor="//apple_ref/doc/uid/TP40011195-CH4-SW9" w:history="1">
        <w:r w:rsidRPr="0052413D">
          <w:rPr>
            <w:rFonts w:ascii="宋体" w:eastAsia="宋体" w:hAnsi="宋体" w:cs="宋体"/>
            <w:color w:val="046DC8"/>
            <w:kern w:val="0"/>
            <w:sz w:val="24"/>
            <w:szCs w:val="24"/>
            <w:u w:val="single"/>
          </w:rPr>
          <w:t>Enabling Network Access documentation</w:t>
        </w:r>
      </w:hyperlink>
      <w:r w:rsidRPr="0052413D">
        <w:rPr>
          <w:rFonts w:ascii="宋体" w:eastAsia="宋体" w:hAnsi="宋体" w:cs="宋体"/>
          <w:kern w:val="0"/>
          <w:sz w:val="24"/>
          <w:szCs w:val="24"/>
        </w:rPr>
        <w:t> for more details.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dialog.showOpenDialog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com.apple.security.files.user-selected.read-only</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See the </w:t>
      </w:r>
      <w:hyperlink r:id="rId676" w:anchor="//apple_ref/doc/uid/TP40011195-CH4-SW6" w:history="1">
        <w:r w:rsidRPr="0052413D">
          <w:rPr>
            <w:rFonts w:ascii="宋体" w:eastAsia="宋体" w:hAnsi="宋体" w:cs="宋体"/>
            <w:color w:val="046DC8"/>
            <w:kern w:val="0"/>
            <w:sz w:val="24"/>
            <w:szCs w:val="24"/>
            <w:u w:val="single"/>
          </w:rPr>
          <w:t>Enabling User-Selected File Access documentation</w:t>
        </w:r>
      </w:hyperlink>
      <w:r w:rsidRPr="0052413D">
        <w:rPr>
          <w:rFonts w:ascii="宋体" w:eastAsia="宋体" w:hAnsi="宋体" w:cs="宋体"/>
          <w:kern w:val="0"/>
          <w:sz w:val="24"/>
          <w:szCs w:val="24"/>
        </w:rPr>
        <w:t> for more details.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dialog.showSaveDialog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com.apple.security.files.user-selected.read-write</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677" w:anchor="//apple_ref/doc/uid/TP40011195-CH4-SW6" w:history="1">
        <w:r w:rsidRPr="0052413D">
          <w:rPr>
            <w:rFonts w:ascii="宋体" w:eastAsia="宋体" w:hAnsi="宋体" w:cs="宋体"/>
            <w:color w:val="046DC8"/>
            <w:kern w:val="0"/>
            <w:sz w:val="24"/>
            <w:szCs w:val="24"/>
            <w:u w:val="single"/>
          </w:rPr>
          <w:t>Enabling User-Selected File Access documentation</w:t>
        </w:r>
      </w:hyperlink>
      <w:r w:rsidRPr="0052413D">
        <w:rPr>
          <w:rFonts w:ascii="宋体" w:eastAsia="宋体" w:hAnsi="宋体" w:cs="宋体"/>
          <w:kern w:val="0"/>
          <w:sz w:val="24"/>
          <w:szCs w:val="24"/>
        </w:rPr>
        <w:t> for more details.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Known issues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shell.openItem(filePath)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fail when the app is signed for distribution in the Mac App Store. Subscribe to </w:t>
      </w:r>
      <w:hyperlink r:id="rId678" w:history="1">
        <w:r w:rsidRPr="0052413D">
          <w:rPr>
            <w:rFonts w:ascii="宋体" w:eastAsia="宋体" w:hAnsi="宋体" w:cs="宋体"/>
            <w:color w:val="046DC8"/>
            <w:kern w:val="0"/>
            <w:sz w:val="24"/>
            <w:szCs w:val="24"/>
            <w:u w:val="single"/>
          </w:rPr>
          <w:t>#9005</w:t>
        </w:r>
      </w:hyperlink>
      <w:r w:rsidRPr="0052413D">
        <w:rPr>
          <w:rFonts w:ascii="宋体" w:eastAsia="宋体" w:hAnsi="宋体" w:cs="宋体"/>
          <w:kern w:val="0"/>
          <w:sz w:val="24"/>
          <w:szCs w:val="24"/>
        </w:rPr>
        <w:t> for updates.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Workaround</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shell.openExternal('file://' + filePath)</w:t>
      </w:r>
      <w:r w:rsidRPr="0052413D">
        <w:rPr>
          <w:rFonts w:ascii="宋体" w:eastAsia="宋体" w:hAnsi="宋体" w:cs="宋体"/>
          <w:kern w:val="0"/>
          <w:sz w:val="24"/>
          <w:szCs w:val="24"/>
        </w:rPr>
        <w:t> will open the file in the default application as long as the extension is associated with an installed 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Cryptographic Algorithms Used by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Depending on the country and region you are located, Mac App Store may require documenting the cryptographic algorithms used in your app, and even ask you to submit a copy of U.S. Encryption Registration (ERN) approval.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uses following cryptographic algorithms:</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AES - </w:t>
      </w:r>
      <w:hyperlink r:id="rId679" w:history="1">
        <w:r w:rsidRPr="0052413D">
          <w:rPr>
            <w:rFonts w:ascii="宋体" w:eastAsia="宋体" w:hAnsi="宋体" w:cs="宋体"/>
            <w:color w:val="046DC8"/>
            <w:kern w:val="0"/>
            <w:sz w:val="24"/>
            <w:szCs w:val="24"/>
            <w:u w:val="single"/>
          </w:rPr>
          <w:t>NIST SP 800-38A</w:t>
        </w:r>
      </w:hyperlink>
      <w:r w:rsidRPr="0052413D">
        <w:rPr>
          <w:rFonts w:ascii="宋体" w:eastAsia="宋体" w:hAnsi="宋体" w:cs="宋体"/>
          <w:kern w:val="0"/>
          <w:sz w:val="24"/>
          <w:szCs w:val="24"/>
        </w:rPr>
        <w:t>, </w:t>
      </w:r>
      <w:hyperlink r:id="rId680" w:history="1">
        <w:r w:rsidRPr="0052413D">
          <w:rPr>
            <w:rFonts w:ascii="宋体" w:eastAsia="宋体" w:hAnsi="宋体" w:cs="宋体"/>
            <w:color w:val="046DC8"/>
            <w:kern w:val="0"/>
            <w:sz w:val="24"/>
            <w:szCs w:val="24"/>
            <w:u w:val="single"/>
          </w:rPr>
          <w:t>NIST SP 800-38D</w:t>
        </w:r>
      </w:hyperlink>
      <w:r w:rsidRPr="0052413D">
        <w:rPr>
          <w:rFonts w:ascii="宋体" w:eastAsia="宋体" w:hAnsi="宋体" w:cs="宋体"/>
          <w:kern w:val="0"/>
          <w:sz w:val="24"/>
          <w:szCs w:val="24"/>
        </w:rPr>
        <w:t>, </w:t>
      </w:r>
      <w:hyperlink r:id="rId681" w:history="1">
        <w:r w:rsidRPr="0052413D">
          <w:rPr>
            <w:rFonts w:ascii="宋体" w:eastAsia="宋体" w:hAnsi="宋体" w:cs="宋体"/>
            <w:color w:val="046DC8"/>
            <w:kern w:val="0"/>
            <w:sz w:val="24"/>
            <w:szCs w:val="24"/>
            <w:u w:val="single"/>
          </w:rPr>
          <w:t>RFC 3394</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HMAC - </w:t>
      </w:r>
      <w:hyperlink r:id="rId682" w:history="1">
        <w:r w:rsidRPr="0052413D">
          <w:rPr>
            <w:rFonts w:ascii="宋体" w:eastAsia="宋体" w:hAnsi="宋体" w:cs="宋体"/>
            <w:color w:val="046DC8"/>
            <w:kern w:val="0"/>
            <w:sz w:val="24"/>
            <w:szCs w:val="24"/>
            <w:u w:val="single"/>
          </w:rPr>
          <w:t>FIPS 198-1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ECDSA - ANS X9.62–2005</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ECDH - ANS X9.63–2001</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HKDF - </w:t>
      </w:r>
      <w:hyperlink r:id="rId683" w:history="1">
        <w:r w:rsidRPr="0052413D">
          <w:rPr>
            <w:rFonts w:ascii="宋体" w:eastAsia="宋体" w:hAnsi="宋体" w:cs="宋体"/>
            <w:color w:val="046DC8"/>
            <w:kern w:val="0"/>
            <w:sz w:val="24"/>
            <w:szCs w:val="24"/>
            <w:u w:val="single"/>
          </w:rPr>
          <w:t>NIST SP 800-56C</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PBKDF2 - </w:t>
      </w:r>
      <w:hyperlink r:id="rId684" w:history="1">
        <w:r w:rsidRPr="0052413D">
          <w:rPr>
            <w:rFonts w:ascii="宋体" w:eastAsia="宋体" w:hAnsi="宋体" w:cs="宋体"/>
            <w:color w:val="046DC8"/>
            <w:kern w:val="0"/>
            <w:sz w:val="24"/>
            <w:szCs w:val="24"/>
            <w:u w:val="single"/>
          </w:rPr>
          <w:t>RFC 2898</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RSA - </w:t>
      </w:r>
      <w:hyperlink r:id="rId685" w:history="1">
        <w:r w:rsidRPr="0052413D">
          <w:rPr>
            <w:rFonts w:ascii="宋体" w:eastAsia="宋体" w:hAnsi="宋体" w:cs="宋体"/>
            <w:color w:val="046DC8"/>
            <w:kern w:val="0"/>
            <w:sz w:val="24"/>
            <w:szCs w:val="24"/>
            <w:u w:val="single"/>
          </w:rPr>
          <w:t>RFC 3447</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SHA - </w:t>
      </w:r>
      <w:hyperlink r:id="rId686" w:history="1">
        <w:r w:rsidRPr="0052413D">
          <w:rPr>
            <w:rFonts w:ascii="宋体" w:eastAsia="宋体" w:hAnsi="宋体" w:cs="宋体"/>
            <w:color w:val="046DC8"/>
            <w:kern w:val="0"/>
            <w:sz w:val="24"/>
            <w:szCs w:val="24"/>
            <w:u w:val="single"/>
          </w:rPr>
          <w:t>FIPS 180-4</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Blowfish - https://www.schneier.com/cryptography/blowfish/</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CAST - </w:t>
      </w:r>
      <w:hyperlink r:id="rId687" w:history="1">
        <w:r w:rsidRPr="0052413D">
          <w:rPr>
            <w:rFonts w:ascii="宋体" w:eastAsia="宋体" w:hAnsi="宋体" w:cs="宋体"/>
            <w:color w:val="046DC8"/>
            <w:kern w:val="0"/>
            <w:sz w:val="24"/>
            <w:szCs w:val="24"/>
            <w:u w:val="single"/>
          </w:rPr>
          <w:t>RFC 2144</w:t>
        </w:r>
      </w:hyperlink>
      <w:r w:rsidRPr="0052413D">
        <w:rPr>
          <w:rFonts w:ascii="宋体" w:eastAsia="宋体" w:hAnsi="宋体" w:cs="宋体"/>
          <w:kern w:val="0"/>
          <w:sz w:val="24"/>
          <w:szCs w:val="24"/>
        </w:rPr>
        <w:t>, </w:t>
      </w:r>
      <w:hyperlink r:id="rId688" w:history="1">
        <w:r w:rsidRPr="0052413D">
          <w:rPr>
            <w:rFonts w:ascii="宋体" w:eastAsia="宋体" w:hAnsi="宋体" w:cs="宋体"/>
            <w:color w:val="046DC8"/>
            <w:kern w:val="0"/>
            <w:sz w:val="24"/>
            <w:szCs w:val="24"/>
            <w:u w:val="single"/>
          </w:rPr>
          <w:t>RFC 2612</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DES - </w:t>
      </w:r>
      <w:hyperlink r:id="rId689" w:history="1">
        <w:r w:rsidRPr="0052413D">
          <w:rPr>
            <w:rFonts w:ascii="宋体" w:eastAsia="宋体" w:hAnsi="宋体" w:cs="宋体"/>
            <w:color w:val="046DC8"/>
            <w:kern w:val="0"/>
            <w:sz w:val="24"/>
            <w:szCs w:val="24"/>
            <w:u w:val="single"/>
          </w:rPr>
          <w:t>FIPS 46-3</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DH - </w:t>
      </w:r>
      <w:hyperlink r:id="rId690" w:history="1">
        <w:r w:rsidRPr="0052413D">
          <w:rPr>
            <w:rFonts w:ascii="宋体" w:eastAsia="宋体" w:hAnsi="宋体" w:cs="宋体"/>
            <w:color w:val="046DC8"/>
            <w:kern w:val="0"/>
            <w:sz w:val="24"/>
            <w:szCs w:val="24"/>
            <w:u w:val="single"/>
          </w:rPr>
          <w:t>RFC 2631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DSA - </w:t>
      </w:r>
      <w:hyperlink r:id="rId691" w:history="1">
        <w:r w:rsidRPr="0052413D">
          <w:rPr>
            <w:rFonts w:ascii="宋体" w:eastAsia="宋体" w:hAnsi="宋体" w:cs="宋体"/>
            <w:color w:val="046DC8"/>
            <w:kern w:val="0"/>
            <w:sz w:val="24"/>
            <w:szCs w:val="24"/>
            <w:u w:val="single"/>
          </w:rPr>
          <w:t>ANSI X9.30</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EC - </w:t>
      </w:r>
      <w:hyperlink r:id="rId692" w:history="1">
        <w:r w:rsidRPr="0052413D">
          <w:rPr>
            <w:rFonts w:ascii="宋体" w:eastAsia="宋体" w:hAnsi="宋体" w:cs="宋体"/>
            <w:color w:val="046DC8"/>
            <w:kern w:val="0"/>
            <w:sz w:val="24"/>
            <w:szCs w:val="24"/>
            <w:u w:val="single"/>
          </w:rPr>
          <w:t>SEC 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IDEA - “On the Design and Security of Block Ciphers” book by X. Lai</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MD2 - </w:t>
      </w:r>
      <w:hyperlink r:id="rId693" w:history="1">
        <w:r w:rsidRPr="0052413D">
          <w:rPr>
            <w:rFonts w:ascii="宋体" w:eastAsia="宋体" w:hAnsi="宋体" w:cs="宋体"/>
            <w:color w:val="046DC8"/>
            <w:kern w:val="0"/>
            <w:sz w:val="24"/>
            <w:szCs w:val="24"/>
            <w:u w:val="single"/>
          </w:rPr>
          <w:t>RFC 1319</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MD4 - </w:t>
      </w:r>
      <w:hyperlink r:id="rId694" w:history="1">
        <w:r w:rsidRPr="0052413D">
          <w:rPr>
            <w:rFonts w:ascii="宋体" w:eastAsia="宋体" w:hAnsi="宋体" w:cs="宋体"/>
            <w:color w:val="046DC8"/>
            <w:kern w:val="0"/>
            <w:sz w:val="24"/>
            <w:szCs w:val="24"/>
            <w:u w:val="single"/>
          </w:rPr>
          <w:t>RFC 6150</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MD5 - </w:t>
      </w:r>
      <w:hyperlink r:id="rId695" w:history="1">
        <w:r w:rsidRPr="0052413D">
          <w:rPr>
            <w:rFonts w:ascii="宋体" w:eastAsia="宋体" w:hAnsi="宋体" w:cs="宋体"/>
            <w:color w:val="046DC8"/>
            <w:kern w:val="0"/>
            <w:sz w:val="24"/>
            <w:szCs w:val="24"/>
            <w:u w:val="single"/>
          </w:rPr>
          <w:t>RFC 1321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MDC2 - </w:t>
      </w:r>
      <w:hyperlink r:id="rId696" w:history="1">
        <w:r w:rsidRPr="0052413D">
          <w:rPr>
            <w:rFonts w:ascii="宋体" w:eastAsia="宋体" w:hAnsi="宋体" w:cs="宋体"/>
            <w:color w:val="046DC8"/>
            <w:kern w:val="0"/>
            <w:sz w:val="24"/>
            <w:szCs w:val="24"/>
            <w:u w:val="single"/>
          </w:rPr>
          <w:t>ISO/IEC 10118-2</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RC2 - </w:t>
      </w:r>
      <w:hyperlink r:id="rId697" w:history="1">
        <w:r w:rsidRPr="0052413D">
          <w:rPr>
            <w:rFonts w:ascii="宋体" w:eastAsia="宋体" w:hAnsi="宋体" w:cs="宋体"/>
            <w:color w:val="046DC8"/>
            <w:kern w:val="0"/>
            <w:sz w:val="24"/>
            <w:szCs w:val="24"/>
            <w:u w:val="single"/>
          </w:rPr>
          <w:t>RFC 2268</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RC4 - </w:t>
      </w:r>
      <w:hyperlink r:id="rId698" w:history="1">
        <w:r w:rsidRPr="0052413D">
          <w:rPr>
            <w:rFonts w:ascii="宋体" w:eastAsia="宋体" w:hAnsi="宋体" w:cs="宋体"/>
            <w:color w:val="046DC8"/>
            <w:kern w:val="0"/>
            <w:sz w:val="24"/>
            <w:szCs w:val="24"/>
            <w:u w:val="single"/>
          </w:rPr>
          <w:t>RFC 4345</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RC5 - http://people.csail.mit.edu/rivest/Rivest-rc5rev.pdf</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RIPEMD - </w:t>
      </w:r>
      <w:hyperlink r:id="rId699" w:history="1">
        <w:r w:rsidRPr="0052413D">
          <w:rPr>
            <w:rFonts w:ascii="宋体" w:eastAsia="宋体" w:hAnsi="宋体" w:cs="宋体"/>
            <w:color w:val="046DC8"/>
            <w:kern w:val="0"/>
            <w:sz w:val="24"/>
            <w:szCs w:val="24"/>
            <w:u w:val="single"/>
          </w:rPr>
          <w:t>ISO/IEC 10118-3</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how to get the ERN approval, you can reference the article: </w:t>
      </w:r>
      <w:hyperlink r:id="rId700" w:history="1">
        <w:r w:rsidRPr="0052413D">
          <w:rPr>
            <w:rFonts w:ascii="宋体" w:eastAsia="宋体" w:hAnsi="宋体" w:cs="宋体"/>
            <w:color w:val="046DC8"/>
            <w:kern w:val="0"/>
            <w:sz w:val="24"/>
            <w:szCs w:val="24"/>
            <w:u w:val="single"/>
          </w:rPr>
          <w:t>How to legally submit an app to Apple’s App Store when it uses encryption (or how to obtain an ERN)</w:t>
        </w:r>
      </w:hyperlink>
      <w:r w:rsidRPr="0052413D">
        <w:rPr>
          <w:rFonts w:ascii="宋体" w:eastAsia="宋体" w:hAnsi="宋体" w:cs="宋体"/>
          <w:kern w:val="0"/>
          <w:sz w:val="24"/>
          <w:szCs w:val="24"/>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Multithreading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With </w:t>
      </w:r>
      <w:hyperlink r:id="rId701" w:history="1">
        <w:r w:rsidRPr="0052413D">
          <w:rPr>
            <w:rFonts w:ascii="宋体" w:eastAsia="宋体" w:hAnsi="宋体" w:cs="宋体"/>
            <w:color w:val="046DC8"/>
            <w:kern w:val="0"/>
            <w:sz w:val="24"/>
            <w:szCs w:val="24"/>
            <w:u w:val="single"/>
          </w:rPr>
          <w:t>Web Workers</w:t>
        </w:r>
      </w:hyperlink>
      <w:r w:rsidRPr="0052413D">
        <w:rPr>
          <w:rFonts w:ascii="宋体" w:eastAsia="宋体" w:hAnsi="宋体" w:cs="宋体"/>
          <w:kern w:val="0"/>
          <w:sz w:val="24"/>
          <w:szCs w:val="24"/>
        </w:rPr>
        <w:t>, it is possible to run JavaScript in OS-level threads.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Multi-threaded Node.js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It is possible to use Node.js features in Electron’s Web Workers, to do so the </w:t>
      </w:r>
      <w:r w:rsidRPr="0052413D">
        <w:rPr>
          <w:rFonts w:ascii="Consolas" w:eastAsia="宋体" w:hAnsi="Consolas" w:cs="宋体"/>
          <w:color w:val="0B3D47"/>
          <w:kern w:val="0"/>
          <w:sz w:val="20"/>
          <w:szCs w:val="20"/>
          <w:shd w:val="clear" w:color="auto" w:fill="F1F3F4"/>
        </w:rPr>
        <w:t>nodeIntegrationInWorker</w:t>
      </w:r>
      <w:r w:rsidRPr="0052413D">
        <w:rPr>
          <w:rFonts w:ascii="宋体" w:eastAsia="宋体" w:hAnsi="宋体" w:cs="宋体"/>
          <w:kern w:val="0"/>
          <w:sz w:val="24"/>
          <w:szCs w:val="24"/>
        </w:rPr>
        <w:t> option should be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nodeIntegrationInWorker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nodeIntegrationInWorker</w:t>
      </w:r>
      <w:r w:rsidRPr="0052413D">
        <w:rPr>
          <w:rFonts w:ascii="宋体" w:eastAsia="宋体" w:hAnsi="宋体" w:cs="宋体"/>
          <w:kern w:val="0"/>
          <w:sz w:val="24"/>
          <w:szCs w:val="24"/>
        </w:rPr>
        <w:t> can be used independent of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but </w:t>
      </w: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must not be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Available APIs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 built-in modules of Node.js are supported in Web Workers, and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can still be read with Node.js APIs. However none of Electron’s built-in modules can be used in a multi-threaded environment.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Native Node.js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Any native Node.js module can be loaded directly in Web Workers, but it is strongly recommended not to do so. Most existing native modules have been written assuming single-threaded environment, using them in Web Workers will lead to crashes and memory corruptions.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even if a native Node.js module is thread-safe it’s still not safe to load it in a Web Worker because the </w:t>
      </w:r>
      <w:r w:rsidRPr="0052413D">
        <w:rPr>
          <w:rFonts w:ascii="Consolas" w:eastAsia="宋体" w:hAnsi="Consolas" w:cs="宋体"/>
          <w:color w:val="0B3D47"/>
          <w:kern w:val="0"/>
          <w:sz w:val="20"/>
          <w:szCs w:val="20"/>
          <w:shd w:val="clear" w:color="auto" w:fill="F1F3F4"/>
        </w:rPr>
        <w:t>process.dlopen</w:t>
      </w:r>
      <w:r w:rsidRPr="0052413D">
        <w:rPr>
          <w:rFonts w:ascii="宋体" w:eastAsia="宋体" w:hAnsi="宋体" w:cs="宋体"/>
          <w:kern w:val="0"/>
          <w:sz w:val="24"/>
          <w:szCs w:val="24"/>
        </w:rPr>
        <w:t> function is not thread safe.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only way to load a native module safely for now, is to make sure the app loads no native modules after the Web Workers get started.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process.dlopen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Error</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'Load native module is not safe'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worker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Worker(</w:t>
      </w:r>
      <w:r w:rsidRPr="0052413D">
        <w:rPr>
          <w:rFonts w:ascii="Consolas" w:eastAsia="宋体" w:hAnsi="Consolas" w:cs="宋体"/>
          <w:color w:val="D01040"/>
          <w:kern w:val="0"/>
          <w:sz w:val="20"/>
          <w:szCs w:val="20"/>
          <w:bdr w:val="none" w:sz="0" w:space="0" w:color="auto" w:frame="1"/>
        </w:rPr>
        <w:t>'script.js'</w:t>
      </w: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Notifications (Windows, Linux,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All three operating systems provide means for applications to send notifications to the user. Electron conveniently allows developers to send notifications with the </w:t>
      </w:r>
      <w:hyperlink r:id="rId702" w:history="1">
        <w:r w:rsidRPr="0052413D">
          <w:rPr>
            <w:rFonts w:ascii="宋体" w:eastAsia="宋体" w:hAnsi="宋体" w:cs="宋体"/>
            <w:color w:val="046DC8"/>
            <w:kern w:val="0"/>
            <w:sz w:val="24"/>
            <w:szCs w:val="24"/>
            <w:u w:val="single"/>
          </w:rPr>
          <w:t>HTML5 Notification API</w:t>
        </w:r>
      </w:hyperlink>
      <w:r w:rsidRPr="0052413D">
        <w:rPr>
          <w:rFonts w:ascii="宋体" w:eastAsia="宋体" w:hAnsi="宋体" w:cs="宋体"/>
          <w:kern w:val="0"/>
          <w:sz w:val="24"/>
          <w:szCs w:val="24"/>
        </w:rPr>
        <w:t>, using the currently running operating system’s native notification APIs to display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Since this is an HTML5 API it is only available in the renderer process. If you want to show Notifications in the main process please check out the </w:t>
      </w:r>
      <w:hyperlink r:id="rId703" w:history="1">
        <w:r w:rsidRPr="0052413D">
          <w:rPr>
            <w:rFonts w:ascii="宋体" w:eastAsia="宋体" w:hAnsi="宋体" w:cs="宋体"/>
            <w:color w:val="046DC8"/>
            <w:kern w:val="0"/>
            <w:sz w:val="24"/>
            <w:szCs w:val="24"/>
            <w:u w:val="single"/>
          </w:rPr>
          <w:t>Notification</w:t>
        </w:r>
      </w:hyperlink>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myNotification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Notification(</w:t>
      </w:r>
      <w:r w:rsidRPr="0052413D">
        <w:rPr>
          <w:rFonts w:ascii="Consolas" w:eastAsia="宋体" w:hAnsi="Consolas" w:cs="宋体"/>
          <w:color w:val="D01040"/>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body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'Lorem Ipsum Dolor Sit Amet'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myNotification.onclick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'Notification clicked'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While code and user experience across operating systems are similar, there are subtle differences.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Windows</w:t>
      </w:r>
    </w:p>
    <w:p w:rsidR="0052413D" w:rsidRPr="0052413D" w:rsidRDefault="0052413D" w:rsidP="0052413D">
      <w:pPr>
        <w:widowControl/>
        <w:numPr>
          <w:ilvl w:val="0"/>
          <w:numId w:val="56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10, notifications “just work”.</w:t>
      </w:r>
    </w:p>
    <w:p w:rsidR="0052413D" w:rsidRPr="0052413D" w:rsidRDefault="0052413D" w:rsidP="0052413D">
      <w:pPr>
        <w:widowControl/>
        <w:numPr>
          <w:ilvl w:val="0"/>
          <w:numId w:val="56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8.1 and Windows 8, a shortcut to your app, with an [Application User Model ID][app-user-model-id], must be installed to the Start screen. Note, however, that it does not need to be pinned to the Start screen.</w:t>
      </w:r>
    </w:p>
    <w:p w:rsidR="0052413D" w:rsidRPr="0052413D" w:rsidRDefault="0052413D" w:rsidP="0052413D">
      <w:pPr>
        <w:widowControl/>
        <w:numPr>
          <w:ilvl w:val="0"/>
          <w:numId w:val="56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7, notifications work via a custom implementation which visually resembles the native one on newer systems.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Furthermore, in Windows 8, the maximum length for the notification body is 250 characters, with the Windows team recommending that notifications should be kept to 200 characters. That said, that limitation has been removed in Windows 10, with the Windows team asking developers to be reasonable. Attempting to send gigantic </w:t>
      </w:r>
      <w:r w:rsidRPr="0052413D">
        <w:rPr>
          <w:rFonts w:ascii="宋体" w:eastAsia="宋体" w:hAnsi="宋体" w:cs="宋体"/>
          <w:kern w:val="0"/>
          <w:sz w:val="24"/>
          <w:szCs w:val="24"/>
        </w:rPr>
        <w:lastRenderedPageBreak/>
        <w:t>amounts of text to the API (thousands of characters) might result in instability.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Advanced Notifications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Later versions of Windows allow for advanced notifications, with custom templates, images, and other flexible elements. To send those notifications (from either the main process or the renderer process), use the userland module </w:t>
      </w:r>
      <w:hyperlink r:id="rId704" w:history="1">
        <w:r w:rsidRPr="0052413D">
          <w:rPr>
            <w:rFonts w:ascii="宋体" w:eastAsia="宋体" w:hAnsi="宋体" w:cs="宋体"/>
            <w:color w:val="046DC8"/>
            <w:kern w:val="0"/>
            <w:sz w:val="24"/>
            <w:szCs w:val="24"/>
            <w:u w:val="single"/>
          </w:rPr>
          <w:t>electron-windows-notifications</w:t>
        </w:r>
      </w:hyperlink>
      <w:r w:rsidRPr="0052413D">
        <w:rPr>
          <w:rFonts w:ascii="宋体" w:eastAsia="宋体" w:hAnsi="宋体" w:cs="宋体"/>
          <w:kern w:val="0"/>
          <w:sz w:val="24"/>
          <w:szCs w:val="24"/>
        </w:rPr>
        <w:t>, which uses native Node addons to send </w:t>
      </w:r>
      <w:r w:rsidRPr="0052413D">
        <w:rPr>
          <w:rFonts w:ascii="Consolas" w:eastAsia="宋体" w:hAnsi="Consolas" w:cs="宋体"/>
          <w:color w:val="0B3D47"/>
          <w:kern w:val="0"/>
          <w:sz w:val="20"/>
          <w:szCs w:val="20"/>
          <w:shd w:val="clear" w:color="auto" w:fill="F1F3F4"/>
        </w:rPr>
        <w:t>ToastNotification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TileNotification</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While notifications including buttons work with just </w:t>
      </w:r>
      <w:r w:rsidRPr="0052413D">
        <w:rPr>
          <w:rFonts w:ascii="Consolas" w:eastAsia="宋体" w:hAnsi="Consolas" w:cs="宋体"/>
          <w:color w:val="0B3D47"/>
          <w:kern w:val="0"/>
          <w:sz w:val="20"/>
          <w:szCs w:val="20"/>
          <w:shd w:val="clear" w:color="auto" w:fill="F1F3F4"/>
        </w:rPr>
        <w:t>electron-windows-notifications</w:t>
      </w:r>
      <w:r w:rsidRPr="0052413D">
        <w:rPr>
          <w:rFonts w:ascii="宋体" w:eastAsia="宋体" w:hAnsi="宋体" w:cs="宋体"/>
          <w:kern w:val="0"/>
          <w:sz w:val="24"/>
          <w:szCs w:val="24"/>
        </w:rPr>
        <w:t>, handling replies requires the use of </w:t>
      </w:r>
      <w:hyperlink r:id="rId705" w:history="1">
        <w:r w:rsidRPr="0052413D">
          <w:rPr>
            <w:rFonts w:ascii="Consolas" w:eastAsia="宋体" w:hAnsi="Consolas" w:cs="宋体"/>
            <w:color w:val="0B3D47"/>
            <w:kern w:val="0"/>
            <w:sz w:val="20"/>
            <w:szCs w:val="20"/>
            <w:shd w:val="clear" w:color="auto" w:fill="F1F3F4"/>
          </w:rPr>
          <w:t>electron-windows-interactive-notifications</w:t>
        </w:r>
      </w:hyperlink>
      <w:r w:rsidRPr="0052413D">
        <w:rPr>
          <w:rFonts w:ascii="宋体" w:eastAsia="宋体" w:hAnsi="宋体" w:cs="宋体"/>
          <w:kern w:val="0"/>
          <w:sz w:val="24"/>
          <w:szCs w:val="24"/>
        </w:rPr>
        <w:t>, which helps with registering the required COM components and calling your Electron app with the entered user data.</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Quiet Hours / Presentation Mode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detect whether or not you’re allowed to send a notification, use the userland module </w:t>
      </w:r>
      <w:hyperlink r:id="rId706" w:history="1">
        <w:r w:rsidRPr="0052413D">
          <w:rPr>
            <w:rFonts w:ascii="宋体" w:eastAsia="宋体" w:hAnsi="宋体" w:cs="宋体"/>
            <w:color w:val="046DC8"/>
            <w:kern w:val="0"/>
            <w:sz w:val="24"/>
            <w:szCs w:val="24"/>
            <w:u w:val="single"/>
          </w:rPr>
          <w:t>electron-notification-state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allows you to determine ahead of time whether or not Windows will silently throw the notification away.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Notifications are straight-forward on macOS, but you should be aware of </w:t>
      </w:r>
      <w:hyperlink r:id="rId707" w:history="1">
        <w:r w:rsidRPr="0052413D">
          <w:rPr>
            <w:rFonts w:ascii="宋体" w:eastAsia="宋体" w:hAnsi="宋体" w:cs="宋体"/>
            <w:color w:val="046DC8"/>
            <w:kern w:val="0"/>
            <w:sz w:val="24"/>
            <w:szCs w:val="24"/>
            <w:u w:val="single"/>
          </w:rPr>
          <w:t>Apple’s Human Interface guidelines regarding notifications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notifications are limited to 256 bytes in size and will be truncated if you exceed that limit.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Advanced 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Later versions of macOS allow for notifications with an input field, allowing the user to quickly reply to a notification. In order to send notifications with an input field, use the userland module </w:t>
      </w:r>
      <w:hyperlink r:id="rId708" w:history="1">
        <w:r w:rsidRPr="0052413D">
          <w:rPr>
            <w:rFonts w:ascii="宋体" w:eastAsia="宋体" w:hAnsi="宋体" w:cs="宋体"/>
            <w:color w:val="046DC8"/>
            <w:kern w:val="0"/>
            <w:sz w:val="24"/>
            <w:szCs w:val="24"/>
            <w:u w:val="single"/>
          </w:rPr>
          <w:t>node-mac-notifier</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Do not disturb / Session State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detect whether or not you’re allowed to send a notification, use the userland module </w:t>
      </w:r>
      <w:hyperlink r:id="rId709" w:history="1">
        <w:r w:rsidRPr="0052413D">
          <w:rPr>
            <w:rFonts w:ascii="宋体" w:eastAsia="宋体" w:hAnsi="宋体" w:cs="宋体"/>
            <w:color w:val="046DC8"/>
            <w:kern w:val="0"/>
            <w:sz w:val="24"/>
            <w:szCs w:val="24"/>
            <w:u w:val="single"/>
          </w:rPr>
          <w:t>electron-notification-state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allow you to detect ahead of time whether or not the notification will be displayed.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Notifications are sent using </w:t>
      </w:r>
      <w:r w:rsidRPr="0052413D">
        <w:rPr>
          <w:rFonts w:ascii="Consolas" w:eastAsia="宋体" w:hAnsi="Consolas" w:cs="宋体"/>
          <w:color w:val="0B3D47"/>
          <w:kern w:val="0"/>
          <w:sz w:val="20"/>
          <w:szCs w:val="20"/>
          <w:shd w:val="clear" w:color="auto" w:fill="F1F3F4"/>
        </w:rPr>
        <w:t>libnotify</w:t>
      </w:r>
      <w:r w:rsidRPr="0052413D">
        <w:rPr>
          <w:rFonts w:ascii="宋体" w:eastAsia="宋体" w:hAnsi="宋体" w:cs="宋体"/>
          <w:kern w:val="0"/>
          <w:sz w:val="24"/>
          <w:szCs w:val="24"/>
        </w:rPr>
        <w:t> which can show notifications on any desktop environment that follows [Desktop Notifications Specification][notification-spec], including Cinnamon, Enlightenment, Unity, GNOME, KDE.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Offscreen Rendering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Offscreen rendering lets you obtain the content of a browser window in a bitmap, so it can be rendered anywhere, for example on a texture in a 3D scene. The offscreen rendering in Electron uses a similar approach than the </w:t>
      </w:r>
      <w:hyperlink r:id="rId710" w:history="1">
        <w:r w:rsidRPr="0052413D">
          <w:rPr>
            <w:rFonts w:ascii="宋体" w:eastAsia="宋体" w:hAnsi="宋体" w:cs="宋体"/>
            <w:color w:val="046DC8"/>
            <w:kern w:val="0"/>
            <w:sz w:val="24"/>
            <w:szCs w:val="24"/>
            <w:u w:val="single"/>
          </w:rPr>
          <w:t>Chromium Embedded Framework</w:t>
        </w:r>
      </w:hyperlink>
      <w:r w:rsidRPr="0052413D">
        <w:rPr>
          <w:rFonts w:ascii="宋体" w:eastAsia="宋体" w:hAnsi="宋体" w:cs="宋体"/>
          <w:kern w:val="0"/>
          <w:sz w:val="24"/>
          <w:szCs w:val="24"/>
        </w:rPr>
        <w:t> project.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Two modes of rendering can be used and only the dirty area is passed in the </w:t>
      </w:r>
      <w:r w:rsidRPr="0052413D">
        <w:rPr>
          <w:rFonts w:ascii="Consolas" w:eastAsia="宋体" w:hAnsi="Consolas" w:cs="宋体"/>
          <w:color w:val="0B3D47"/>
          <w:kern w:val="0"/>
          <w:sz w:val="20"/>
          <w:szCs w:val="20"/>
          <w:shd w:val="clear" w:color="auto" w:fill="F1F3F4"/>
        </w:rPr>
        <w:t>'paint'</w:t>
      </w:r>
      <w:r w:rsidRPr="0052413D">
        <w:rPr>
          <w:rFonts w:ascii="宋体" w:eastAsia="宋体" w:hAnsi="宋体" w:cs="宋体"/>
          <w:kern w:val="0"/>
          <w:sz w:val="24"/>
          <w:szCs w:val="24"/>
        </w:rPr>
        <w:t> event to be more efficient. The rendering can be stopped, continued and the frame rate can be set. The specified frame rate is a top limit value, when there is nothing happening on a webpage, no frames are generated. The maximum frame rate is 60, because above that there is no benefit, just performance loss.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An offscreen window is always created as a </w:t>
      </w:r>
      <w:hyperlink r:id="rId711" w:history="1">
        <w:r w:rsidRPr="0052413D">
          <w:rPr>
            <w:rFonts w:ascii="宋体" w:eastAsia="宋体" w:hAnsi="宋体" w:cs="宋体"/>
            <w:color w:val="046DC8"/>
            <w:kern w:val="0"/>
            <w:sz w:val="24"/>
            <w:szCs w:val="24"/>
            <w:u w:val="single"/>
          </w:rPr>
          <w:t>Frameless Window</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Two modes of rendering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GPU accelerated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GPU accelerated rendering means that the GPU is used for composition. Because of that the frame has to be copied from the GPU which requires more performance, thus this mode is quite a bit slower than </w:t>
      </w:r>
      <w:r w:rsidRPr="0052413D">
        <w:rPr>
          <w:rFonts w:ascii="宋体" w:eastAsia="宋体" w:hAnsi="宋体" w:cs="宋体"/>
          <w:kern w:val="0"/>
          <w:sz w:val="24"/>
          <w:szCs w:val="24"/>
        </w:rPr>
        <w:lastRenderedPageBreak/>
        <w:t>the other one. The benefit of this mode that WebGL and 3D CSS animations are supported.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Software output device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mode uses a software output device for rendering in the CPU, so the frame generation is much faster, thus this mode is preferred over the GPU accelerated 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enable this mode GPU acceleration has to be disabled by calling the </w:t>
      </w:r>
      <w:hyperlink r:id="rId712" w:anchor="appdisablehardwareacceleration" w:history="1">
        <w:r w:rsidRPr="0052413D">
          <w:rPr>
            <w:rFonts w:ascii="Consolas" w:eastAsia="宋体" w:hAnsi="Consolas" w:cs="宋体"/>
            <w:color w:val="0B3D47"/>
            <w:kern w:val="0"/>
            <w:sz w:val="20"/>
            <w:szCs w:val="20"/>
            <w:shd w:val="clear" w:color="auto" w:fill="F1F3F4"/>
          </w:rPr>
          <w:t>app.disableHardwareAcceleration()</w:t>
        </w:r>
      </w:hyperlink>
      <w:r w:rsidRPr="0052413D">
        <w:rPr>
          <w:rFonts w:ascii="宋体" w:eastAsia="宋体" w:hAnsi="宋体" w:cs="宋体"/>
          <w:kern w:val="0"/>
          <w:sz w:val="24"/>
          <w:szCs w:val="24"/>
        </w:rPr>
        <w:t> API.</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app.disableHardwareAcceleration()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app.once(</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offscreen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win.webContents.on(</w:t>
      </w:r>
      <w:r w:rsidRPr="0052413D">
        <w:rPr>
          <w:rFonts w:ascii="Consolas" w:eastAsia="宋体" w:hAnsi="Consolas" w:cs="宋体"/>
          <w:color w:val="D01040"/>
          <w:kern w:val="0"/>
          <w:sz w:val="20"/>
          <w:szCs w:val="20"/>
          <w:bdr w:val="none" w:sz="0" w:space="0" w:color="auto" w:frame="1"/>
        </w:rPr>
        <w:t>'paint'</w:t>
      </w:r>
      <w:r w:rsidRPr="0052413D">
        <w:rPr>
          <w:rFonts w:ascii="Consolas" w:eastAsia="宋体" w:hAnsi="Consolas" w:cs="宋体"/>
          <w:color w:val="0B3D47"/>
          <w:kern w:val="0"/>
          <w:sz w:val="20"/>
          <w:szCs w:val="20"/>
          <w:bdr w:val="none" w:sz="0" w:space="0" w:color="auto" w:frame="1"/>
        </w:rPr>
        <w:t>, (event, dirty, image)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updateBitmap(dirty, image.getBitmap())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win.webContents.setFrameRate(</w:t>
      </w:r>
      <w:r w:rsidRPr="0052413D">
        <w:rPr>
          <w:rFonts w:ascii="Consolas" w:eastAsia="宋体" w:hAnsi="Consolas" w:cs="宋体"/>
          <w:color w:val="007F80"/>
          <w:kern w:val="0"/>
          <w:sz w:val="20"/>
          <w:szCs w:val="20"/>
          <w:bdr w:val="none" w:sz="0" w:space="0" w:color="auto" w:frame="1"/>
        </w:rPr>
        <w:t>30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Online/Offline Event Detection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Online and offline event detection can be implemented in the renderer process using standard HTML5 APIs, as shown in the following 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onlineStatusWindow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alertOnlineStatus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 xml:space="preserve">.alert(navigator.onLine ? </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alertOnlineStatus)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  alertOnlineStatus)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alertOnlineStatus()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There may be instances where you want to respond to these events in the main process as well. The main process however does not have a </w:t>
      </w:r>
      <w:r w:rsidRPr="0052413D">
        <w:rPr>
          <w:rFonts w:ascii="Consolas" w:eastAsia="宋体" w:hAnsi="Consolas" w:cs="宋体"/>
          <w:color w:val="0B3D47"/>
          <w:kern w:val="0"/>
          <w:sz w:val="20"/>
          <w:szCs w:val="20"/>
          <w:shd w:val="clear" w:color="auto" w:fill="F1F3F4"/>
        </w:rPr>
        <w:t>navigator</w:t>
      </w:r>
      <w:r w:rsidRPr="0052413D">
        <w:rPr>
          <w:rFonts w:ascii="宋体" w:eastAsia="宋体" w:hAnsi="宋体" w:cs="宋体"/>
          <w:kern w:val="0"/>
          <w:sz w:val="24"/>
          <w:szCs w:val="24"/>
        </w:rPr>
        <w:t xml:space="preserve"> object and thus cannot detect these events directly. Using Electron’s inter-process communication utilities, the events </w:t>
      </w:r>
      <w:r w:rsidRPr="0052413D">
        <w:rPr>
          <w:rFonts w:ascii="宋体" w:eastAsia="宋体" w:hAnsi="宋体" w:cs="宋体"/>
          <w:kern w:val="0"/>
          <w:sz w:val="24"/>
          <w:szCs w:val="24"/>
        </w:rPr>
        <w:lastRenderedPageBreak/>
        <w:t>can be forwarded to the main process and handled as needed, as shown in the following 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ipcMain}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onlineStatusWindow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'online-status-changed'</w:t>
      </w:r>
      <w:r w:rsidRPr="0052413D">
        <w:rPr>
          <w:rFonts w:ascii="Consolas" w:eastAsia="宋体" w:hAnsi="Consolas" w:cs="宋体"/>
          <w:color w:val="0B3D47"/>
          <w:kern w:val="0"/>
          <w:sz w:val="20"/>
          <w:szCs w:val="20"/>
          <w:bdr w:val="none" w:sz="0" w:space="0" w:color="auto" w:frame="1"/>
        </w:rPr>
        <w:t>, (event, status)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updateOnlineStatus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w:t>
      </w:r>
      <w:r w:rsidRPr="0052413D">
        <w:rPr>
          <w:rFonts w:ascii="Consolas" w:eastAsia="宋体" w:hAnsi="Consolas" w:cs="宋体"/>
          <w:color w:val="D01040"/>
          <w:kern w:val="0"/>
          <w:sz w:val="20"/>
          <w:szCs w:val="20"/>
          <w:bdr w:val="none" w:sz="0" w:space="0" w:color="auto" w:frame="1"/>
        </w:rPr>
        <w:t>'online-status-changed'</w:t>
      </w:r>
      <w:r w:rsidRPr="0052413D">
        <w:rPr>
          <w:rFonts w:ascii="Consolas" w:eastAsia="宋体" w:hAnsi="Consolas" w:cs="宋体"/>
          <w:color w:val="0B3D47"/>
          <w:kern w:val="0"/>
          <w:sz w:val="20"/>
          <w:szCs w:val="20"/>
          <w:bdr w:val="none" w:sz="0" w:space="0" w:color="auto" w:frame="1"/>
        </w:rPr>
        <w:t xml:space="preserve">, navigator.onLine ? </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updateOnlineStatus)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  updateOnlineStatus)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updateOnlineStatus()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Electron is not able to connect to a local area network (LAN) or a router, it is considered offline; all other conditions return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So while you can assume that Electron is offline when </w:t>
      </w:r>
      <w:r w:rsidRPr="0052413D">
        <w:rPr>
          <w:rFonts w:ascii="Consolas" w:eastAsia="宋体" w:hAnsi="Consolas" w:cs="宋体"/>
          <w:color w:val="0B3D47"/>
          <w:kern w:val="0"/>
          <w:sz w:val="20"/>
          <w:szCs w:val="20"/>
          <w:shd w:val="clear" w:color="auto" w:fill="F1F3F4"/>
        </w:rPr>
        <w:t>navigator.onLine</w:t>
      </w:r>
      <w:r w:rsidRPr="0052413D">
        <w:rPr>
          <w:rFonts w:ascii="宋体" w:eastAsia="宋体" w:hAnsi="宋体" w:cs="宋体"/>
          <w:kern w:val="0"/>
          <w:sz w:val="24"/>
          <w:szCs w:val="24"/>
        </w:rPr>
        <w:t> returns a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value, you cannot assume that a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xml:space="preserve"> value necessarily means that Electron can access the internet. You could be getting false positives, such as in cases where the computer is running a virtualization software that has </w:t>
      </w:r>
      <w:r w:rsidRPr="0052413D">
        <w:rPr>
          <w:rFonts w:ascii="宋体" w:eastAsia="宋体" w:hAnsi="宋体" w:cs="宋体"/>
          <w:kern w:val="0"/>
          <w:sz w:val="24"/>
          <w:szCs w:val="24"/>
        </w:rPr>
        <w:lastRenderedPageBreak/>
        <w:t>virtual ethernet adapters that are always “connected.” Therefore, if you really want to determine the internet access status of Electron, you should develop additional means for checking.</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Planned Breaking API Changes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list includes the APIs that will be removed in Electron 2.0.</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There is no timetable for when this release will occur but deprecation warnings will be added at least 90 days beforehand.</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app.getAppMemoryInfo()</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app.getAppMetrics()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optionsA =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blinkFeatures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windowA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optionsB =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enableBlinkFeatures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windowB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optionsA = {</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windowA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optionsB = {</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windowB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BrowserWindow(optionsB)</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lastRenderedPageBreak/>
        <w:t>clipboard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clipboard.writeHTML()</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crashReporter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crashReporter.start({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companyName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'Crashly'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submitURL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'https://crash.server.com'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autoSubmit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crashReporter.start({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companyName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'Crashly'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submitURL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'https://crash.server.com'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uploadToServer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menu.popup(browserWindow, </w:t>
      </w:r>
      <w:r w:rsidRPr="0052413D">
        <w:rPr>
          <w:rFonts w:ascii="Consolas" w:eastAsia="宋体" w:hAnsi="Consolas" w:cs="宋体"/>
          <w:color w:val="007F80"/>
          <w:kern w:val="0"/>
          <w:sz w:val="20"/>
          <w:szCs w:val="20"/>
          <w:bdr w:val="none" w:sz="0" w:space="0" w:color="auto" w:frame="1"/>
        </w:rPr>
        <w:t>100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menu.popup(browserWindow, {</w:t>
      </w:r>
      <w:r w:rsidRPr="0052413D">
        <w:rPr>
          <w:rFonts w:ascii="Consolas" w:eastAsia="宋体" w:hAnsi="Consolas" w:cs="宋体"/>
          <w:color w:val="007A7A"/>
          <w:kern w:val="0"/>
          <w:sz w:val="20"/>
          <w:szCs w:val="20"/>
          <w:bdr w:val="none" w:sz="0" w:space="0" w:color="auto" w:frame="1"/>
        </w:rPr>
        <w:t>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positioningItem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nativeImage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nativeImage.toJpeg()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nativeImage.toJPEG()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nativeImage.createFromBuffer(buffer, </w:t>
      </w:r>
      <w:r w:rsidRPr="0052413D">
        <w:rPr>
          <w:rFonts w:ascii="Consolas" w:eastAsia="宋体" w:hAnsi="Consolas" w:cs="宋体"/>
          <w:color w:val="007F80"/>
          <w:kern w:val="0"/>
          <w:sz w:val="20"/>
          <w:szCs w:val="20"/>
          <w:bdr w:val="none" w:sz="0" w:space="0" w:color="auto" w:frame="1"/>
        </w:rPr>
        <w:t>1.0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nativeImage.createFromBuffer(buffer,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scaleFactor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process.versions[</w:t>
      </w:r>
      <w:r w:rsidRPr="0052413D">
        <w:rPr>
          <w:rFonts w:ascii="Consolas" w:eastAsia="宋体" w:hAnsi="Consolas" w:cs="宋体"/>
          <w:color w:val="D01040"/>
          <w:kern w:val="0"/>
          <w:sz w:val="20"/>
          <w:szCs w:val="20"/>
          <w:bdr w:val="none" w:sz="0" w:space="0" w:color="auto" w:frame="1"/>
        </w:rPr>
        <w:t>'atom-shell'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process.versions.electron</w:t>
      </w:r>
    </w:p>
    <w:p w:rsidR="0052413D" w:rsidRPr="0052413D" w:rsidRDefault="0052413D" w:rsidP="0052413D">
      <w:pPr>
        <w:widowControl/>
        <w:numPr>
          <w:ilvl w:val="0"/>
          <w:numId w:val="5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process.versions.electron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process.version.chrome</w:t>
      </w:r>
      <w:r w:rsidRPr="0052413D">
        <w:rPr>
          <w:rFonts w:ascii="宋体" w:eastAsia="宋体" w:hAnsi="宋体" w:cs="宋体"/>
          <w:kern w:val="0"/>
          <w:sz w:val="24"/>
          <w:szCs w:val="24"/>
        </w:rPr>
        <w:t> will be made read-only properties for consistency with the other </w:t>
      </w:r>
      <w:r w:rsidRPr="0052413D">
        <w:rPr>
          <w:rFonts w:ascii="Consolas" w:eastAsia="宋体" w:hAnsi="Consolas" w:cs="宋体"/>
          <w:color w:val="0B3D47"/>
          <w:kern w:val="0"/>
          <w:sz w:val="20"/>
          <w:szCs w:val="20"/>
          <w:shd w:val="clear" w:color="auto" w:fill="F1F3F4"/>
        </w:rPr>
        <w:t>process.versions</w:t>
      </w:r>
      <w:r w:rsidRPr="0052413D">
        <w:rPr>
          <w:rFonts w:ascii="宋体" w:eastAsia="宋体" w:hAnsi="宋体" w:cs="宋体"/>
          <w:kern w:val="0"/>
          <w:sz w:val="24"/>
          <w:szCs w:val="24"/>
        </w:rPr>
        <w:t> properties set by Node.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session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ses.setCertificateVerifyProc(</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(hostname, certificate, callback)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ses.setCertificateVerifyProc(</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(request, callback)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lastRenderedPageBreak/>
        <w:t>Tray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D01040"/>
          <w:kern w:val="0"/>
          <w:sz w:val="20"/>
          <w:szCs w:val="20"/>
          <w:bdr w:val="none" w:sz="0" w:space="0" w:color="auto" w:frame="1"/>
        </w:rPr>
        <w:t>'on'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D01040"/>
          <w:kern w:val="0"/>
          <w:sz w:val="20"/>
          <w:szCs w:val="20"/>
          <w:bdr w:val="none" w:sz="0" w:space="0" w:color="auto" w:frame="1"/>
        </w:rPr>
        <w:t>'off'</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webContents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webContents.openDevTools({</w:t>
      </w:r>
      <w:r w:rsidRPr="0052413D">
        <w:rPr>
          <w:rFonts w:ascii="Consolas" w:eastAsia="宋体" w:hAnsi="Consolas" w:cs="宋体"/>
          <w:color w:val="007A7A"/>
          <w:kern w:val="0"/>
          <w:sz w:val="20"/>
          <w:szCs w:val="20"/>
          <w:bdr w:val="none" w:sz="0" w:space="0" w:color="auto" w:frame="1"/>
        </w:rPr>
        <w:t>detach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webContents.openDevTools({</w:t>
      </w:r>
      <w:r w:rsidRPr="0052413D">
        <w:rPr>
          <w:rFonts w:ascii="Consolas" w:eastAsia="宋体" w:hAnsi="Consolas" w:cs="宋体"/>
          <w:color w:val="007A7A"/>
          <w:kern w:val="0"/>
          <w:sz w:val="20"/>
          <w:szCs w:val="20"/>
          <w:bdr w:val="none" w:sz="0" w:space="0" w:color="auto" w:frame="1"/>
        </w:rPr>
        <w:t>mode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'detach'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webContents.setZoomLevelLimits(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webContents.setVisualZoomLevelLimits(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webFrame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webFrame.setZoomLevelLimits(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webFrame.setVisualZoomLevelLimits(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webFrame.registerURLSchemeAsSecure(</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protocol.registerStandardSchemes([</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secure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webFrame.registerURLSchemeAsPrivileged(</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secure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protocol.registerStandardSchemes([</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secure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&lt;webview&gt;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webview.setZoomLevelLimits(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webview.setVisualZoomLevelLimits(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Node Headers 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is the URL specified as </w:t>
      </w:r>
      <w:r w:rsidRPr="0052413D">
        <w:rPr>
          <w:rFonts w:ascii="Consolas" w:eastAsia="宋体" w:hAnsi="Consolas" w:cs="宋体"/>
          <w:color w:val="0B3D47"/>
          <w:kern w:val="0"/>
          <w:sz w:val="20"/>
          <w:szCs w:val="20"/>
          <w:shd w:val="clear" w:color="auto" w:fill="F1F3F4"/>
        </w:rPr>
        <w:t>disturl</w:t>
      </w:r>
      <w:r w:rsidRPr="0052413D">
        <w:rPr>
          <w:rFonts w:ascii="宋体" w:eastAsia="宋体" w:hAnsi="宋体" w:cs="宋体"/>
          <w:kern w:val="0"/>
          <w:sz w:val="24"/>
          <w:szCs w:val="24"/>
        </w:rPr>
        <w:t> in a </w:t>
      </w:r>
      <w:r w:rsidRPr="0052413D">
        <w:rPr>
          <w:rFonts w:ascii="Consolas" w:eastAsia="宋体" w:hAnsi="Consolas" w:cs="宋体"/>
          <w:color w:val="0B3D47"/>
          <w:kern w:val="0"/>
          <w:sz w:val="20"/>
          <w:szCs w:val="20"/>
          <w:shd w:val="clear" w:color="auto" w:fill="F1F3F4"/>
        </w:rPr>
        <w:t>.npmrc</w:t>
      </w:r>
      <w:r w:rsidRPr="0052413D">
        <w:rPr>
          <w:rFonts w:ascii="宋体" w:eastAsia="宋体" w:hAnsi="宋体" w:cs="宋体"/>
          <w:kern w:val="0"/>
          <w:sz w:val="24"/>
          <w:szCs w:val="24"/>
        </w:rPr>
        <w:t> file or as the </w:t>
      </w:r>
      <w:r w:rsidRPr="0052413D">
        <w:rPr>
          <w:rFonts w:ascii="Consolas" w:eastAsia="宋体" w:hAnsi="Consolas" w:cs="宋体"/>
          <w:color w:val="0B3D47"/>
          <w:kern w:val="0"/>
          <w:sz w:val="20"/>
          <w:szCs w:val="20"/>
          <w:shd w:val="clear" w:color="auto" w:fill="F1F3F4"/>
        </w:rPr>
        <w:t>--dist-url</w:t>
      </w:r>
      <w:r w:rsidRPr="0052413D">
        <w:rPr>
          <w:rFonts w:ascii="宋体" w:eastAsia="宋体" w:hAnsi="宋体" w:cs="宋体"/>
          <w:kern w:val="0"/>
          <w:sz w:val="24"/>
          <w:szCs w:val="24"/>
        </w:rPr>
        <w:t> command line flag when building native Node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Deprecated: https://atom.io/download/atom-shell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Replace with: https://atom.io/download/electron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Duplicate ARM Assets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Each Electron release includes two identical ARM builds with slightly different filenames, like </w:t>
      </w:r>
      <w:r w:rsidRPr="0052413D">
        <w:rPr>
          <w:rFonts w:ascii="Consolas" w:eastAsia="宋体" w:hAnsi="Consolas" w:cs="宋体"/>
          <w:color w:val="0B3D47"/>
          <w:kern w:val="0"/>
          <w:sz w:val="20"/>
          <w:szCs w:val="20"/>
          <w:shd w:val="clear" w:color="auto" w:fill="F1F3F4"/>
        </w:rPr>
        <w:t>electron-v1.7.3-linux-arm.zip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electron-v1.7.3-linux-armv7l.zip</w:t>
      </w:r>
      <w:r w:rsidRPr="0052413D">
        <w:rPr>
          <w:rFonts w:ascii="宋体" w:eastAsia="宋体" w:hAnsi="宋体" w:cs="宋体"/>
          <w:kern w:val="0"/>
          <w:sz w:val="24"/>
          <w:szCs w:val="24"/>
        </w:rPr>
        <w:t>. The asset with the </w:t>
      </w:r>
      <w:r w:rsidRPr="0052413D">
        <w:rPr>
          <w:rFonts w:ascii="Consolas" w:eastAsia="宋体" w:hAnsi="Consolas" w:cs="宋体"/>
          <w:color w:val="0B3D47"/>
          <w:kern w:val="0"/>
          <w:sz w:val="20"/>
          <w:szCs w:val="20"/>
          <w:shd w:val="clear" w:color="auto" w:fill="F1F3F4"/>
        </w:rPr>
        <w:t>v7l</w:t>
      </w:r>
      <w:r w:rsidRPr="0052413D">
        <w:rPr>
          <w:rFonts w:ascii="宋体" w:eastAsia="宋体" w:hAnsi="宋体" w:cs="宋体"/>
          <w:kern w:val="0"/>
          <w:sz w:val="24"/>
          <w:szCs w:val="24"/>
        </w:rPr>
        <w:t> prefix was added to clarify to users which ARM version it supports, and to disambiguate it from future armv6l and arm64 assets that may be produced.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file </w:t>
      </w:r>
      <w:r w:rsidRPr="0052413D">
        <w:rPr>
          <w:rFonts w:ascii="宋体" w:eastAsia="宋体" w:hAnsi="宋体" w:cs="宋体"/>
          <w:i/>
          <w:iCs/>
          <w:kern w:val="0"/>
          <w:sz w:val="24"/>
          <w:szCs w:val="24"/>
        </w:rPr>
        <w:t>without the prefix</w:t>
      </w:r>
      <w:r w:rsidRPr="0052413D">
        <w:rPr>
          <w:rFonts w:ascii="宋体" w:eastAsia="宋体" w:hAnsi="宋体" w:cs="宋体"/>
          <w:kern w:val="0"/>
          <w:sz w:val="24"/>
          <w:szCs w:val="24"/>
        </w:rPr>
        <w:t> is still being published to avoid breaking any setups that may be consuming it. Starting at 2.0, the un-prefixed file will no longer be published.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details, see </w:t>
      </w:r>
      <w:hyperlink r:id="rId713" w:history="1">
        <w:r w:rsidRPr="0052413D">
          <w:rPr>
            <w:rFonts w:ascii="宋体" w:eastAsia="宋体" w:hAnsi="宋体" w:cs="宋体"/>
            <w:color w:val="046DC8"/>
            <w:kern w:val="0"/>
            <w:sz w:val="24"/>
            <w:szCs w:val="24"/>
            <w:u w:val="single"/>
          </w:rPr>
          <w:t>6986</w:t>
        </w:r>
      </w:hyperlink>
      <w:r w:rsidRPr="0052413D">
        <w:rPr>
          <w:rFonts w:ascii="宋体" w:eastAsia="宋体" w:hAnsi="宋体" w:cs="宋体"/>
          <w:kern w:val="0"/>
          <w:sz w:val="24"/>
          <w:szCs w:val="24"/>
        </w:rPr>
        <w:t> and </w:t>
      </w:r>
      <w:hyperlink r:id="rId714" w:history="1">
        <w:r w:rsidRPr="0052413D">
          <w:rPr>
            <w:rFonts w:ascii="宋体" w:eastAsia="宋体" w:hAnsi="宋体" w:cs="宋体"/>
            <w:color w:val="046DC8"/>
            <w:kern w:val="0"/>
            <w:sz w:val="24"/>
            <w:szCs w:val="24"/>
            <w:u w:val="single"/>
          </w:rPr>
          <w:t>7189</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FIXME</w:t>
      </w:r>
      <w:r w:rsidRPr="0052413D">
        <w:rPr>
          <w:rFonts w:ascii="宋体" w:eastAsia="宋体" w:hAnsi="宋体" w:cs="宋体"/>
          <w:color w:val="183D44"/>
          <w:kern w:val="0"/>
          <w:sz w:val="45"/>
          <w:szCs w:val="45"/>
        </w:rPr>
        <w:t> comments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FIXME</w:t>
      </w:r>
      <w:r w:rsidRPr="0052413D">
        <w:rPr>
          <w:rFonts w:ascii="宋体" w:eastAsia="宋体" w:hAnsi="宋体" w:cs="宋体"/>
          <w:kern w:val="0"/>
          <w:sz w:val="24"/>
          <w:szCs w:val="24"/>
        </w:rPr>
        <w:t> string is used in code comments to denote things that should be fixed for the 2.0 release. See https://github.com/electron/electron/search?q=fixme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Quick 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Electron enables you to create desktop applications with pure JavaScript by providing a runtime with rich native (operating system) </w:t>
      </w:r>
      <w:r w:rsidRPr="0052413D">
        <w:rPr>
          <w:rFonts w:ascii="宋体" w:eastAsia="宋体" w:hAnsi="宋体" w:cs="宋体"/>
          <w:kern w:val="0"/>
          <w:sz w:val="24"/>
          <w:szCs w:val="24"/>
        </w:rPr>
        <w:lastRenderedPageBreak/>
        <w:t>APIs. You could see it as a variant of the Node.js runtime that is focused on desktop applications instead of web servers.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doesn’t mean Electron is a JavaScript binding to graphical user interface (GUI) libraries. Instead, Electron uses web pages as its GUI, so you could also see it as a minimal Chromium browser, controlled by JavaScript.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the process that runs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 script is called </w:t>
      </w:r>
      <w:r w:rsidRPr="0052413D">
        <w:rPr>
          <w:rFonts w:ascii="宋体" w:eastAsia="宋体" w:hAnsi="宋体" w:cs="宋体"/>
          <w:b/>
          <w:bCs/>
          <w:color w:val="183D44"/>
          <w:kern w:val="0"/>
          <w:sz w:val="24"/>
          <w:szCs w:val="24"/>
        </w:rPr>
        <w:t>the main process</w:t>
      </w:r>
      <w:r w:rsidRPr="0052413D">
        <w:rPr>
          <w:rFonts w:ascii="宋体" w:eastAsia="宋体" w:hAnsi="宋体" w:cs="宋体"/>
          <w:kern w:val="0"/>
          <w:sz w:val="24"/>
          <w:szCs w:val="24"/>
        </w:rPr>
        <w:t>. The script that runs in the main process can display a GUI by creating web pages.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Electron uses Chromium for displaying web pages, Chromium’s multi-process architecture is also used. Each web page in Electron runs in its own process, which is called </w:t>
      </w:r>
      <w:r w:rsidRPr="0052413D">
        <w:rPr>
          <w:rFonts w:ascii="宋体" w:eastAsia="宋体" w:hAnsi="宋体" w:cs="宋体"/>
          <w:b/>
          <w:bCs/>
          <w:color w:val="183D44"/>
          <w:kern w:val="0"/>
          <w:sz w:val="24"/>
          <w:szCs w:val="24"/>
        </w:rPr>
        <w:t>the renderer process</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normal browsers, web pages usually run in a sandboxed environment and are not allowed access to native resources. Electron users, however, have the power to use Node.js APIs in web pages allowing lower level operating system interactions.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Differences Between Main Process and Renderer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creates web pages by creating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instances. Each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 runs the web page in its own renderer process. When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 is destroyed, the corresponding renderer process is also terminated.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main process manages all web pages and their corresponding renderer processes. Each renderer process is isolated and only cares about the web page running in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In web pages, calling native GUI related APIs is not allowed because managing native GUI resources in web pages is very dangerous and it is easy to leak resources. If you want to perform GUI operations in a web page, the renderer process of the web page must communicate with </w:t>
      </w:r>
      <w:r w:rsidRPr="0052413D">
        <w:rPr>
          <w:rFonts w:ascii="宋体" w:eastAsia="宋体" w:hAnsi="宋体" w:cs="宋体"/>
          <w:kern w:val="0"/>
          <w:sz w:val="24"/>
          <w:szCs w:val="24"/>
        </w:rPr>
        <w:lastRenderedPageBreak/>
        <w:t>the main process to request that the main process perform those operations.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we have several ways to communicate between the main process and renderer processes. Like </w:t>
      </w:r>
      <w:hyperlink r:id="rId715" w:history="1">
        <w:r w:rsidRPr="0052413D">
          <w:rPr>
            <w:rFonts w:ascii="Consolas" w:eastAsia="宋体" w:hAnsi="Consolas" w:cs="宋体"/>
            <w:color w:val="0B3D47"/>
            <w:kern w:val="0"/>
            <w:sz w:val="20"/>
            <w:szCs w:val="20"/>
            <w:shd w:val="clear" w:color="auto" w:fill="F1F3F4"/>
          </w:rPr>
          <w:t>ipcRenderer</w:t>
        </w:r>
      </w:hyperlink>
      <w:r w:rsidRPr="0052413D">
        <w:rPr>
          <w:rFonts w:ascii="宋体" w:eastAsia="宋体" w:hAnsi="宋体" w:cs="宋体"/>
          <w:kern w:val="0"/>
          <w:sz w:val="24"/>
          <w:szCs w:val="24"/>
        </w:rPr>
        <w:t> and </w:t>
      </w:r>
      <w:hyperlink r:id="rId716" w:history="1">
        <w:r w:rsidRPr="0052413D">
          <w:rPr>
            <w:rFonts w:ascii="Consolas" w:eastAsia="宋体" w:hAnsi="Consolas" w:cs="宋体"/>
            <w:color w:val="0B3D47"/>
            <w:kern w:val="0"/>
            <w:sz w:val="20"/>
            <w:szCs w:val="20"/>
            <w:shd w:val="clear" w:color="auto" w:fill="F1F3F4"/>
          </w:rPr>
          <w:t>ipcMain</w:t>
        </w:r>
      </w:hyperlink>
      <w:r w:rsidRPr="0052413D">
        <w:rPr>
          <w:rFonts w:ascii="宋体" w:eastAsia="宋体" w:hAnsi="宋体" w:cs="宋体"/>
          <w:kern w:val="0"/>
          <w:sz w:val="24"/>
          <w:szCs w:val="24"/>
        </w:rPr>
        <w:t> modules for sending messages, and the </w:t>
      </w:r>
      <w:hyperlink r:id="rId717" w:history="1">
        <w:r w:rsidRPr="0052413D">
          <w:rPr>
            <w:rFonts w:ascii="宋体" w:eastAsia="宋体" w:hAnsi="宋体" w:cs="宋体"/>
            <w:color w:val="046DC8"/>
            <w:kern w:val="0"/>
            <w:sz w:val="24"/>
            <w:szCs w:val="24"/>
            <w:u w:val="single"/>
          </w:rPr>
          <w:t>remote</w:t>
        </w:r>
      </w:hyperlink>
      <w:r w:rsidRPr="0052413D">
        <w:rPr>
          <w:rFonts w:ascii="宋体" w:eastAsia="宋体" w:hAnsi="宋体" w:cs="宋体"/>
          <w:kern w:val="0"/>
          <w:sz w:val="24"/>
          <w:szCs w:val="24"/>
        </w:rPr>
        <w:t> module for RPC style communication. There is also an FAQ entry on </w:t>
      </w:r>
      <w:hyperlink r:id="rId718" w:anchor="how-to-share-data-between-web-pages" w:history="1">
        <w:r w:rsidRPr="0052413D">
          <w:rPr>
            <w:rFonts w:ascii="宋体" w:eastAsia="宋体" w:hAnsi="宋体" w:cs="宋体"/>
            <w:color w:val="046DC8"/>
            <w:kern w:val="0"/>
            <w:sz w:val="24"/>
            <w:szCs w:val="24"/>
            <w:u w:val="single"/>
          </w:rPr>
          <w:t>how to share data between web pages</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Write your First Electron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Generally, an Electron app is structured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index.html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format of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is exactly the same as that of Node’s modules, and the script specified by the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field is the startup script of your app, which will run the main process. An example of your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might look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"name"</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"your-app"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"version"</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"0.1.0"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"main"</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the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 field is not present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Electron will attempt to load an </w:t>
      </w:r>
      <w:r w:rsidRPr="0052413D">
        <w:rPr>
          <w:rFonts w:ascii="Consolas" w:eastAsia="宋体" w:hAnsi="Consolas" w:cs="宋体"/>
          <w:color w:val="0B3D47"/>
          <w:kern w:val="0"/>
          <w:sz w:val="20"/>
          <w:szCs w:val="20"/>
          <w:shd w:val="clear" w:color="auto" w:fill="F1F3F4"/>
        </w:rPr>
        <w:t>index.js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should create windows and handle system events, a typical example being: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url = require(</w:t>
      </w:r>
      <w:r w:rsidRPr="0052413D">
        <w:rPr>
          <w:rFonts w:ascii="Consolas" w:eastAsia="宋体" w:hAnsi="Consolas" w:cs="宋体"/>
          <w:color w:val="D01040"/>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Keep a global reference of the window object, if you don't, the window will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be closed automatically when the JavaScript object is garbage collected.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createWindow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Create the browser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and load the index.html of the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win.loadURL(url.format({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pathname</w:t>
      </w:r>
      <w:r w:rsidRPr="0052413D">
        <w:rPr>
          <w:rFonts w:ascii="Consolas" w:eastAsia="宋体" w:hAnsi="Consolas" w:cs="宋体"/>
          <w:color w:val="0B3D47"/>
          <w:kern w:val="0"/>
          <w:sz w:val="20"/>
          <w:szCs w:val="20"/>
          <w:bdr w:val="none" w:sz="0" w:space="0" w:color="auto" w:frame="1"/>
        </w:rPr>
        <w:t xml:space="preserve">: path.join(__dirname, </w:t>
      </w:r>
      <w:r w:rsidRPr="0052413D">
        <w:rPr>
          <w:rFonts w:ascii="Consolas" w:eastAsia="宋体" w:hAnsi="Consolas" w:cs="宋体"/>
          <w:color w:val="D01040"/>
          <w:kern w:val="0"/>
          <w:sz w:val="20"/>
          <w:szCs w:val="20"/>
          <w:bdr w:val="none" w:sz="0" w:space="0" w:color="auto" w:frame="1"/>
        </w:rPr>
        <w:t>'index.html'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protocol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slashes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Open the DevTools.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win.webContents.openDevTools()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Emitted when the window is closed.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win.on(</w:t>
      </w:r>
      <w:r w:rsidRPr="0052413D">
        <w:rPr>
          <w:rFonts w:ascii="Consolas" w:eastAsia="宋体" w:hAnsi="Consolas" w:cs="宋体"/>
          <w:color w:val="D01040"/>
          <w:kern w:val="0"/>
          <w:sz w:val="20"/>
          <w:szCs w:val="20"/>
          <w:bdr w:val="none" w:sz="0" w:space="0" w:color="auto" w:frame="1"/>
        </w:rPr>
        <w:t>'closed'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Dereference the window object, usually you would store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in an array if your app supports multi windows, this is the time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when you should delete the corresponding element.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This method will be called when Electron has finished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initialization and is ready to create browser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Some APIs can only be used after this event occurs.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createWindow)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Quit when all windows are closed.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'window-all-closed'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On macOS it is common for applications and their menu 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to stay active until the user quits explicitly with Cmd + Q</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(process.platform !==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app.quit()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'activate'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On macOS it's common to re-create a window in the app when the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dock icon is clicked and there are no other windows open.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createWindow()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lastRenderedPageBreak/>
        <w:t>// In this file you can include the rest of your app's specific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code. You can also put them in separate files and require them here.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Finally the </w:t>
      </w:r>
      <w:r w:rsidRPr="0052413D">
        <w:rPr>
          <w:rFonts w:ascii="Consolas" w:eastAsia="宋体" w:hAnsi="Consolas" w:cs="宋体"/>
          <w:color w:val="0B3D47"/>
          <w:kern w:val="0"/>
          <w:sz w:val="20"/>
          <w:szCs w:val="20"/>
          <w:shd w:val="clear" w:color="auto" w:fill="F1F3F4"/>
        </w:rPr>
        <w:t>index.html</w:t>
      </w:r>
      <w:r w:rsidRPr="0052413D">
        <w:rPr>
          <w:rFonts w:ascii="宋体" w:eastAsia="宋体" w:hAnsi="宋体" w:cs="宋体"/>
          <w:kern w:val="0"/>
          <w:sz w:val="24"/>
          <w:szCs w:val="24"/>
        </w:rPr>
        <w:t> is the web page you want to 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charset=</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&lt;title&gt;</w:t>
      </w:r>
      <w:r w:rsidRPr="0052413D">
        <w:rPr>
          <w:rFonts w:ascii="Consolas" w:eastAsia="宋体" w:hAnsi="Consolas" w:cs="宋体"/>
          <w:color w:val="0B3D47"/>
          <w:kern w:val="0"/>
          <w:sz w:val="20"/>
          <w:szCs w:val="20"/>
          <w:bdr w:val="none" w:sz="0" w:space="0" w:color="auto" w:frame="1"/>
        </w:rPr>
        <w:t>Hello World!</w:t>
      </w:r>
      <w:r w:rsidRPr="0052413D">
        <w:rPr>
          <w:rFonts w:ascii="Consolas" w:eastAsia="宋体" w:hAnsi="Consolas" w:cs="宋体"/>
          <w:color w:val="000080"/>
          <w:kern w:val="0"/>
          <w:sz w:val="20"/>
          <w:szCs w:val="20"/>
          <w:bdr w:val="none" w:sz="0" w:space="0" w:color="auto" w:frame="1"/>
        </w:rPr>
        <w:t>&lt;/title&gt;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&lt;h1&gt;</w:t>
      </w:r>
      <w:r w:rsidRPr="0052413D">
        <w:rPr>
          <w:rFonts w:ascii="Consolas" w:eastAsia="宋体" w:hAnsi="Consolas" w:cs="宋体"/>
          <w:color w:val="0B3D47"/>
          <w:kern w:val="0"/>
          <w:sz w:val="20"/>
          <w:szCs w:val="20"/>
          <w:bdr w:val="none" w:sz="0" w:space="0" w:color="auto" w:frame="1"/>
        </w:rPr>
        <w:t>Hello World!</w:t>
      </w:r>
      <w:r w:rsidRPr="0052413D">
        <w:rPr>
          <w:rFonts w:ascii="Consolas" w:eastAsia="宋体" w:hAnsi="Consolas" w:cs="宋体"/>
          <w:color w:val="000080"/>
          <w:kern w:val="0"/>
          <w:sz w:val="20"/>
          <w:szCs w:val="20"/>
          <w:bdr w:val="none" w:sz="0" w:space="0" w:color="auto" w:frame="1"/>
        </w:rPr>
        <w:t>&lt;/h1&gt;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 are using node </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.write(process.versions.node)</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Chrome </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.write(process.versions.chrome)</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and Electron </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.write(process.versions.electron)</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Run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you’ve created your initial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index.html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files, you’ll probably want to try running your app locally to test it and make sure it’s working as expected.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w:t>
      </w:r>
    </w:p>
    <w:p w:rsidR="0052413D" w:rsidRPr="0052413D" w:rsidRDefault="00E93C51" w:rsidP="0052413D">
      <w:pPr>
        <w:widowControl/>
        <w:jc w:val="left"/>
        <w:rPr>
          <w:rFonts w:ascii="宋体" w:eastAsia="宋体" w:hAnsi="宋体" w:cs="宋体"/>
          <w:kern w:val="0"/>
          <w:sz w:val="24"/>
          <w:szCs w:val="24"/>
        </w:rPr>
      </w:pPr>
      <w:hyperlink r:id="rId719" w:history="1">
        <w:r w:rsidR="0052413D" w:rsidRPr="0052413D">
          <w:rPr>
            <w:rFonts w:ascii="Consolas" w:eastAsia="宋体" w:hAnsi="Consolas" w:cs="宋体"/>
            <w:color w:val="0B3D47"/>
            <w:kern w:val="0"/>
            <w:sz w:val="20"/>
            <w:szCs w:val="20"/>
            <w:shd w:val="clear" w:color="auto" w:fill="F1F3F4"/>
          </w:rPr>
          <w:t>electron</w:t>
        </w:r>
      </w:hyperlink>
      <w:r w:rsidR="0052413D" w:rsidRPr="0052413D">
        <w:rPr>
          <w:rFonts w:ascii="宋体" w:eastAsia="宋体" w:hAnsi="宋体" w:cs="宋体"/>
          <w:kern w:val="0"/>
          <w:sz w:val="24"/>
          <w:szCs w:val="24"/>
        </w:rPr>
        <w:t> is an </w:t>
      </w:r>
      <w:r w:rsidR="0052413D" w:rsidRPr="0052413D">
        <w:rPr>
          <w:rFonts w:ascii="Consolas" w:eastAsia="宋体" w:hAnsi="Consolas" w:cs="宋体"/>
          <w:color w:val="0B3D47"/>
          <w:kern w:val="0"/>
          <w:sz w:val="20"/>
          <w:szCs w:val="20"/>
          <w:shd w:val="clear" w:color="auto" w:fill="F1F3F4"/>
        </w:rPr>
        <w:t>npm</w:t>
      </w:r>
      <w:r w:rsidR="0052413D" w:rsidRPr="0052413D">
        <w:rPr>
          <w:rFonts w:ascii="宋体" w:eastAsia="宋体" w:hAnsi="宋体" w:cs="宋体"/>
          <w:kern w:val="0"/>
          <w:sz w:val="24"/>
          <w:szCs w:val="24"/>
        </w:rPr>
        <w:t> module that contains pre-compiled versions of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you’ve installed it globally with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then you will only need to run the following in your app’s source directory: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you’ve installed it locally, then run: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macOS /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./node_modules/.bin/electron .</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.\node_modules\.bin\electron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Manually Downloaded Electron Binary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downloaded Electron manually, you can also use the included binary to execute your app directly.</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./Electron.app/Contents/MacOS/Electron your-app/</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./electron/electron your-app/</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.\electron\electron.exe 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here is part of the Electron’s release package, you can download it from </w:t>
      </w:r>
      <w:hyperlink r:id="rId720"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Run as a distribution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you’re done writing your app, you can create a distribution by following the </w:t>
      </w:r>
      <w:hyperlink r:id="rId721" w:history="1">
        <w:r w:rsidRPr="0052413D">
          <w:rPr>
            <w:rFonts w:ascii="宋体" w:eastAsia="宋体" w:hAnsi="宋体" w:cs="宋体"/>
            <w:color w:val="046DC8"/>
            <w:kern w:val="0"/>
            <w:sz w:val="24"/>
            <w:szCs w:val="24"/>
            <w:u w:val="single"/>
          </w:rPr>
          <w:t>Application Distribution</w:t>
        </w:r>
      </w:hyperlink>
      <w:r w:rsidRPr="0052413D">
        <w:rPr>
          <w:rFonts w:ascii="宋体" w:eastAsia="宋体" w:hAnsi="宋体" w:cs="宋体"/>
          <w:kern w:val="0"/>
          <w:sz w:val="24"/>
          <w:szCs w:val="24"/>
        </w:rPr>
        <w:t> guide and then executing the packaged 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Try this 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Clone and run the code in this tutorial by using the </w:t>
      </w:r>
      <w:hyperlink r:id="rId722" w:history="1">
        <w:r w:rsidRPr="0052413D">
          <w:rPr>
            <w:rFonts w:ascii="Consolas" w:eastAsia="宋体" w:hAnsi="Consolas" w:cs="宋体"/>
            <w:color w:val="0B3D47"/>
            <w:kern w:val="0"/>
            <w:sz w:val="20"/>
            <w:szCs w:val="20"/>
            <w:shd w:val="clear" w:color="auto" w:fill="F1F3F4"/>
          </w:rPr>
          <w:t>electron/electron-quick-start</w:t>
        </w:r>
      </w:hyperlink>
      <w:r w:rsidRPr="0052413D">
        <w:rPr>
          <w:rFonts w:ascii="宋体" w:eastAsia="宋体" w:hAnsi="宋体" w:cs="宋体"/>
          <w:kern w:val="0"/>
          <w:sz w:val="24"/>
          <w:szCs w:val="24"/>
        </w:rPr>
        <w:t> repository.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Running this requires </w:t>
      </w:r>
      <w:hyperlink r:id="rId723" w:history="1">
        <w:r w:rsidRPr="0052413D">
          <w:rPr>
            <w:rFonts w:ascii="宋体" w:eastAsia="宋体" w:hAnsi="宋体" w:cs="宋体"/>
            <w:color w:val="046DC8"/>
            <w:kern w:val="0"/>
            <w:sz w:val="24"/>
            <w:szCs w:val="24"/>
            <w:u w:val="single"/>
          </w:rPr>
          <w:t>Git</w:t>
        </w:r>
      </w:hyperlink>
      <w:r w:rsidRPr="0052413D">
        <w:rPr>
          <w:rFonts w:ascii="宋体" w:eastAsia="宋体" w:hAnsi="宋体" w:cs="宋体"/>
          <w:kern w:val="0"/>
          <w:sz w:val="24"/>
          <w:szCs w:val="24"/>
        </w:rPr>
        <w:t> and </w:t>
      </w:r>
      <w:hyperlink r:id="rId724" w:history="1">
        <w:r w:rsidRPr="0052413D">
          <w:rPr>
            <w:rFonts w:ascii="宋体" w:eastAsia="宋体" w:hAnsi="宋体" w:cs="宋体"/>
            <w:color w:val="046DC8"/>
            <w:kern w:val="0"/>
            <w:sz w:val="24"/>
            <w:szCs w:val="24"/>
            <w:u w:val="single"/>
          </w:rPr>
          <w:t>Node.js</w:t>
        </w:r>
      </w:hyperlink>
      <w:r w:rsidRPr="0052413D">
        <w:rPr>
          <w:rFonts w:ascii="宋体" w:eastAsia="宋体" w:hAnsi="宋体" w:cs="宋体"/>
          <w:kern w:val="0"/>
          <w:sz w:val="24"/>
          <w:szCs w:val="24"/>
        </w:rPr>
        <w:t> (which includes </w:t>
      </w:r>
      <w:hyperlink r:id="rId725" w:history="1">
        <w:r w:rsidRPr="0052413D">
          <w:rPr>
            <w:rFonts w:ascii="宋体" w:eastAsia="宋体" w:hAnsi="宋体" w:cs="宋体"/>
            <w:color w:val="046DC8"/>
            <w:kern w:val="0"/>
            <w:sz w:val="24"/>
            <w:szCs w:val="24"/>
            <w:u w:val="single"/>
          </w:rPr>
          <w:t>npm</w:t>
        </w:r>
      </w:hyperlink>
      <w:r w:rsidRPr="0052413D">
        <w:rPr>
          <w:rFonts w:ascii="宋体" w:eastAsia="宋体" w:hAnsi="宋体" w:cs="宋体"/>
          <w:kern w:val="0"/>
          <w:sz w:val="24"/>
          <w:szCs w:val="24"/>
        </w:rPr>
        <w:t>) on your system.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Clone the repository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https://github.com/electron/electron-quick-start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Go into the repository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electron-quick-start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Install dependencies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Run the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more example apps, see the </w:t>
      </w:r>
      <w:hyperlink r:id="rId726" w:anchor="boilerplates" w:history="1">
        <w:r w:rsidRPr="0052413D">
          <w:rPr>
            <w:rFonts w:ascii="宋体" w:eastAsia="宋体" w:hAnsi="宋体" w:cs="宋体"/>
            <w:color w:val="046DC8"/>
            <w:kern w:val="0"/>
            <w:sz w:val="24"/>
            <w:szCs w:val="24"/>
            <w:u w:val="single"/>
          </w:rPr>
          <w:t>list of boilerplates</w:t>
        </w:r>
      </w:hyperlink>
      <w:r w:rsidRPr="0052413D">
        <w:rPr>
          <w:rFonts w:ascii="宋体" w:eastAsia="宋体" w:hAnsi="宋体" w:cs="宋体"/>
          <w:kern w:val="0"/>
          <w:sz w:val="24"/>
          <w:szCs w:val="24"/>
        </w:rPr>
        <w:t> created by the awesome electron community.</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REPL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Read-Eval-Print-Loop (REPL) is a simple, interactive computer programming environment that takes single user inputs (i.e. single expressions), evaluates them, and returns the result to the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repl</w:t>
      </w:r>
      <w:r w:rsidRPr="0052413D">
        <w:rPr>
          <w:rFonts w:ascii="宋体" w:eastAsia="宋体" w:hAnsi="宋体" w:cs="宋体"/>
          <w:kern w:val="0"/>
          <w:sz w:val="24"/>
          <w:szCs w:val="24"/>
        </w:rPr>
        <w:t> module provides a REPL implementation that can be accessed using:</w:t>
      </w:r>
    </w:p>
    <w:p w:rsidR="0052413D" w:rsidRPr="0052413D" w:rsidRDefault="0052413D" w:rsidP="0052413D">
      <w:pPr>
        <w:widowControl/>
        <w:numPr>
          <w:ilvl w:val="0"/>
          <w:numId w:val="564"/>
        </w:numPr>
        <w:ind w:left="360"/>
        <w:jc w:val="left"/>
        <w:rPr>
          <w:rFonts w:ascii="宋体" w:eastAsia="宋体" w:hAnsi="宋体" w:cs="宋体"/>
          <w:kern w:val="0"/>
          <w:sz w:val="24"/>
          <w:szCs w:val="24"/>
        </w:rPr>
      </w:pPr>
      <w:r w:rsidRPr="0052413D">
        <w:rPr>
          <w:rFonts w:ascii="宋体" w:eastAsia="宋体" w:hAnsi="宋体" w:cs="宋体"/>
          <w:kern w:val="0"/>
          <w:sz w:val="24"/>
          <w:szCs w:val="24"/>
        </w:rPr>
        <w:t>Assuming you have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electron-prebuilt</w:t>
      </w:r>
      <w:r w:rsidRPr="0052413D">
        <w:rPr>
          <w:rFonts w:ascii="宋体" w:eastAsia="宋体" w:hAnsi="宋体" w:cs="宋体"/>
          <w:kern w:val="0"/>
          <w:sz w:val="24"/>
          <w:szCs w:val="24"/>
        </w:rPr>
        <w:t> installed as a local project dependency:</w:t>
      </w:r>
    </w:p>
    <w:p w:rsidR="0052413D" w:rsidRPr="0052413D" w:rsidRDefault="0052413D" w:rsidP="0052413D">
      <w:pPr>
        <w:widowControl/>
        <w:numPr>
          <w:ilvl w:val="0"/>
          <w:numId w:val="564"/>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./node_modules/.bin/electron --interactive</w:t>
      </w:r>
    </w:p>
    <w:p w:rsidR="0052413D" w:rsidRPr="0052413D" w:rsidRDefault="0052413D" w:rsidP="0052413D">
      <w:pPr>
        <w:widowControl/>
        <w:numPr>
          <w:ilvl w:val="0"/>
          <w:numId w:val="564"/>
        </w:numPr>
        <w:ind w:left="360"/>
        <w:jc w:val="left"/>
        <w:rPr>
          <w:rFonts w:ascii="宋体" w:eastAsia="宋体" w:hAnsi="宋体" w:cs="宋体"/>
          <w:kern w:val="0"/>
          <w:sz w:val="24"/>
          <w:szCs w:val="24"/>
        </w:rPr>
      </w:pPr>
      <w:r w:rsidRPr="0052413D">
        <w:rPr>
          <w:rFonts w:ascii="宋体" w:eastAsia="宋体" w:hAnsi="宋体" w:cs="宋体"/>
          <w:kern w:val="0"/>
          <w:sz w:val="24"/>
          <w:szCs w:val="24"/>
        </w:rPr>
        <w:t>Assuming you have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electron-prebuilt</w:t>
      </w:r>
      <w:r w:rsidRPr="0052413D">
        <w:rPr>
          <w:rFonts w:ascii="宋体" w:eastAsia="宋体" w:hAnsi="宋体" w:cs="宋体"/>
          <w:kern w:val="0"/>
          <w:sz w:val="24"/>
          <w:szCs w:val="24"/>
        </w:rPr>
        <w:t> installed globally:</w:t>
      </w:r>
    </w:p>
    <w:p w:rsidR="0052413D" w:rsidRPr="0052413D" w:rsidRDefault="0052413D" w:rsidP="0052413D">
      <w:pPr>
        <w:widowControl/>
        <w:numPr>
          <w:ilvl w:val="0"/>
          <w:numId w:val="564"/>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--interactive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only creates a REPL for the main process. You can use the Console tab of the Dev Tools to get a REPL for the renderer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electron --interactive</w:t>
      </w:r>
      <w:r w:rsidRPr="0052413D">
        <w:rPr>
          <w:rFonts w:ascii="宋体" w:eastAsia="宋体" w:hAnsi="宋体" w:cs="宋体"/>
          <w:kern w:val="0"/>
          <w:sz w:val="24"/>
          <w:szCs w:val="24"/>
        </w:rPr>
        <w:t> is not available on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More information can be found in the </w:t>
      </w:r>
      <w:hyperlink r:id="rId727" w:history="1">
        <w:r w:rsidRPr="0052413D">
          <w:rPr>
            <w:rFonts w:ascii="宋体" w:eastAsia="宋体" w:hAnsi="宋体" w:cs="宋体"/>
            <w:color w:val="046DC8"/>
            <w:kern w:val="0"/>
            <w:sz w:val="24"/>
            <w:szCs w:val="24"/>
            <w:u w:val="single"/>
          </w:rPr>
          <w:t>Node.js REPL docs</w:t>
        </w:r>
      </w:hyperlink>
      <w:r w:rsidRPr="0052413D">
        <w:rPr>
          <w:rFonts w:ascii="宋体" w:eastAsia="宋体" w:hAnsi="宋体" w:cs="宋体"/>
          <w:kern w:val="0"/>
          <w:sz w:val="24"/>
          <w:szCs w:val="24"/>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5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Security, Native Capabilities, and Your Responsibility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web developers, we usually enjoy the strong security net of the browser - the risks associated with the code we write are relatively small. Our websites are granted limited powers in a sandbox, and we trust that our users enjoy a browser built by a large team of engineers that is able to quickly respond to newly discovered security threats.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working with Electron, it is important to understand that Electron is not a web browser. It allows you to build feature-rich desktop applications with familiar web technologies, but your code wields much greater power. JavaScript can access the filesystem, user shell, and more. This allows you to build high quality native applications, but the inherent security risks scale with the additional powers granted to your code.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With that in mind, be aware that displaying arbitrary content from untrusted sources poses a severe security risk that Electron is not intended to handle. In fact, the most popular Electron apps (Atom, Slack, Visual Studio Code, etc) display primarily local content (or trusted, secure remote content without Node integration) – if your application executes code from an online source, it is your responsibility to ensure that the code is not malicious.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Reporting Security Issues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information on how to properly disclose an Electron vulnerability, see </w:t>
      </w:r>
      <w:hyperlink r:id="rId728" w:history="1">
        <w:r w:rsidRPr="0052413D">
          <w:rPr>
            <w:rFonts w:ascii="宋体" w:eastAsia="宋体" w:hAnsi="宋体" w:cs="宋体"/>
            <w:color w:val="046DC8"/>
            <w:kern w:val="0"/>
            <w:sz w:val="24"/>
            <w:szCs w:val="24"/>
            <w:u w:val="single"/>
          </w:rPr>
          <w:t>SECURITY.md</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Chromium Security Issues and Upgrades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While Electron strives to support new versions of Chromium as soon as possible, developers should be aware that upgrading is a serious undertaking - involving hand-editing dozens or even hundreds of files. Given the resources and contributions available today, Electron will often not be on the very latest version of Chromium, lagging behind by either days or weeks.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We feel that our current system of updating the Chromium component strikes an appropriate balance between the resources we have available and the needs of the majority of applications built on top of the framework. We definitely are interested in hearing more about specific use cases from the people that build things on top of Electron. Pull requests and contributions supporting this effort are always very welcome.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Ignoring Above Advice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security issue exists whenever you receive code from a remote destination and execute it locally. As an example, consider a remote website being displayed inside a browser window. If an attacker somehow manages to change said content (either by attacking the source directly, or by sitting between your app and the actual destination), they will be able to execute native code on the user’s machine.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noProof/>
          <w:color w:val="5E7478"/>
          <w:kern w:val="0"/>
          <w:sz w:val="24"/>
          <w:szCs w:val="24"/>
        </w:rPr>
        <w:drawing>
          <wp:inline distT="0" distB="0" distL="0" distR="0">
            <wp:extent cx="190500" cy="190500"/>
            <wp:effectExtent l="0" t="0" r="0" b="0"/>
            <wp:docPr id="1" name="图片 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rning:"/>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2413D">
        <w:rPr>
          <w:rFonts w:ascii="宋体" w:eastAsia="宋体" w:hAnsi="宋体" w:cs="宋体"/>
          <w:color w:val="5E7478"/>
          <w:kern w:val="0"/>
          <w:sz w:val="24"/>
          <w:szCs w:val="24"/>
        </w:rPr>
        <w:t> Under no circumstances should you load and execute remote code with Node integration enabled. Instead, use only local files (packaged together with your application) to execute Node code. To display remote content, use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color w:val="5E7478"/>
          <w:kern w:val="0"/>
          <w:sz w:val="24"/>
          <w:szCs w:val="24"/>
        </w:rPr>
        <w:t> tag and make sure to disable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color w:val="5E7478"/>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Checklist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is not bulletproof, but at the least, you should attempt the following:</w:t>
      </w:r>
    </w:p>
    <w:p w:rsidR="0052413D" w:rsidRPr="0052413D" w:rsidRDefault="0052413D" w:rsidP="0052413D">
      <w:pPr>
        <w:widowControl/>
        <w:numPr>
          <w:ilvl w:val="0"/>
          <w:numId w:val="56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Only display secure (https) content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Disable the Node integration in all renderers that display remote content (setting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in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Enable context isolation in all renderers that display remote content (setting </w:t>
      </w:r>
      <w:r w:rsidRPr="0052413D">
        <w:rPr>
          <w:rFonts w:ascii="Consolas" w:eastAsia="宋体" w:hAnsi="Consolas" w:cs="宋体"/>
          <w:color w:val="0B3D47"/>
          <w:kern w:val="0"/>
          <w:sz w:val="20"/>
          <w:szCs w:val="20"/>
          <w:shd w:val="clear" w:color="auto" w:fill="F1F3F4"/>
        </w:rPr>
        <w:t>contextIsolation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Use </w:t>
      </w:r>
      <w:r w:rsidRPr="0052413D">
        <w:rPr>
          <w:rFonts w:ascii="Consolas" w:eastAsia="宋体" w:hAnsi="Consolas" w:cs="宋体"/>
          <w:color w:val="0B3D47"/>
          <w:kern w:val="0"/>
          <w:sz w:val="20"/>
          <w:szCs w:val="20"/>
          <w:shd w:val="clear" w:color="auto" w:fill="F1F3F4"/>
        </w:rPr>
        <w:t>ses.setPermissionRequestHandler()</w:t>
      </w:r>
      <w:r w:rsidRPr="0052413D">
        <w:rPr>
          <w:rFonts w:ascii="宋体" w:eastAsia="宋体" w:hAnsi="宋体" w:cs="宋体"/>
          <w:kern w:val="0"/>
          <w:sz w:val="24"/>
          <w:szCs w:val="24"/>
        </w:rPr>
        <w:t> in all sessions that load remote content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disable </w:t>
      </w:r>
      <w:r w:rsidRPr="0052413D">
        <w:rPr>
          <w:rFonts w:ascii="Consolas" w:eastAsia="宋体" w:hAnsi="Consolas" w:cs="宋体"/>
          <w:color w:val="0B3D47"/>
          <w:kern w:val="0"/>
          <w:sz w:val="20"/>
          <w:szCs w:val="20"/>
          <w:shd w:val="clear" w:color="auto" w:fill="F1F3F4"/>
        </w:rPr>
        <w:t>webSecurity</w:t>
      </w:r>
      <w:r w:rsidRPr="0052413D">
        <w:rPr>
          <w:rFonts w:ascii="宋体" w:eastAsia="宋体" w:hAnsi="宋体" w:cs="宋体"/>
          <w:kern w:val="0"/>
          <w:sz w:val="24"/>
          <w:szCs w:val="24"/>
        </w:rPr>
        <w:t>. Disabling it will disable the same-origin policy.</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Define a </w:t>
      </w:r>
      <w:hyperlink r:id="rId730" w:history="1">
        <w:r w:rsidRPr="0052413D">
          <w:rPr>
            <w:rFonts w:ascii="Consolas" w:eastAsia="宋体" w:hAnsi="Consolas" w:cs="宋体"/>
            <w:color w:val="0B3D47"/>
            <w:kern w:val="0"/>
            <w:sz w:val="20"/>
            <w:szCs w:val="20"/>
            <w:shd w:val="clear" w:color="auto" w:fill="F1F3F4"/>
          </w:rPr>
          <w:t>Content-Security-Policy</w:t>
        </w:r>
      </w:hyperlink>
      <w:r w:rsidRPr="0052413D">
        <w:rPr>
          <w:rFonts w:ascii="宋体" w:eastAsia="宋体" w:hAnsi="宋体" w:cs="宋体"/>
          <w:kern w:val="0"/>
          <w:sz w:val="24"/>
          <w:szCs w:val="24"/>
        </w:rPr>
        <w:t> , and use restrictive rules (i.e. </w:t>
      </w:r>
      <w:r w:rsidRPr="0052413D">
        <w:rPr>
          <w:rFonts w:ascii="Consolas" w:eastAsia="宋体" w:hAnsi="Consolas" w:cs="宋体"/>
          <w:color w:val="0B3D47"/>
          <w:kern w:val="0"/>
          <w:sz w:val="20"/>
          <w:szCs w:val="20"/>
          <w:shd w:val="clear" w:color="auto" w:fill="F1F3F4"/>
        </w:rPr>
        <w:t>script-src 'self'</w:t>
      </w:r>
      <w:r w:rsidRPr="0052413D">
        <w:rPr>
          <w:rFonts w:ascii="宋体" w:eastAsia="宋体" w:hAnsi="宋体" w:cs="宋体"/>
          <w:kern w:val="0"/>
          <w:sz w:val="24"/>
          <w:szCs w:val="24"/>
        </w:rPr>
        <w:t>)</w:t>
      </w:r>
    </w:p>
    <w:p w:rsidR="0052413D" w:rsidRPr="0052413D" w:rsidRDefault="00E93C51" w:rsidP="0052413D">
      <w:pPr>
        <w:widowControl/>
        <w:numPr>
          <w:ilvl w:val="0"/>
          <w:numId w:val="565"/>
        </w:numPr>
        <w:spacing w:beforeAutospacing="1"/>
        <w:ind w:left="360"/>
        <w:jc w:val="left"/>
        <w:rPr>
          <w:rFonts w:ascii="宋体" w:eastAsia="宋体" w:hAnsi="宋体" w:cs="宋体"/>
          <w:kern w:val="0"/>
          <w:sz w:val="24"/>
          <w:szCs w:val="24"/>
        </w:rPr>
      </w:pPr>
      <w:hyperlink r:id="rId731" w:anchor="L6-L8" w:history="1">
        <w:r w:rsidR="0052413D" w:rsidRPr="0052413D">
          <w:rPr>
            <w:rFonts w:ascii="宋体" w:eastAsia="宋体" w:hAnsi="宋体" w:cs="宋体"/>
            <w:color w:val="046DC8"/>
            <w:kern w:val="0"/>
            <w:sz w:val="24"/>
            <w:szCs w:val="24"/>
            <w:u w:val="single"/>
          </w:rPr>
          <w:t>Override and disable </w:t>
        </w:r>
        <w:r w:rsidR="0052413D" w:rsidRPr="0052413D">
          <w:rPr>
            <w:rFonts w:ascii="Consolas" w:eastAsia="宋体" w:hAnsi="Consolas" w:cs="宋体"/>
            <w:color w:val="0B3D47"/>
            <w:kern w:val="0"/>
            <w:sz w:val="20"/>
            <w:szCs w:val="20"/>
            <w:shd w:val="clear" w:color="auto" w:fill="F1F3F4"/>
          </w:rPr>
          <w:t>eval</w:t>
        </w:r>
      </w:hyperlink>
      <w:r w:rsidR="0052413D" w:rsidRPr="0052413D">
        <w:rPr>
          <w:rFonts w:ascii="宋体" w:eastAsia="宋体" w:hAnsi="宋体" w:cs="宋体"/>
          <w:kern w:val="0"/>
          <w:sz w:val="24"/>
          <w:szCs w:val="24"/>
        </w:rPr>
        <w:t> , which allows strings to be executed as code.</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set </w:t>
      </w:r>
      <w:r w:rsidRPr="0052413D">
        <w:rPr>
          <w:rFonts w:ascii="Consolas" w:eastAsia="宋体" w:hAnsi="Consolas" w:cs="宋体"/>
          <w:color w:val="0B3D47"/>
          <w:kern w:val="0"/>
          <w:sz w:val="20"/>
          <w:szCs w:val="20"/>
          <w:shd w:val="clear" w:color="auto" w:fill="F1F3F4"/>
        </w:rPr>
        <w:t>allowRunningInsecureContent</w:t>
      </w:r>
      <w:r w:rsidRPr="0052413D">
        <w:rPr>
          <w:rFonts w:ascii="宋体" w:eastAsia="宋体" w:hAnsi="宋体" w:cs="宋体"/>
          <w:kern w:val="0"/>
          <w:sz w:val="24"/>
          <w:szCs w:val="24"/>
        </w:rPr>
        <w:t> to true.</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enable </w:t>
      </w:r>
      <w:r w:rsidRPr="0052413D">
        <w:rPr>
          <w:rFonts w:ascii="Consolas" w:eastAsia="宋体" w:hAnsi="Consolas" w:cs="宋体"/>
          <w:color w:val="0B3D47"/>
          <w:kern w:val="0"/>
          <w:sz w:val="20"/>
          <w:szCs w:val="20"/>
          <w:shd w:val="clear" w:color="auto" w:fill="F1F3F4"/>
        </w:rPr>
        <w:t>experimentalFeatures</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experimentalCanvasFeatures</w:t>
      </w:r>
      <w:r w:rsidRPr="0052413D">
        <w:rPr>
          <w:rFonts w:ascii="宋体" w:eastAsia="宋体" w:hAnsi="宋体" w:cs="宋体"/>
          <w:kern w:val="0"/>
          <w:sz w:val="24"/>
          <w:szCs w:val="24"/>
        </w:rPr>
        <w:t> unless you know what you’re doing.</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use </w:t>
      </w:r>
      <w:r w:rsidRPr="0052413D">
        <w:rPr>
          <w:rFonts w:ascii="Consolas" w:eastAsia="宋体" w:hAnsi="Consolas" w:cs="宋体"/>
          <w:color w:val="0B3D47"/>
          <w:kern w:val="0"/>
          <w:sz w:val="20"/>
          <w:szCs w:val="20"/>
          <w:shd w:val="clear" w:color="auto" w:fill="F1F3F4"/>
        </w:rPr>
        <w:t>blinkFeatures</w:t>
      </w:r>
      <w:r w:rsidRPr="0052413D">
        <w:rPr>
          <w:rFonts w:ascii="宋体" w:eastAsia="宋体" w:hAnsi="宋体" w:cs="宋体"/>
          <w:kern w:val="0"/>
          <w:sz w:val="24"/>
          <w:szCs w:val="24"/>
        </w:rPr>
        <w:t> unless you know what you’re doing.</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add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attribute.</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use </w:t>
      </w:r>
      <w:r w:rsidRPr="0052413D">
        <w:rPr>
          <w:rFonts w:ascii="Consolas" w:eastAsia="宋体" w:hAnsi="Consolas" w:cs="宋体"/>
          <w:color w:val="0B3D47"/>
          <w:kern w:val="0"/>
          <w:sz w:val="20"/>
          <w:szCs w:val="20"/>
          <w:shd w:val="clear" w:color="auto" w:fill="F1F3F4"/>
        </w:rPr>
        <w:t>disablewebsecurity</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use </w:t>
      </w:r>
      <w:r w:rsidRPr="0052413D">
        <w:rPr>
          <w:rFonts w:ascii="Consolas" w:eastAsia="宋体" w:hAnsi="Consolas" w:cs="宋体"/>
          <w:color w:val="0B3D47"/>
          <w:kern w:val="0"/>
          <w:sz w:val="20"/>
          <w:szCs w:val="20"/>
          <w:shd w:val="clear" w:color="auto" w:fill="F1F3F4"/>
        </w:rPr>
        <w:t>allowpopups</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use </w:t>
      </w:r>
      <w:r w:rsidRPr="0052413D">
        <w:rPr>
          <w:rFonts w:ascii="Consolas" w:eastAsia="宋体" w:hAnsi="Consolas" w:cs="宋体"/>
          <w:color w:val="0B3D47"/>
          <w:kern w:val="0"/>
          <w:sz w:val="20"/>
          <w:szCs w:val="20"/>
          <w:shd w:val="clear" w:color="auto" w:fill="F1F3F4"/>
        </w:rPr>
        <w:t>insertCSS</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executeJavaScript</w:t>
      </w:r>
      <w:r w:rsidRPr="0052413D">
        <w:rPr>
          <w:rFonts w:ascii="宋体" w:eastAsia="宋体" w:hAnsi="宋体" w:cs="宋体"/>
          <w:kern w:val="0"/>
          <w:sz w:val="24"/>
          <w:szCs w:val="24"/>
        </w:rPr>
        <w:t> with remote CSS/JS.</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Verify the options and params of all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tags before they get attached using the </w:t>
      </w:r>
      <w:r w:rsidRPr="0052413D">
        <w:rPr>
          <w:rFonts w:ascii="Consolas" w:eastAsia="宋体" w:hAnsi="Consolas" w:cs="宋体"/>
          <w:color w:val="0B3D47"/>
          <w:kern w:val="0"/>
          <w:sz w:val="20"/>
          <w:szCs w:val="20"/>
          <w:shd w:val="clear" w:color="auto" w:fill="F1F3F4"/>
        </w:rPr>
        <w:t>will-attach-webview</w:t>
      </w:r>
      <w:r w:rsidRPr="0052413D">
        <w:rPr>
          <w:rFonts w:ascii="宋体" w:eastAsia="宋体" w:hAnsi="宋体" w:cs="宋体"/>
          <w:kern w:val="0"/>
          <w:sz w:val="24"/>
          <w:szCs w:val="24"/>
        </w:rPr>
        <w:t> event: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'web-contents-created'</w:t>
      </w:r>
      <w:r w:rsidRPr="0052413D">
        <w:rPr>
          <w:rFonts w:ascii="Consolas" w:eastAsia="宋体" w:hAnsi="Consolas" w:cs="宋体"/>
          <w:color w:val="0B3D47"/>
          <w:kern w:val="0"/>
          <w:sz w:val="20"/>
          <w:szCs w:val="20"/>
          <w:bdr w:val="none" w:sz="0" w:space="0" w:color="auto" w:frame="1"/>
        </w:rPr>
        <w:t>, (event, contents)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contents.on(</w:t>
      </w:r>
      <w:r w:rsidRPr="0052413D">
        <w:rPr>
          <w:rFonts w:ascii="Consolas" w:eastAsia="宋体" w:hAnsi="Consolas" w:cs="宋体"/>
          <w:color w:val="D01040"/>
          <w:kern w:val="0"/>
          <w:sz w:val="20"/>
          <w:szCs w:val="20"/>
          <w:bdr w:val="none" w:sz="0" w:space="0" w:color="auto" w:frame="1"/>
        </w:rPr>
        <w:t>'will-attach-webview'</w:t>
      </w:r>
      <w:r w:rsidRPr="0052413D">
        <w:rPr>
          <w:rFonts w:ascii="Consolas" w:eastAsia="宋体" w:hAnsi="Consolas" w:cs="宋体"/>
          <w:color w:val="0B3D47"/>
          <w:kern w:val="0"/>
          <w:sz w:val="20"/>
          <w:szCs w:val="20"/>
          <w:bdr w:val="none" w:sz="0" w:space="0" w:color="auto" w:frame="1"/>
        </w:rPr>
        <w:t>, (event, webPreferences, params)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Strip away preload scripts if unused or verify their location is legitimate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webPreferences.preload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webPreferences.preloadURL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Disable node integration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webPreferences.nodeIntegration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Verify URL being loaded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(!params.src.startsWith(</w:t>
      </w:r>
      <w:r w:rsidRPr="0052413D">
        <w:rPr>
          <w:rFonts w:ascii="Consolas" w:eastAsia="宋体" w:hAnsi="Consolas" w:cs="宋体"/>
          <w:color w:val="D01040"/>
          <w:kern w:val="0"/>
          <w:sz w:val="20"/>
          <w:szCs w:val="20"/>
          <w:bdr w:val="none" w:sz="0" w:space="0" w:color="auto" w:frame="1"/>
        </w:rPr>
        <w:t>'https://yourapp.com/'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Again, this list merely minimizes the risk, it does not remove it. If your goal is to display a website, a browser will be a more secure option.</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5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Supported Platforms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Following platforms are supported by Electron: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Only 64bit binaries are provided for macOS, and the minimum macOS version supported is macOS 10.9.</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Windows 7 and later are supported, older operating systems are not supported (and do not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Both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x86</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amd64</w:t>
      </w:r>
      <w:r w:rsidRPr="0052413D">
        <w:rPr>
          <w:rFonts w:ascii="宋体" w:eastAsia="宋体" w:hAnsi="宋体" w:cs="宋体"/>
          <w:kern w:val="0"/>
          <w:sz w:val="24"/>
          <w:szCs w:val="24"/>
        </w:rPr>
        <w:t>) binaries are provided for Windows. Please note, the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version of Windows is not supported for now.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prebuilt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i686</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amd64</w:t>
      </w:r>
      <w:r w:rsidRPr="0052413D">
        <w:rPr>
          <w:rFonts w:ascii="宋体" w:eastAsia="宋体" w:hAnsi="宋体" w:cs="宋体"/>
          <w:kern w:val="0"/>
          <w:sz w:val="24"/>
          <w:szCs w:val="24"/>
        </w:rPr>
        <w:t>) binaries of Electron are built on Ubuntu 12.04, the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binary is built against ARM v7 with hard-float ABI and NEON for Debian Wheezy.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Whether the prebuilt binary can run on a distribution depends on whether the distribution includes the libraries that Electron is linked to on the building platform, so only Ubuntu 12.04 is guaranteed to work, but following platforms are also verified to be able to run the prebuilt binaries of Electron:</w:t>
      </w:r>
    </w:p>
    <w:p w:rsidR="0052413D" w:rsidRPr="0052413D" w:rsidRDefault="0052413D" w:rsidP="0052413D">
      <w:pPr>
        <w:widowControl/>
        <w:numPr>
          <w:ilvl w:val="0"/>
          <w:numId w:val="5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Ubuntu 12.04 and later</w:t>
      </w:r>
    </w:p>
    <w:p w:rsidR="0052413D" w:rsidRPr="0052413D" w:rsidRDefault="0052413D" w:rsidP="0052413D">
      <w:pPr>
        <w:widowControl/>
        <w:numPr>
          <w:ilvl w:val="0"/>
          <w:numId w:val="5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Fedora 21</w:t>
      </w:r>
    </w:p>
    <w:p w:rsidR="0052413D" w:rsidRPr="0052413D" w:rsidRDefault="0052413D" w:rsidP="0052413D">
      <w:pPr>
        <w:widowControl/>
        <w:numPr>
          <w:ilvl w:val="0"/>
          <w:numId w:val="5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Debian 8</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Testing on Headless CI Systems (Travis CI, Jenkins)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Being based on Chromium, Electron requires a display driver to function. If Chromium can’t find a display driver, Electron will simply fail to launch - and therefore not executing any of your tests, regardless of how you are running them. Testing Electron-based apps on Travis, Circle, Jenkins or similar Systems requires therefore a little bit of configuration. In essence, we need to use a virtual display driver.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Configuring the Virtual Display Server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First, install </w:t>
      </w:r>
      <w:hyperlink r:id="rId732" w:history="1">
        <w:r w:rsidRPr="0052413D">
          <w:rPr>
            <w:rFonts w:ascii="宋体" w:eastAsia="宋体" w:hAnsi="宋体" w:cs="宋体"/>
            <w:color w:val="046DC8"/>
            <w:kern w:val="0"/>
            <w:sz w:val="24"/>
            <w:szCs w:val="24"/>
            <w:u w:val="single"/>
          </w:rPr>
          <w:t>Xvfb</w:t>
        </w:r>
      </w:hyperlink>
      <w:r w:rsidRPr="0052413D">
        <w:rPr>
          <w:rFonts w:ascii="宋体" w:eastAsia="宋体" w:hAnsi="宋体" w:cs="宋体"/>
          <w:kern w:val="0"/>
          <w:sz w:val="24"/>
          <w:szCs w:val="24"/>
        </w:rPr>
        <w:t>. It’s a virtual framebuffer, implementing the X11 display server protocol - it performs all graphical operations in memory without showing any screen output, which is exactly what we need.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create a virtual xvfb screen and export an environment variable called DISPLAY that points to it. Chromium in Electron will automatically look for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so no further configuration of your app is required. This step can be automated with Paul Betts’s </w:t>
      </w:r>
      <w:hyperlink r:id="rId733" w:history="1">
        <w:r w:rsidRPr="0052413D">
          <w:rPr>
            <w:rFonts w:ascii="宋体" w:eastAsia="宋体" w:hAnsi="宋体" w:cs="宋体"/>
            <w:color w:val="046DC8"/>
            <w:kern w:val="0"/>
            <w:sz w:val="24"/>
            <w:szCs w:val="24"/>
            <w:u w:val="single"/>
          </w:rPr>
          <w:t>xvfb-maybe</w:t>
        </w:r>
      </w:hyperlink>
      <w:r w:rsidRPr="0052413D">
        <w:rPr>
          <w:rFonts w:ascii="宋体" w:eastAsia="宋体" w:hAnsi="宋体" w:cs="宋体"/>
          <w:kern w:val="0"/>
          <w:sz w:val="24"/>
          <w:szCs w:val="24"/>
        </w:rPr>
        <w:t>: Prepend your test commands with </w:t>
      </w:r>
      <w:r w:rsidRPr="0052413D">
        <w:rPr>
          <w:rFonts w:ascii="Consolas" w:eastAsia="宋体" w:hAnsi="Consolas" w:cs="宋体"/>
          <w:color w:val="0B3D47"/>
          <w:kern w:val="0"/>
          <w:sz w:val="20"/>
          <w:szCs w:val="20"/>
          <w:shd w:val="clear" w:color="auto" w:fill="F1F3F4"/>
        </w:rPr>
        <w:t>xvfb-maybe</w:t>
      </w:r>
      <w:r w:rsidRPr="0052413D">
        <w:rPr>
          <w:rFonts w:ascii="宋体" w:eastAsia="宋体" w:hAnsi="宋体" w:cs="宋体"/>
          <w:kern w:val="0"/>
          <w:sz w:val="24"/>
          <w:szCs w:val="24"/>
        </w:rPr>
        <w:t> and the little tool will automatically configure xvfb, if required by the current system. On Windows or macOS, it will simply do nothing.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On Windows or macOS, this just invokes electron-mocha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On Linux, if we are in a headless environment, this will be equivalent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to xvfb-run electron-mocha ./test/*.js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xvfb-maybe electron-mocha ./test/*.js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Travis CI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On Travis, your </w:t>
      </w:r>
      <w:r w:rsidRPr="0052413D">
        <w:rPr>
          <w:rFonts w:ascii="Consolas" w:eastAsia="宋体" w:hAnsi="Consolas" w:cs="宋体"/>
          <w:color w:val="0B3D47"/>
          <w:kern w:val="0"/>
          <w:sz w:val="20"/>
          <w:szCs w:val="20"/>
          <w:shd w:val="clear" w:color="auto" w:fill="F1F3F4"/>
        </w:rPr>
        <w:t>.travis.yml</w:t>
      </w:r>
      <w:r w:rsidRPr="0052413D">
        <w:rPr>
          <w:rFonts w:ascii="宋体" w:eastAsia="宋体" w:hAnsi="宋体" w:cs="宋体"/>
          <w:kern w:val="0"/>
          <w:sz w:val="24"/>
          <w:szCs w:val="24"/>
        </w:rPr>
        <w:t> should look roughly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D01040"/>
          <w:kern w:val="0"/>
          <w:sz w:val="20"/>
          <w:szCs w:val="20"/>
          <w:bdr w:val="none" w:sz="0" w:space="0" w:color="auto" w:frame="1"/>
        </w:rPr>
        <w:t>addons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apt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packages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xvfb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D01040"/>
          <w:kern w:val="0"/>
          <w:sz w:val="20"/>
          <w:szCs w:val="20"/>
          <w:bdr w:val="none" w:sz="0" w:space="0" w:color="auto" w:frame="1"/>
        </w:rPr>
        <w:t>install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export DISPLAY=':99.0'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Xvfb :99 -screen 0 1024x768x24 &gt; /dev/null 2&gt;&amp;1 &amp;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Jenkins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Jenkins, a </w:t>
      </w:r>
      <w:hyperlink r:id="rId734" w:history="1">
        <w:r w:rsidRPr="0052413D">
          <w:rPr>
            <w:rFonts w:ascii="宋体" w:eastAsia="宋体" w:hAnsi="宋体" w:cs="宋体"/>
            <w:color w:val="046DC8"/>
            <w:kern w:val="0"/>
            <w:sz w:val="24"/>
            <w:szCs w:val="24"/>
            <w:u w:val="single"/>
          </w:rPr>
          <w:t>Xvfb plugin is available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Circle CI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Circle CI is awesome and has xvfb and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w:t>
      </w:r>
      <w:hyperlink r:id="rId735" w:anchor="browsers" w:history="1">
        <w:r w:rsidRPr="0052413D">
          <w:rPr>
            <w:rFonts w:ascii="宋体" w:eastAsia="宋体" w:hAnsi="宋体" w:cs="宋体"/>
            <w:color w:val="046DC8"/>
            <w:kern w:val="0"/>
            <w:sz w:val="24"/>
            <w:szCs w:val="24"/>
            <w:u w:val="single"/>
          </w:rPr>
          <w:t>already setup, so no further configuration is required</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AppVeyor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AppVeyor runs on Windows, supporting Selenium, Chromium, Electron and similar tools out of the box - no configuration is required.</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Native Node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native Node modules are supported by Electron, but since Electron is very likely to use a different V8 version from the Node binary installed in your system, you have to manually specify the location of Electron’s headers when building native modules.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install 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Three ways to install native modules: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Using </w:t>
      </w:r>
      <w:r w:rsidRPr="0052413D">
        <w:rPr>
          <w:rFonts w:ascii="Consolas" w:eastAsia="宋体" w:hAnsi="Consolas" w:cs="宋体"/>
          <w:color w:val="0B3D47"/>
          <w:kern w:val="0"/>
          <w:sz w:val="28"/>
          <w:szCs w:val="28"/>
          <w:shd w:val="clear" w:color="auto" w:fill="E2E8E9"/>
        </w:rPr>
        <w:t>npm</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setting a few environment variables, you can use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to install modules directly.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installing all dependencies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Electron's version.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npm_config_target</w:t>
      </w:r>
      <w:r w:rsidRPr="0052413D">
        <w:rPr>
          <w:rFonts w:ascii="Consolas" w:eastAsia="宋体" w:hAnsi="Consolas" w:cs="宋体"/>
          <w:color w:val="0B3D47"/>
          <w:kern w:val="0"/>
          <w:sz w:val="20"/>
          <w:szCs w:val="20"/>
          <w:bdr w:val="none" w:sz="0" w:space="0" w:color="auto" w:frame="1"/>
        </w:rPr>
        <w:t>=1.2.3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architecture of Electron, can be ia32 or x64.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npm_config_arch</w:t>
      </w:r>
      <w:r w:rsidRPr="0052413D">
        <w:rPr>
          <w:rFonts w:ascii="Consolas" w:eastAsia="宋体" w:hAnsi="Consolas" w:cs="宋体"/>
          <w:color w:val="0B3D47"/>
          <w:kern w:val="0"/>
          <w:sz w:val="20"/>
          <w:szCs w:val="20"/>
          <w:bdr w:val="none" w:sz="0" w:space="0" w:color="auto" w:frame="1"/>
        </w:rPr>
        <w:t>=x64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npm_config_target_arch</w:t>
      </w:r>
      <w:r w:rsidRPr="0052413D">
        <w:rPr>
          <w:rFonts w:ascii="Consolas" w:eastAsia="宋体" w:hAnsi="Consolas" w:cs="宋体"/>
          <w:color w:val="0B3D47"/>
          <w:kern w:val="0"/>
          <w:sz w:val="20"/>
          <w:szCs w:val="20"/>
          <w:bdr w:val="none" w:sz="0" w:space="0" w:color="auto" w:frame="1"/>
        </w:rPr>
        <w:t>=x64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Download headers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npm_config_disturl</w:t>
      </w:r>
      <w:r w:rsidRPr="0052413D">
        <w:rPr>
          <w:rFonts w:ascii="Consolas" w:eastAsia="宋体" w:hAnsi="Consolas" w:cs="宋体"/>
          <w:color w:val="0B3D47"/>
          <w:kern w:val="0"/>
          <w:sz w:val="20"/>
          <w:szCs w:val="20"/>
          <w:bdr w:val="none" w:sz="0" w:space="0" w:color="auto" w:frame="1"/>
        </w:rPr>
        <w:t>=https://atom.io/download/electron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Tell node-pre-gyp that we are building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npm_config_runtime</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Tell node-pre-gyp to build module from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npm_config_build_from_source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Install all dependencies, and store cache to ~/.electron-gyp.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HOME</w:t>
      </w:r>
      <w:r w:rsidRPr="0052413D">
        <w:rPr>
          <w:rFonts w:ascii="Consolas" w:eastAsia="宋体" w:hAnsi="Consolas" w:cs="宋体"/>
          <w:color w:val="0B3D47"/>
          <w:kern w:val="0"/>
          <w:sz w:val="20"/>
          <w:szCs w:val="20"/>
          <w:bdr w:val="none" w:sz="0" w:space="0" w:color="auto" w:frame="1"/>
        </w:rPr>
        <w:t>=~/.electron-gyp npm install</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Installing modules and rebuilding for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choose to install modules like other Node projects, and then rebuild the modules for Electron with the </w:t>
      </w:r>
      <w:hyperlink r:id="rId736" w:history="1">
        <w:r w:rsidRPr="0052413D">
          <w:rPr>
            <w:rFonts w:ascii="Consolas" w:eastAsia="宋体" w:hAnsi="Consolas" w:cs="宋体"/>
            <w:color w:val="0B3D47"/>
            <w:kern w:val="0"/>
            <w:sz w:val="20"/>
            <w:szCs w:val="20"/>
            <w:shd w:val="clear" w:color="auto" w:fill="F1F3F4"/>
          </w:rPr>
          <w:t>electron-rebuild</w:t>
        </w:r>
      </w:hyperlink>
      <w:r w:rsidRPr="0052413D">
        <w:rPr>
          <w:rFonts w:ascii="宋体" w:eastAsia="宋体" w:hAnsi="宋体" w:cs="宋体"/>
          <w:kern w:val="0"/>
          <w:sz w:val="24"/>
          <w:szCs w:val="24"/>
        </w:rPr>
        <w:t> package. This module can get the version of Electron and handle the manual steps of downloading headers and building native modules for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installing </w:t>
      </w:r>
      <w:r w:rsidRPr="0052413D">
        <w:rPr>
          <w:rFonts w:ascii="Consolas" w:eastAsia="宋体" w:hAnsi="Consolas" w:cs="宋体"/>
          <w:color w:val="0B3D47"/>
          <w:kern w:val="0"/>
          <w:sz w:val="20"/>
          <w:szCs w:val="20"/>
          <w:shd w:val="clear" w:color="auto" w:fill="F1F3F4"/>
        </w:rPr>
        <w:t>electron-rebuild</w:t>
      </w:r>
      <w:r w:rsidRPr="0052413D">
        <w:rPr>
          <w:rFonts w:ascii="宋体" w:eastAsia="宋体" w:hAnsi="宋体" w:cs="宋体"/>
          <w:kern w:val="0"/>
          <w:sz w:val="24"/>
          <w:szCs w:val="24"/>
        </w:rPr>
        <w:t> and then rebuild modules with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--save-dev electron-rebuild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Every time you run "npm install", run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./node_modules/.bin/electron-rebuild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On Windows if you have trouble, try: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\n</w:t>
      </w:r>
      <w:r w:rsidRPr="0052413D">
        <w:rPr>
          <w:rFonts w:ascii="Consolas" w:eastAsia="宋体" w:hAnsi="Consolas" w:cs="宋体"/>
          <w:color w:val="0B3D47"/>
          <w:kern w:val="0"/>
          <w:sz w:val="20"/>
          <w:szCs w:val="20"/>
          <w:bdr w:val="none" w:sz="0" w:space="0" w:color="auto" w:frame="1"/>
        </w:rPr>
        <w:t>ode_modules</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bin</w:t>
      </w:r>
      <w:r w:rsidRPr="0052413D">
        <w:rPr>
          <w:rFonts w:ascii="Consolas" w:eastAsia="宋体" w:hAnsi="Consolas" w:cs="宋体"/>
          <w:color w:val="D01040"/>
          <w:kern w:val="0"/>
          <w:sz w:val="20"/>
          <w:szCs w:val="20"/>
          <w:bdr w:val="none" w:sz="0" w:space="0" w:color="auto" w:frame="1"/>
        </w:rPr>
        <w:t>\e</w:t>
      </w:r>
      <w:r w:rsidRPr="0052413D">
        <w:rPr>
          <w:rFonts w:ascii="Consolas" w:eastAsia="宋体" w:hAnsi="Consolas" w:cs="宋体"/>
          <w:color w:val="0B3D47"/>
          <w:kern w:val="0"/>
          <w:sz w:val="20"/>
          <w:szCs w:val="20"/>
          <w:bdr w:val="none" w:sz="0" w:space="0" w:color="auto" w:frame="1"/>
        </w:rPr>
        <w:t>lectron-rebuild.cmd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Manually building for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If you are a developer developing a native module and want to test it against Electron, you might want to rebuild the module for Electron manually. You can use </w:t>
      </w:r>
      <w:r w:rsidRPr="0052413D">
        <w:rPr>
          <w:rFonts w:ascii="Consolas" w:eastAsia="宋体" w:hAnsi="Consolas" w:cs="宋体"/>
          <w:color w:val="0B3D47"/>
          <w:kern w:val="0"/>
          <w:sz w:val="20"/>
          <w:szCs w:val="20"/>
          <w:shd w:val="clear" w:color="auto" w:fill="F1F3F4"/>
        </w:rPr>
        <w:t>node-gyp</w:t>
      </w:r>
      <w:r w:rsidRPr="0052413D">
        <w:rPr>
          <w:rFonts w:ascii="宋体" w:eastAsia="宋体" w:hAnsi="宋体" w:cs="宋体"/>
          <w:kern w:val="0"/>
          <w:sz w:val="24"/>
          <w:szCs w:val="24"/>
        </w:rPr>
        <w:t> directly to build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cd</w:t>
      </w:r>
      <w:r w:rsidRPr="0052413D">
        <w:rPr>
          <w:rFonts w:ascii="Consolas" w:eastAsia="宋体" w:hAnsi="Consolas" w:cs="宋体"/>
          <w:color w:val="0B3D47"/>
          <w:kern w:val="0"/>
          <w:sz w:val="20"/>
          <w:szCs w:val="20"/>
          <w:bdr w:val="none" w:sz="0" w:space="0" w:color="auto" w:frame="1"/>
        </w:rPr>
        <w:t xml:space="preserve"> /path-to-module/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HOME</w:t>
      </w:r>
      <w:r w:rsidRPr="0052413D">
        <w:rPr>
          <w:rFonts w:ascii="Consolas" w:eastAsia="宋体" w:hAnsi="Consolas" w:cs="宋体"/>
          <w:color w:val="0B3D47"/>
          <w:kern w:val="0"/>
          <w:sz w:val="20"/>
          <w:szCs w:val="20"/>
          <w:bdr w:val="none" w:sz="0" w:space="0" w:color="auto" w:frame="1"/>
        </w:rPr>
        <w:t>=~/.electron-gyp node-gyp rebuild --target=1.2.3 --arch=x64 --dist-url=https://atom.io/download/electron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HOME=~/.electron-gyp</w:t>
      </w:r>
      <w:r w:rsidRPr="0052413D">
        <w:rPr>
          <w:rFonts w:ascii="宋体" w:eastAsia="宋体" w:hAnsi="宋体" w:cs="宋体"/>
          <w:kern w:val="0"/>
          <w:sz w:val="24"/>
          <w:szCs w:val="24"/>
        </w:rPr>
        <w:t> changes where to find development headers. The </w:t>
      </w:r>
      <w:r w:rsidRPr="0052413D">
        <w:rPr>
          <w:rFonts w:ascii="Consolas" w:eastAsia="宋体" w:hAnsi="Consolas" w:cs="宋体"/>
          <w:color w:val="0B3D47"/>
          <w:kern w:val="0"/>
          <w:sz w:val="20"/>
          <w:szCs w:val="20"/>
          <w:shd w:val="clear" w:color="auto" w:fill="F1F3F4"/>
        </w:rPr>
        <w:t>--target=1.2.3</w:t>
      </w:r>
      <w:r w:rsidRPr="0052413D">
        <w:rPr>
          <w:rFonts w:ascii="宋体" w:eastAsia="宋体" w:hAnsi="宋体" w:cs="宋体"/>
          <w:kern w:val="0"/>
          <w:sz w:val="24"/>
          <w:szCs w:val="24"/>
        </w:rPr>
        <w:t> is version of Electron. The </w:t>
      </w:r>
      <w:r w:rsidRPr="0052413D">
        <w:rPr>
          <w:rFonts w:ascii="Consolas" w:eastAsia="宋体" w:hAnsi="Consolas" w:cs="宋体"/>
          <w:color w:val="0B3D47"/>
          <w:kern w:val="0"/>
          <w:sz w:val="20"/>
          <w:szCs w:val="20"/>
          <w:shd w:val="clear" w:color="auto" w:fill="F1F3F4"/>
        </w:rPr>
        <w:t>--dist-url=...</w:t>
      </w:r>
      <w:r w:rsidRPr="0052413D">
        <w:rPr>
          <w:rFonts w:ascii="宋体" w:eastAsia="宋体" w:hAnsi="宋体" w:cs="宋体"/>
          <w:kern w:val="0"/>
          <w:sz w:val="24"/>
          <w:szCs w:val="24"/>
        </w:rPr>
        <w:t> specifies where to download the headers. The </w:t>
      </w:r>
      <w:r w:rsidRPr="0052413D">
        <w:rPr>
          <w:rFonts w:ascii="Consolas" w:eastAsia="宋体" w:hAnsi="Consolas" w:cs="宋体"/>
          <w:color w:val="0B3D47"/>
          <w:kern w:val="0"/>
          <w:sz w:val="20"/>
          <w:szCs w:val="20"/>
          <w:shd w:val="clear" w:color="auto" w:fill="F1F3F4"/>
        </w:rPr>
        <w:t>--arch=x64</w:t>
      </w:r>
      <w:r w:rsidRPr="0052413D">
        <w:rPr>
          <w:rFonts w:ascii="宋体" w:eastAsia="宋体" w:hAnsi="宋体" w:cs="宋体"/>
          <w:kern w:val="0"/>
          <w:sz w:val="24"/>
          <w:szCs w:val="24"/>
        </w:rPr>
        <w:t> says the module is built for 64bit system.</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installed a native module and found it was not working, you need to check following things:</w:t>
      </w:r>
    </w:p>
    <w:p w:rsidR="0052413D" w:rsidRPr="0052413D" w:rsidRDefault="0052413D" w:rsidP="0052413D">
      <w:pPr>
        <w:widowControl/>
        <w:numPr>
          <w:ilvl w:val="0"/>
          <w:numId w:val="5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The architecture of module has to match Electron’s architecture (ia32 or x64).</w:t>
      </w:r>
    </w:p>
    <w:p w:rsidR="0052413D" w:rsidRPr="0052413D" w:rsidRDefault="0052413D" w:rsidP="0052413D">
      <w:pPr>
        <w:widowControl/>
        <w:numPr>
          <w:ilvl w:val="0"/>
          <w:numId w:val="5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After you upgraded Electron, you usually need to rebuild the modules.</w:t>
      </w:r>
    </w:p>
    <w:p w:rsidR="0052413D" w:rsidRPr="0052413D" w:rsidRDefault="0052413D" w:rsidP="0052413D">
      <w:pPr>
        <w:widowControl/>
        <w:numPr>
          <w:ilvl w:val="0"/>
          <w:numId w:val="56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in doubt, run </w:t>
      </w:r>
      <w:r w:rsidRPr="0052413D">
        <w:rPr>
          <w:rFonts w:ascii="Consolas" w:eastAsia="宋体" w:hAnsi="Consolas" w:cs="宋体"/>
          <w:color w:val="0B3D47"/>
          <w:kern w:val="0"/>
          <w:sz w:val="20"/>
          <w:szCs w:val="20"/>
          <w:shd w:val="clear" w:color="auto" w:fill="F1F3F4"/>
        </w:rPr>
        <w:t>electron-rebuild</w:t>
      </w:r>
      <w:r w:rsidRPr="0052413D">
        <w:rPr>
          <w:rFonts w:ascii="宋体" w:eastAsia="宋体" w:hAnsi="宋体" w:cs="宋体"/>
          <w:kern w:val="0"/>
          <w:sz w:val="24"/>
          <w:szCs w:val="24"/>
        </w:rPr>
        <w:t> first.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Modules that rely on </w:t>
      </w:r>
      <w:r w:rsidRPr="0052413D">
        <w:rPr>
          <w:rFonts w:ascii="Consolas" w:eastAsia="宋体" w:hAnsi="Consolas" w:cs="宋体"/>
          <w:color w:val="0B3D47"/>
          <w:kern w:val="0"/>
          <w:sz w:val="38"/>
          <w:szCs w:val="38"/>
          <w:shd w:val="clear" w:color="auto" w:fill="E2E8E9"/>
        </w:rPr>
        <w:t>prebuild</w:t>
      </w:r>
      <w:r w:rsidRPr="0052413D">
        <w:rPr>
          <w:rFonts w:ascii="宋体" w:eastAsia="宋体" w:hAnsi="宋体" w:cs="宋体"/>
          <w:color w:val="183D44"/>
          <w:kern w:val="0"/>
          <w:sz w:val="45"/>
          <w:szCs w:val="45"/>
        </w:rPr>
        <w:t> </w:t>
      </w:r>
    </w:p>
    <w:p w:rsidR="0052413D" w:rsidRPr="0052413D" w:rsidRDefault="00E93C51" w:rsidP="0052413D">
      <w:pPr>
        <w:widowControl/>
        <w:jc w:val="left"/>
        <w:rPr>
          <w:rFonts w:ascii="宋体" w:eastAsia="宋体" w:hAnsi="宋体" w:cs="宋体"/>
          <w:kern w:val="0"/>
          <w:sz w:val="24"/>
          <w:szCs w:val="24"/>
        </w:rPr>
      </w:pPr>
      <w:hyperlink r:id="rId737" w:history="1">
        <w:r w:rsidR="0052413D" w:rsidRPr="0052413D">
          <w:rPr>
            <w:rFonts w:ascii="Consolas" w:eastAsia="宋体" w:hAnsi="Consolas" w:cs="宋体"/>
            <w:color w:val="0B3D47"/>
            <w:kern w:val="0"/>
            <w:sz w:val="20"/>
            <w:szCs w:val="20"/>
            <w:shd w:val="clear" w:color="auto" w:fill="F1F3F4"/>
          </w:rPr>
          <w:t>prebuild</w:t>
        </w:r>
      </w:hyperlink>
      <w:r w:rsidR="0052413D" w:rsidRPr="0052413D">
        <w:rPr>
          <w:rFonts w:ascii="宋体" w:eastAsia="宋体" w:hAnsi="宋体" w:cs="宋体"/>
          <w:kern w:val="0"/>
          <w:sz w:val="24"/>
          <w:szCs w:val="24"/>
        </w:rPr>
        <w:t> provides a way to easily publish native Node modules with prebuilt binaries for multiple versions of Node and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modules provide binaries for the usage in Electron, make sure to omit </w:t>
      </w:r>
      <w:r w:rsidRPr="0052413D">
        <w:rPr>
          <w:rFonts w:ascii="Consolas" w:eastAsia="宋体" w:hAnsi="Consolas" w:cs="宋体"/>
          <w:color w:val="0B3D47"/>
          <w:kern w:val="0"/>
          <w:sz w:val="20"/>
          <w:szCs w:val="20"/>
          <w:shd w:val="clear" w:color="auto" w:fill="F1F3F4"/>
        </w:rPr>
        <w:t>--build-from-source</w:t>
      </w:r>
      <w:r w:rsidRPr="0052413D">
        <w:rPr>
          <w:rFonts w:ascii="宋体" w:eastAsia="宋体" w:hAnsi="宋体" w:cs="宋体"/>
          <w:kern w:val="0"/>
          <w:sz w:val="24"/>
          <w:szCs w:val="24"/>
        </w:rPr>
        <w:t> and the </w:t>
      </w:r>
      <w:r w:rsidRPr="0052413D">
        <w:rPr>
          <w:rFonts w:ascii="Consolas" w:eastAsia="宋体" w:hAnsi="Consolas" w:cs="宋体"/>
          <w:color w:val="0B3D47"/>
          <w:kern w:val="0"/>
          <w:sz w:val="20"/>
          <w:szCs w:val="20"/>
          <w:shd w:val="clear" w:color="auto" w:fill="F1F3F4"/>
        </w:rPr>
        <w:t>npm_config_build_from_source</w:t>
      </w:r>
      <w:r w:rsidRPr="0052413D">
        <w:rPr>
          <w:rFonts w:ascii="宋体" w:eastAsia="宋体" w:hAnsi="宋体" w:cs="宋体"/>
          <w:kern w:val="0"/>
          <w:sz w:val="24"/>
          <w:szCs w:val="24"/>
        </w:rPr>
        <w:t> environment variable in order to take full advantage of the prebuilt binaries.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Modules that rely on </w:t>
      </w:r>
      <w:r w:rsidRPr="0052413D">
        <w:rPr>
          <w:rFonts w:ascii="Consolas" w:eastAsia="宋体" w:hAnsi="Consolas" w:cs="宋体"/>
          <w:color w:val="0B3D47"/>
          <w:kern w:val="0"/>
          <w:sz w:val="38"/>
          <w:szCs w:val="38"/>
          <w:shd w:val="clear" w:color="auto" w:fill="E2E8E9"/>
        </w:rPr>
        <w:t>node-pre-gyp</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hyperlink r:id="rId738" w:history="1">
        <w:r w:rsidRPr="0052413D">
          <w:rPr>
            <w:rFonts w:ascii="Consolas" w:eastAsia="宋体" w:hAnsi="Consolas" w:cs="宋体"/>
            <w:color w:val="0B3D47"/>
            <w:kern w:val="0"/>
            <w:sz w:val="20"/>
            <w:szCs w:val="20"/>
            <w:shd w:val="clear" w:color="auto" w:fill="F1F3F4"/>
          </w:rPr>
          <w:t>node-pre-gyp</w:t>
        </w:r>
        <w:r w:rsidRPr="0052413D">
          <w:rPr>
            <w:rFonts w:ascii="宋体" w:eastAsia="宋体" w:hAnsi="宋体" w:cs="宋体"/>
            <w:color w:val="046DC8"/>
            <w:kern w:val="0"/>
            <w:sz w:val="24"/>
            <w:szCs w:val="24"/>
            <w:u w:val="single"/>
          </w:rPr>
          <w:t> tool</w:t>
        </w:r>
      </w:hyperlink>
      <w:r w:rsidRPr="0052413D">
        <w:rPr>
          <w:rFonts w:ascii="宋体" w:eastAsia="宋体" w:hAnsi="宋体" w:cs="宋体"/>
          <w:kern w:val="0"/>
          <w:sz w:val="24"/>
          <w:szCs w:val="24"/>
        </w:rPr>
        <w:t> provides a way to deploy native Node modules with prebuilt binaries, and many popular modules are using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Usually those modules work fine under Electron, but sometimes when Electron uses a newer version of V8 than Node, and there are ABI changes, bad things may happen. So in general it is recommended to always build native modules from source code.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are following the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way of installing modules, then this is done by default, if not, you have to pass </w:t>
      </w:r>
      <w:r w:rsidRPr="0052413D">
        <w:rPr>
          <w:rFonts w:ascii="Consolas" w:eastAsia="宋体" w:hAnsi="Consolas" w:cs="宋体"/>
          <w:color w:val="0B3D47"/>
          <w:kern w:val="0"/>
          <w:sz w:val="20"/>
          <w:szCs w:val="20"/>
          <w:shd w:val="clear" w:color="auto" w:fill="F1F3F4"/>
        </w:rPr>
        <w:t>--build-from-</w:t>
      </w:r>
      <w:r w:rsidRPr="0052413D">
        <w:rPr>
          <w:rFonts w:ascii="Consolas" w:eastAsia="宋体" w:hAnsi="Consolas" w:cs="宋体"/>
          <w:color w:val="0B3D47"/>
          <w:kern w:val="0"/>
          <w:sz w:val="20"/>
          <w:szCs w:val="20"/>
          <w:shd w:val="clear" w:color="auto" w:fill="F1F3F4"/>
        </w:rPr>
        <w:lastRenderedPageBreak/>
        <w:t>source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or set the </w:t>
      </w:r>
      <w:r w:rsidRPr="0052413D">
        <w:rPr>
          <w:rFonts w:ascii="Consolas" w:eastAsia="宋体" w:hAnsi="Consolas" w:cs="宋体"/>
          <w:color w:val="0B3D47"/>
          <w:kern w:val="0"/>
          <w:sz w:val="20"/>
          <w:szCs w:val="20"/>
          <w:shd w:val="clear" w:color="auto" w:fill="F1F3F4"/>
        </w:rPr>
        <w:t>npm_config_build_from_source</w:t>
      </w:r>
      <w:r w:rsidRPr="0052413D">
        <w:rPr>
          <w:rFonts w:ascii="宋体" w:eastAsia="宋体" w:hAnsi="宋体" w:cs="宋体"/>
          <w:kern w:val="0"/>
          <w:sz w:val="24"/>
          <w:szCs w:val="24"/>
        </w:rPr>
        <w:t> environment variable.</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Pepper Flash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supports the Pepper Flash plugin. To use the Pepper Flash plugin in Electron, you should manually specify the location of the Pepper Flash plugin and then enable it in your application.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Prepare a Copy of Flash Plugin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and Linux, the details of the Pepper Flash plugin can be found by navigating to </w:t>
      </w:r>
      <w:r w:rsidRPr="0052413D">
        <w:rPr>
          <w:rFonts w:ascii="Consolas" w:eastAsia="宋体" w:hAnsi="Consolas" w:cs="宋体"/>
          <w:color w:val="0B3D47"/>
          <w:kern w:val="0"/>
          <w:sz w:val="20"/>
          <w:szCs w:val="20"/>
          <w:shd w:val="clear" w:color="auto" w:fill="F1F3F4"/>
        </w:rPr>
        <w:t>chrome://plugins</w:t>
      </w:r>
      <w:r w:rsidRPr="0052413D">
        <w:rPr>
          <w:rFonts w:ascii="宋体" w:eastAsia="宋体" w:hAnsi="宋体" w:cs="宋体"/>
          <w:kern w:val="0"/>
          <w:sz w:val="24"/>
          <w:szCs w:val="24"/>
        </w:rPr>
        <w:t> in the Chrome browser. Its location and version are useful for Electron’s Pepper Flash support. You can also copy it to another location.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Add Electron Switch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directly add </w:t>
      </w:r>
      <w:r w:rsidRPr="0052413D">
        <w:rPr>
          <w:rFonts w:ascii="Consolas" w:eastAsia="宋体" w:hAnsi="Consolas" w:cs="宋体"/>
          <w:color w:val="0B3D47"/>
          <w:kern w:val="0"/>
          <w:sz w:val="20"/>
          <w:szCs w:val="20"/>
          <w:shd w:val="clear" w:color="auto" w:fill="F1F3F4"/>
        </w:rPr>
        <w:t>--ppapi-flash-path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--ppapi-flash-version</w:t>
      </w:r>
      <w:r w:rsidRPr="0052413D">
        <w:rPr>
          <w:rFonts w:ascii="宋体" w:eastAsia="宋体" w:hAnsi="宋体" w:cs="宋体"/>
          <w:kern w:val="0"/>
          <w:sz w:val="24"/>
          <w:szCs w:val="24"/>
        </w:rPr>
        <w:t> to the Electron command line or by using the </w:t>
      </w:r>
      <w:r w:rsidRPr="0052413D">
        <w:rPr>
          <w:rFonts w:ascii="Consolas" w:eastAsia="宋体" w:hAnsi="Consolas" w:cs="宋体"/>
          <w:color w:val="0B3D47"/>
          <w:kern w:val="0"/>
          <w:sz w:val="20"/>
          <w:szCs w:val="20"/>
          <w:shd w:val="clear" w:color="auto" w:fill="F1F3F4"/>
        </w:rPr>
        <w:t>app.commandLine.appendSwitch</w:t>
      </w:r>
      <w:r w:rsidRPr="0052413D">
        <w:rPr>
          <w:rFonts w:ascii="宋体" w:eastAsia="宋体" w:hAnsi="宋体" w:cs="宋体"/>
          <w:kern w:val="0"/>
          <w:sz w:val="24"/>
          <w:szCs w:val="24"/>
        </w:rPr>
        <w:t> method before the app ready event. Also, turn on </w:t>
      </w:r>
      <w:r w:rsidRPr="0052413D">
        <w:rPr>
          <w:rFonts w:ascii="Consolas" w:eastAsia="宋体" w:hAnsi="Consolas" w:cs="宋体"/>
          <w:color w:val="0B3D47"/>
          <w:kern w:val="0"/>
          <w:sz w:val="20"/>
          <w:szCs w:val="20"/>
          <w:shd w:val="clear" w:color="auto" w:fill="F1F3F4"/>
        </w:rPr>
        <w:t>plugins</w:t>
      </w:r>
      <w:r w:rsidRPr="0052413D">
        <w:rPr>
          <w:rFonts w:ascii="宋体" w:eastAsia="宋体" w:hAnsi="宋体" w:cs="宋体"/>
          <w:kern w:val="0"/>
          <w:sz w:val="24"/>
          <w:szCs w:val="24"/>
        </w:rPr>
        <w:t> option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Specify flash path, supposing it is placed in the same directory with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pluginName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switch</w:t>
      </w:r>
      <w:r w:rsidRPr="0052413D">
        <w:rPr>
          <w:rFonts w:ascii="Consolas" w:eastAsia="宋体" w:hAnsi="Consolas" w:cs="宋体"/>
          <w:color w:val="0B3D47"/>
          <w:kern w:val="0"/>
          <w:sz w:val="20"/>
          <w:szCs w:val="20"/>
          <w:bdr w:val="none" w:sz="0" w:space="0" w:color="auto" w:frame="1"/>
        </w:rPr>
        <w:t xml:space="preserve"> (process.platform)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'win32'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pluginName = </w:t>
      </w:r>
      <w:r w:rsidRPr="0052413D">
        <w:rPr>
          <w:rFonts w:ascii="Consolas" w:eastAsia="宋体" w:hAnsi="Consolas" w:cs="宋体"/>
          <w:color w:val="D01040"/>
          <w:kern w:val="0"/>
          <w:sz w:val="20"/>
          <w:szCs w:val="20"/>
          <w:bdr w:val="none" w:sz="0" w:space="0" w:color="auto" w:frame="1"/>
        </w:rPr>
        <w:t>'pepflashplayer.dll'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break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pluginName = </w:t>
      </w:r>
      <w:r w:rsidRPr="0052413D">
        <w:rPr>
          <w:rFonts w:ascii="Consolas" w:eastAsia="宋体" w:hAnsi="Consolas" w:cs="宋体"/>
          <w:color w:val="D01040"/>
          <w:kern w:val="0"/>
          <w:sz w:val="20"/>
          <w:szCs w:val="20"/>
          <w:bdr w:val="none" w:sz="0" w:space="0" w:color="auto" w:frame="1"/>
        </w:rPr>
        <w:t>'PepperFlashPlayer.plugin'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break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'linux'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pluginName = </w:t>
      </w:r>
      <w:r w:rsidRPr="0052413D">
        <w:rPr>
          <w:rFonts w:ascii="Consolas" w:eastAsia="宋体" w:hAnsi="Consolas" w:cs="宋体"/>
          <w:color w:val="D01040"/>
          <w:kern w:val="0"/>
          <w:sz w:val="20"/>
          <w:szCs w:val="20"/>
          <w:bdr w:val="none" w:sz="0" w:space="0" w:color="auto" w:frame="1"/>
        </w:rPr>
        <w:t>'libpepflashplayer.so'</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break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'ppapi-flash-path'</w:t>
      </w:r>
      <w:r w:rsidRPr="0052413D">
        <w:rPr>
          <w:rFonts w:ascii="Consolas" w:eastAsia="宋体" w:hAnsi="Consolas" w:cs="宋体"/>
          <w:color w:val="0B3D47"/>
          <w:kern w:val="0"/>
          <w:sz w:val="20"/>
          <w:szCs w:val="20"/>
          <w:bdr w:val="none" w:sz="0" w:space="0" w:color="auto" w:frame="1"/>
        </w:rPr>
        <w:t>, path.join(__dirname, pluginName))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Optional: Specify flash version, for example, v17.0.0.169</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'ppapi-flash-version'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'17.0.0.169'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Something else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try loading the system wide Pepper Flash plugin instead of shipping the plugins yourself, its path can be received by calling </w:t>
      </w:r>
      <w:r w:rsidRPr="0052413D">
        <w:rPr>
          <w:rFonts w:ascii="Consolas" w:eastAsia="宋体" w:hAnsi="Consolas" w:cs="宋体"/>
          <w:color w:val="0B3D47"/>
          <w:kern w:val="0"/>
          <w:sz w:val="20"/>
          <w:szCs w:val="20"/>
          <w:shd w:val="clear" w:color="auto" w:fill="F1F3F4"/>
        </w:rPr>
        <w:t>app.getPath('pepperFlashSystemPlugin')</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Enable Flash Plugin in a </w:t>
      </w:r>
      <w:r w:rsidRPr="0052413D">
        <w:rPr>
          <w:rFonts w:ascii="Consolas" w:eastAsia="宋体" w:hAnsi="Consolas" w:cs="宋体"/>
          <w:color w:val="0B3D47"/>
          <w:kern w:val="0"/>
          <w:sz w:val="38"/>
          <w:szCs w:val="38"/>
          <w:shd w:val="clear" w:color="auto" w:fill="E2E8E9"/>
        </w:rPr>
        <w:t>&lt;webview&gt;</w:t>
      </w:r>
      <w:r w:rsidRPr="0052413D">
        <w:rPr>
          <w:rFonts w:ascii="宋体" w:eastAsia="宋体" w:hAnsi="宋体" w:cs="宋体"/>
          <w:color w:val="183D44"/>
          <w:kern w:val="0"/>
          <w:sz w:val="45"/>
          <w:szCs w:val="45"/>
        </w:rPr>
        <w:t> Tag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 </w:t>
      </w:r>
      <w:r w:rsidRPr="0052413D">
        <w:rPr>
          <w:rFonts w:ascii="Consolas" w:eastAsia="宋体" w:hAnsi="Consolas" w:cs="宋体"/>
          <w:color w:val="0B3D47"/>
          <w:kern w:val="0"/>
          <w:sz w:val="20"/>
          <w:szCs w:val="20"/>
          <w:shd w:val="clear" w:color="auto" w:fill="F1F3F4"/>
        </w:rPr>
        <w:t>plugins</w:t>
      </w:r>
      <w:r w:rsidRPr="0052413D">
        <w:rPr>
          <w:rFonts w:ascii="宋体" w:eastAsia="宋体" w:hAnsi="宋体" w:cs="宋体"/>
          <w:kern w:val="0"/>
          <w:sz w:val="24"/>
          <w:szCs w:val="24"/>
        </w:rPr>
        <w:t> attribute to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"http://www.adobe.com/software/flash/about/"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check if Pepper Flash plugin was loaded by inspecting </w:t>
      </w:r>
      <w:r w:rsidRPr="0052413D">
        <w:rPr>
          <w:rFonts w:ascii="Consolas" w:eastAsia="宋体" w:hAnsi="Consolas" w:cs="宋体"/>
          <w:color w:val="0B3D47"/>
          <w:kern w:val="0"/>
          <w:sz w:val="20"/>
          <w:szCs w:val="20"/>
          <w:shd w:val="clear" w:color="auto" w:fill="F1F3F4"/>
        </w:rPr>
        <w:t>navigator.plugins</w:t>
      </w:r>
      <w:r w:rsidRPr="0052413D">
        <w:rPr>
          <w:rFonts w:ascii="宋体" w:eastAsia="宋体" w:hAnsi="宋体" w:cs="宋体"/>
          <w:kern w:val="0"/>
          <w:sz w:val="24"/>
          <w:szCs w:val="24"/>
        </w:rPr>
        <w:t> in the console of devtools (although you can’t know if the plugin’s path is correct).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architecture of Pepper Flash plugin has to match Electron’s one. On Windows, a common error is to use 32bit version of Flash plugin against 64bit version of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On Windows the path passed to </w:t>
      </w:r>
      <w:r w:rsidRPr="0052413D">
        <w:rPr>
          <w:rFonts w:ascii="Consolas" w:eastAsia="宋体" w:hAnsi="Consolas" w:cs="宋体"/>
          <w:color w:val="0B3D47"/>
          <w:kern w:val="0"/>
          <w:sz w:val="20"/>
          <w:szCs w:val="20"/>
          <w:shd w:val="clear" w:color="auto" w:fill="F1F3F4"/>
        </w:rPr>
        <w:t>--ppapi-flash-path</w:t>
      </w:r>
      <w:r w:rsidRPr="0052413D">
        <w:rPr>
          <w:rFonts w:ascii="宋体" w:eastAsia="宋体" w:hAnsi="宋体" w:cs="宋体"/>
          <w:kern w:val="0"/>
          <w:sz w:val="24"/>
          <w:szCs w:val="24"/>
        </w:rPr>
        <w:t> has to use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as path delimiter, using POSIX-style paths will not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some operations, such as streaming media using RTMP, it is necessary to grant wider permissions to players’ </w:t>
      </w:r>
      <w:r w:rsidRPr="0052413D">
        <w:rPr>
          <w:rFonts w:ascii="Consolas" w:eastAsia="宋体" w:hAnsi="Consolas" w:cs="宋体"/>
          <w:color w:val="0B3D47"/>
          <w:kern w:val="0"/>
          <w:sz w:val="20"/>
          <w:szCs w:val="20"/>
          <w:shd w:val="clear" w:color="auto" w:fill="F1F3F4"/>
        </w:rPr>
        <w:t>.swf</w:t>
      </w:r>
      <w:r w:rsidRPr="0052413D">
        <w:rPr>
          <w:rFonts w:ascii="宋体" w:eastAsia="宋体" w:hAnsi="宋体" w:cs="宋体"/>
          <w:kern w:val="0"/>
          <w:sz w:val="24"/>
          <w:szCs w:val="24"/>
        </w:rPr>
        <w:t> files. One way of accomplishing this, is to use </w:t>
      </w:r>
      <w:hyperlink r:id="rId739" w:history="1">
        <w:r w:rsidRPr="0052413D">
          <w:rPr>
            <w:rFonts w:ascii="宋体" w:eastAsia="宋体" w:hAnsi="宋体" w:cs="宋体"/>
            <w:color w:val="046DC8"/>
            <w:kern w:val="0"/>
            <w:sz w:val="24"/>
            <w:szCs w:val="24"/>
            <w:u w:val="single"/>
          </w:rPr>
          <w:t>nw-flash-trust</w:t>
        </w:r>
      </w:hyperlink>
      <w:r w:rsidRPr="0052413D">
        <w:rPr>
          <w:rFonts w:ascii="宋体" w:eastAsia="宋体" w:hAnsi="宋体" w:cs="宋体"/>
          <w:kern w:val="0"/>
          <w:sz w:val="24"/>
          <w:szCs w:val="24"/>
        </w:rPr>
        <w:t>.</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Selenium and WebDriver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From </w:t>
      </w:r>
      <w:hyperlink r:id="rId740" w:history="1">
        <w:r w:rsidRPr="0052413D">
          <w:rPr>
            <w:rFonts w:ascii="宋体" w:eastAsia="宋体" w:hAnsi="宋体" w:cs="宋体"/>
            <w:color w:val="046DC8"/>
            <w:kern w:val="0"/>
            <w:sz w:val="24"/>
            <w:szCs w:val="24"/>
            <w:u w:val="single"/>
          </w:rPr>
          <w:t>ChromeDriver - WebDriver for Chrome</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WebDriver is an open source tool for automated testing of web apps across many browsers. It provides capabilities for navigating to web pages, user input, JavaScript execution, and more. ChromeDriver is a standalone server which implements WebDriver’s wire protocol for Chromium. It is being developed by members of the Chromium and WebDriver teams.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up Spectron</w:t>
      </w:r>
    </w:p>
    <w:p w:rsidR="0052413D" w:rsidRPr="0052413D" w:rsidRDefault="00E93C51" w:rsidP="0052413D">
      <w:pPr>
        <w:widowControl/>
        <w:spacing w:after="240"/>
        <w:jc w:val="left"/>
        <w:rPr>
          <w:rFonts w:ascii="宋体" w:eastAsia="宋体" w:hAnsi="宋体" w:cs="宋体"/>
          <w:kern w:val="0"/>
          <w:sz w:val="24"/>
          <w:szCs w:val="24"/>
        </w:rPr>
      </w:pPr>
      <w:hyperlink r:id="rId741" w:history="1">
        <w:r w:rsidR="0052413D" w:rsidRPr="0052413D">
          <w:rPr>
            <w:rFonts w:ascii="宋体" w:eastAsia="宋体" w:hAnsi="宋体" w:cs="宋体"/>
            <w:color w:val="046DC8"/>
            <w:kern w:val="0"/>
            <w:sz w:val="24"/>
            <w:szCs w:val="24"/>
            <w:u w:val="single"/>
          </w:rPr>
          <w:t>Spectron</w:t>
        </w:r>
      </w:hyperlink>
      <w:r w:rsidR="0052413D" w:rsidRPr="0052413D">
        <w:rPr>
          <w:rFonts w:ascii="宋体" w:eastAsia="宋体" w:hAnsi="宋体" w:cs="宋体"/>
          <w:kern w:val="0"/>
          <w:sz w:val="24"/>
          <w:szCs w:val="24"/>
        </w:rPr>
        <w:t> is the officially supported ChromeDriver testing framework for Electron. It is built on top of </w:t>
      </w:r>
      <w:hyperlink r:id="rId742" w:history="1">
        <w:r w:rsidR="0052413D" w:rsidRPr="0052413D">
          <w:rPr>
            <w:rFonts w:ascii="宋体" w:eastAsia="宋体" w:hAnsi="宋体" w:cs="宋体"/>
            <w:color w:val="046DC8"/>
            <w:kern w:val="0"/>
            <w:sz w:val="24"/>
            <w:szCs w:val="24"/>
            <w:u w:val="single"/>
          </w:rPr>
          <w:t>WebdriverIO</w:t>
        </w:r>
      </w:hyperlink>
      <w:r w:rsidR="0052413D" w:rsidRPr="0052413D">
        <w:rPr>
          <w:rFonts w:ascii="宋体" w:eastAsia="宋体" w:hAnsi="宋体" w:cs="宋体"/>
          <w:kern w:val="0"/>
          <w:sz w:val="24"/>
          <w:szCs w:val="24"/>
        </w:rPr>
        <w:t>and has helpers to access Electron APIs in your tests and bundles 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--save-dev spectron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A simple test to verify a visible window is opened with a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Application = require(</w:t>
      </w:r>
      <w:r w:rsidRPr="0052413D">
        <w:rPr>
          <w:rFonts w:ascii="Consolas" w:eastAsia="宋体" w:hAnsi="Consolas" w:cs="宋体"/>
          <w:color w:val="D01040"/>
          <w:kern w:val="0"/>
          <w:sz w:val="20"/>
          <w:szCs w:val="20"/>
          <w:bdr w:val="none" w:sz="0" w:space="0" w:color="auto" w:frame="1"/>
        </w:rPr>
        <w:t>'spectron'</w:t>
      </w:r>
      <w:r w:rsidRPr="0052413D">
        <w:rPr>
          <w:rFonts w:ascii="Consolas" w:eastAsia="宋体" w:hAnsi="Consolas" w:cs="宋体"/>
          <w:color w:val="0B3D47"/>
          <w:kern w:val="0"/>
          <w:sz w:val="20"/>
          <w:szCs w:val="20"/>
          <w:bdr w:val="none" w:sz="0" w:space="0" w:color="auto" w:frame="1"/>
        </w:rPr>
        <w:t>).Application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assert = require(</w:t>
      </w:r>
      <w:r w:rsidRPr="0052413D">
        <w:rPr>
          <w:rFonts w:ascii="Consolas" w:eastAsia="宋体" w:hAnsi="Consolas" w:cs="宋体"/>
          <w:color w:val="D01040"/>
          <w:kern w:val="0"/>
          <w:sz w:val="20"/>
          <w:szCs w:val="20"/>
          <w:bdr w:val="none" w:sz="0" w:space="0" w:color="auto" w:frame="1"/>
        </w:rPr>
        <w:t>'assert'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app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'/Applications/MyApp.app/Contents/MacOS/MyApp'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app.start().then(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Check if the window is visible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app.browserWindow.isVisible()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(isVisible)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Verify the window is visible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assert.equal(isVisible,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Get the window's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app.client.getTitle()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(title)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Verify the window's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assert.equal(title, </w:t>
      </w:r>
      <w:r w:rsidRPr="0052413D">
        <w:rPr>
          <w:rFonts w:ascii="Consolas" w:eastAsia="宋体" w:hAnsi="Consolas" w:cs="宋体"/>
          <w:color w:val="D01040"/>
          <w:kern w:val="0"/>
          <w:sz w:val="20"/>
          <w:szCs w:val="20"/>
          <w:bdr w:val="none" w:sz="0" w:space="0" w:color="auto" w:frame="1"/>
        </w:rPr>
        <w:t>'My App'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b/>
          <w:bCs/>
          <w:color w:val="000000"/>
          <w:kern w:val="0"/>
          <w:sz w:val="20"/>
          <w:szCs w:val="20"/>
          <w:bdr w:val="none" w:sz="0" w:space="0" w:color="auto" w:frame="1"/>
        </w:rPr>
        <w:t>catch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(error)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Log any failures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console.error(</w:t>
      </w:r>
      <w:r w:rsidRPr="0052413D">
        <w:rPr>
          <w:rFonts w:ascii="Consolas" w:eastAsia="宋体" w:hAnsi="Consolas" w:cs="宋体"/>
          <w:color w:val="D01040"/>
          <w:kern w:val="0"/>
          <w:sz w:val="20"/>
          <w:szCs w:val="20"/>
          <w:bdr w:val="none" w:sz="0" w:space="0" w:color="auto" w:frame="1"/>
        </w:rPr>
        <w:t>'Test failed'</w:t>
      </w:r>
      <w:r w:rsidRPr="0052413D">
        <w:rPr>
          <w:rFonts w:ascii="Consolas" w:eastAsia="宋体" w:hAnsi="Consolas" w:cs="宋体"/>
          <w:color w:val="0B3D47"/>
          <w:kern w:val="0"/>
          <w:sz w:val="20"/>
          <w:szCs w:val="20"/>
          <w:bdr w:val="none" w:sz="0" w:space="0" w:color="auto" w:frame="1"/>
        </w:rPr>
        <w:t>, error.message)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Stop the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app.stop()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up with WebDriverJs</w:t>
      </w:r>
    </w:p>
    <w:p w:rsidR="0052413D" w:rsidRPr="0052413D" w:rsidRDefault="00E93C51" w:rsidP="0052413D">
      <w:pPr>
        <w:widowControl/>
        <w:spacing w:after="240"/>
        <w:jc w:val="left"/>
        <w:rPr>
          <w:rFonts w:ascii="宋体" w:eastAsia="宋体" w:hAnsi="宋体" w:cs="宋体"/>
          <w:kern w:val="0"/>
          <w:sz w:val="24"/>
          <w:szCs w:val="24"/>
        </w:rPr>
      </w:pPr>
      <w:hyperlink r:id="rId743" w:history="1">
        <w:r w:rsidR="0052413D" w:rsidRPr="0052413D">
          <w:rPr>
            <w:rFonts w:ascii="宋体" w:eastAsia="宋体" w:hAnsi="宋体" w:cs="宋体"/>
            <w:color w:val="046DC8"/>
            <w:kern w:val="0"/>
            <w:sz w:val="24"/>
            <w:szCs w:val="24"/>
            <w:u w:val="single"/>
          </w:rPr>
          <w:t>WebDriverJs</w:t>
        </w:r>
      </w:hyperlink>
      <w:r w:rsidR="0052413D" w:rsidRPr="0052413D">
        <w:rPr>
          <w:rFonts w:ascii="宋体" w:eastAsia="宋体" w:hAnsi="宋体" w:cs="宋体"/>
          <w:kern w:val="0"/>
          <w:sz w:val="24"/>
          <w:szCs w:val="24"/>
        </w:rPr>
        <w:t> provides a Node package for testing with web driver, we will use it as an example.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Start ChromeDriver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First you need to download the </w:t>
      </w:r>
      <w:r w:rsidRPr="0052413D">
        <w:rPr>
          <w:rFonts w:ascii="Consolas" w:eastAsia="宋体" w:hAnsi="Consolas" w:cs="宋体"/>
          <w:color w:val="0B3D47"/>
          <w:kern w:val="0"/>
          <w:sz w:val="20"/>
          <w:szCs w:val="20"/>
          <w:shd w:val="clear" w:color="auto" w:fill="F1F3F4"/>
        </w:rPr>
        <w:t>chromedriver</w:t>
      </w:r>
      <w:r w:rsidRPr="0052413D">
        <w:rPr>
          <w:rFonts w:ascii="宋体" w:eastAsia="宋体" w:hAnsi="宋体" w:cs="宋体"/>
          <w:kern w:val="0"/>
          <w:sz w:val="24"/>
          <w:szCs w:val="24"/>
        </w:rPr>
        <w:t> binary, and run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electron-chromedriver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Starting ChromeDriver (v2.10.291558) on port 9515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Only </w:t>
      </w:r>
      <w:r w:rsidRPr="0052413D">
        <w:rPr>
          <w:rFonts w:ascii="Consolas" w:eastAsia="宋体" w:hAnsi="Consolas" w:cs="宋体"/>
          <w:color w:val="007A7A"/>
          <w:kern w:val="0"/>
          <w:sz w:val="20"/>
          <w:szCs w:val="20"/>
          <w:bdr w:val="none" w:sz="0" w:space="0" w:color="auto" w:frame="1"/>
        </w:rPr>
        <w:t xml:space="preserve">local </w:t>
      </w:r>
      <w:r w:rsidRPr="0052413D">
        <w:rPr>
          <w:rFonts w:ascii="Consolas" w:eastAsia="宋体" w:hAnsi="Consolas" w:cs="宋体"/>
          <w:color w:val="0B3D47"/>
          <w:kern w:val="0"/>
          <w:sz w:val="20"/>
          <w:szCs w:val="20"/>
          <w:bdr w:val="none" w:sz="0" w:space="0" w:color="auto" w:frame="1"/>
        </w:rPr>
        <w:t>connections are allowed.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Remember the port number </w:t>
      </w:r>
      <w:r w:rsidRPr="0052413D">
        <w:rPr>
          <w:rFonts w:ascii="Consolas" w:eastAsia="宋体" w:hAnsi="Consolas" w:cs="宋体"/>
          <w:color w:val="0B3D47"/>
          <w:kern w:val="0"/>
          <w:sz w:val="20"/>
          <w:szCs w:val="20"/>
          <w:shd w:val="clear" w:color="auto" w:fill="F1F3F4"/>
        </w:rPr>
        <w:t>9515</w:t>
      </w:r>
      <w:r w:rsidRPr="0052413D">
        <w:rPr>
          <w:rFonts w:ascii="宋体" w:eastAsia="宋体" w:hAnsi="宋体" w:cs="宋体"/>
          <w:kern w:val="0"/>
          <w:sz w:val="24"/>
          <w:szCs w:val="24"/>
        </w:rPr>
        <w:t>, which will be used later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Install WebDriverJS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selenium-webdriver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Connect to ChromeDriver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usage of </w:t>
      </w:r>
      <w:r w:rsidRPr="0052413D">
        <w:rPr>
          <w:rFonts w:ascii="Consolas" w:eastAsia="宋体" w:hAnsi="Consolas" w:cs="宋体"/>
          <w:color w:val="0B3D47"/>
          <w:kern w:val="0"/>
          <w:sz w:val="20"/>
          <w:szCs w:val="20"/>
          <w:shd w:val="clear" w:color="auto" w:fill="F1F3F4"/>
        </w:rPr>
        <w:t>selenium-webdriver</w:t>
      </w:r>
      <w:r w:rsidRPr="0052413D">
        <w:rPr>
          <w:rFonts w:ascii="宋体" w:eastAsia="宋体" w:hAnsi="宋体" w:cs="宋体"/>
          <w:kern w:val="0"/>
          <w:sz w:val="24"/>
          <w:szCs w:val="24"/>
        </w:rPr>
        <w:t> with Electron is basically the same with upstream, except that you have to manually specify how to connect chrome driver and where to find Electron’s binary: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webdriver = require(</w:t>
      </w:r>
      <w:r w:rsidRPr="0052413D">
        <w:rPr>
          <w:rFonts w:ascii="Consolas" w:eastAsia="宋体" w:hAnsi="Consolas" w:cs="宋体"/>
          <w:color w:val="D01040"/>
          <w:kern w:val="0"/>
          <w:sz w:val="20"/>
          <w:szCs w:val="20"/>
          <w:bdr w:val="none" w:sz="0" w:space="0" w:color="auto" w:frame="1"/>
        </w:rPr>
        <w:t>'selenium-webdriver'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driver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webdriver.Builder()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The "9515" is the port opened by chrome 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.usingServer(</w:t>
      </w:r>
      <w:r w:rsidRPr="0052413D">
        <w:rPr>
          <w:rFonts w:ascii="Consolas" w:eastAsia="宋体" w:hAnsi="Consolas" w:cs="宋体"/>
          <w:color w:val="D01040"/>
          <w:kern w:val="0"/>
          <w:sz w:val="20"/>
          <w:szCs w:val="20"/>
          <w:bdr w:val="none" w:sz="0" w:space="0" w:color="auto" w:frame="1"/>
        </w:rPr>
        <w:t>'http://localhost:9515'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.withCapabilities({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chromeOptions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Here is the path to your Electron binary.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binary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'/Path-to-Your-App.app/Contents/MacOS/Electron'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.forBrowser(</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driver.get(</w:t>
      </w:r>
      <w:r w:rsidRPr="0052413D">
        <w:rPr>
          <w:rFonts w:ascii="Consolas" w:eastAsia="宋体" w:hAnsi="Consolas" w:cs="宋体"/>
          <w:color w:val="D01040"/>
          <w:kern w:val="0"/>
          <w:sz w:val="20"/>
          <w:szCs w:val="20"/>
          <w:bdr w:val="none" w:sz="0" w:space="0" w:color="auto" w:frame="1"/>
        </w:rPr>
        <w:t>'http://www.google.com'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driver.findElement(webdriver.By.name(</w:t>
      </w:r>
      <w:r w:rsidRPr="0052413D">
        <w:rPr>
          <w:rFonts w:ascii="Consolas" w:eastAsia="宋体" w:hAnsi="Consolas" w:cs="宋体"/>
          <w:color w:val="D01040"/>
          <w:kern w:val="0"/>
          <w:sz w:val="20"/>
          <w:szCs w:val="20"/>
          <w:bdr w:val="none" w:sz="0" w:space="0" w:color="auto" w:frame="1"/>
        </w:rPr>
        <w:t>'q'</w:t>
      </w:r>
      <w:r w:rsidRPr="0052413D">
        <w:rPr>
          <w:rFonts w:ascii="Consolas" w:eastAsia="宋体" w:hAnsi="Consolas" w:cs="宋体"/>
          <w:color w:val="0B3D47"/>
          <w:kern w:val="0"/>
          <w:sz w:val="20"/>
          <w:szCs w:val="20"/>
          <w:bdr w:val="none" w:sz="0" w:space="0" w:color="auto" w:frame="1"/>
        </w:rPr>
        <w:t>)).sendKeys(</w:t>
      </w:r>
      <w:r w:rsidRPr="0052413D">
        <w:rPr>
          <w:rFonts w:ascii="Consolas" w:eastAsia="宋体" w:hAnsi="Consolas" w:cs="宋体"/>
          <w:color w:val="D01040"/>
          <w:kern w:val="0"/>
          <w:sz w:val="20"/>
          <w:szCs w:val="20"/>
          <w:bdr w:val="none" w:sz="0" w:space="0" w:color="auto" w:frame="1"/>
        </w:rPr>
        <w:t>'webdriver'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driver.findElement(webdriver.By.name(</w:t>
      </w:r>
      <w:r w:rsidRPr="0052413D">
        <w:rPr>
          <w:rFonts w:ascii="Consolas" w:eastAsia="宋体" w:hAnsi="Consolas" w:cs="宋体"/>
          <w:color w:val="D01040"/>
          <w:kern w:val="0"/>
          <w:sz w:val="20"/>
          <w:szCs w:val="20"/>
          <w:bdr w:val="none" w:sz="0" w:space="0" w:color="auto" w:frame="1"/>
        </w:rPr>
        <w:t>'btnG'</w:t>
      </w:r>
      <w:r w:rsidRPr="0052413D">
        <w:rPr>
          <w:rFonts w:ascii="Consolas" w:eastAsia="宋体" w:hAnsi="Consolas" w:cs="宋体"/>
          <w:color w:val="0B3D47"/>
          <w:kern w:val="0"/>
          <w:sz w:val="20"/>
          <w:szCs w:val="20"/>
          <w:bdr w:val="none" w:sz="0" w:space="0" w:color="auto" w:frame="1"/>
        </w:rPr>
        <w:t>)).click()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driver.wait(()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driver.getTitle().then((title)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title === </w:t>
      </w:r>
      <w:r w:rsidRPr="0052413D">
        <w:rPr>
          <w:rFonts w:ascii="Consolas" w:eastAsia="宋体" w:hAnsi="Consolas" w:cs="宋体"/>
          <w:color w:val="D01040"/>
          <w:kern w:val="0"/>
          <w:sz w:val="20"/>
          <w:szCs w:val="20"/>
          <w:bdr w:val="none" w:sz="0" w:space="0" w:color="auto" w:frame="1"/>
        </w:rPr>
        <w:t>'webdriver - Google Search'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driver.quit()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up with WebdriverIO</w:t>
      </w:r>
    </w:p>
    <w:p w:rsidR="0052413D" w:rsidRPr="0052413D" w:rsidRDefault="00E93C51" w:rsidP="0052413D">
      <w:pPr>
        <w:widowControl/>
        <w:spacing w:after="240"/>
        <w:jc w:val="left"/>
        <w:rPr>
          <w:rFonts w:ascii="宋体" w:eastAsia="宋体" w:hAnsi="宋体" w:cs="宋体"/>
          <w:kern w:val="0"/>
          <w:sz w:val="24"/>
          <w:szCs w:val="24"/>
        </w:rPr>
      </w:pPr>
      <w:hyperlink r:id="rId744" w:history="1">
        <w:r w:rsidR="0052413D" w:rsidRPr="0052413D">
          <w:rPr>
            <w:rFonts w:ascii="宋体" w:eastAsia="宋体" w:hAnsi="宋体" w:cs="宋体"/>
            <w:color w:val="046DC8"/>
            <w:kern w:val="0"/>
            <w:sz w:val="24"/>
            <w:szCs w:val="24"/>
            <w:u w:val="single"/>
          </w:rPr>
          <w:t>WebdriverIO</w:t>
        </w:r>
      </w:hyperlink>
      <w:r w:rsidR="0052413D" w:rsidRPr="0052413D">
        <w:rPr>
          <w:rFonts w:ascii="宋体" w:eastAsia="宋体" w:hAnsi="宋体" w:cs="宋体"/>
          <w:kern w:val="0"/>
          <w:sz w:val="24"/>
          <w:szCs w:val="24"/>
        </w:rPr>
        <w:t> provides a Node package for testing with web driver.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Start ChromeDriver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First you need to download the </w:t>
      </w:r>
      <w:r w:rsidRPr="0052413D">
        <w:rPr>
          <w:rFonts w:ascii="Consolas" w:eastAsia="宋体" w:hAnsi="Consolas" w:cs="宋体"/>
          <w:color w:val="0B3D47"/>
          <w:kern w:val="0"/>
          <w:sz w:val="20"/>
          <w:szCs w:val="20"/>
          <w:shd w:val="clear" w:color="auto" w:fill="F1F3F4"/>
        </w:rPr>
        <w:t>chromedriver</w:t>
      </w:r>
      <w:r w:rsidRPr="0052413D">
        <w:rPr>
          <w:rFonts w:ascii="宋体" w:eastAsia="宋体" w:hAnsi="宋体" w:cs="宋体"/>
          <w:kern w:val="0"/>
          <w:sz w:val="24"/>
          <w:szCs w:val="24"/>
        </w:rPr>
        <w:t> binary, and run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electron-chromedriver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./node_modules/.bin/chromedriver --url-base=wd/hub --port=9515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Starting ChromeDriver (v2.10.291558) on port 9515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Only </w:t>
      </w:r>
      <w:r w:rsidRPr="0052413D">
        <w:rPr>
          <w:rFonts w:ascii="Consolas" w:eastAsia="宋体" w:hAnsi="Consolas" w:cs="宋体"/>
          <w:color w:val="007A7A"/>
          <w:kern w:val="0"/>
          <w:sz w:val="20"/>
          <w:szCs w:val="20"/>
          <w:bdr w:val="none" w:sz="0" w:space="0" w:color="auto" w:frame="1"/>
        </w:rPr>
        <w:t xml:space="preserve">local </w:t>
      </w:r>
      <w:r w:rsidRPr="0052413D">
        <w:rPr>
          <w:rFonts w:ascii="Consolas" w:eastAsia="宋体" w:hAnsi="Consolas" w:cs="宋体"/>
          <w:color w:val="0B3D47"/>
          <w:kern w:val="0"/>
          <w:sz w:val="20"/>
          <w:szCs w:val="20"/>
          <w:bdr w:val="none" w:sz="0" w:space="0" w:color="auto" w:frame="1"/>
        </w:rPr>
        <w:t>connections are allowed.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Remember the port number </w:t>
      </w:r>
      <w:r w:rsidRPr="0052413D">
        <w:rPr>
          <w:rFonts w:ascii="Consolas" w:eastAsia="宋体" w:hAnsi="Consolas" w:cs="宋体"/>
          <w:color w:val="0B3D47"/>
          <w:kern w:val="0"/>
          <w:sz w:val="20"/>
          <w:szCs w:val="20"/>
          <w:shd w:val="clear" w:color="auto" w:fill="F1F3F4"/>
        </w:rPr>
        <w:t>9515</w:t>
      </w:r>
      <w:r w:rsidRPr="0052413D">
        <w:rPr>
          <w:rFonts w:ascii="宋体" w:eastAsia="宋体" w:hAnsi="宋体" w:cs="宋体"/>
          <w:kern w:val="0"/>
          <w:sz w:val="24"/>
          <w:szCs w:val="24"/>
        </w:rPr>
        <w:t>, which will be used later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2. Install WebdriverIO</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webdriverio</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Connect to chrome 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webdriverio = require(</w:t>
      </w:r>
      <w:r w:rsidRPr="0052413D">
        <w:rPr>
          <w:rFonts w:ascii="Consolas" w:eastAsia="宋体" w:hAnsi="Consolas" w:cs="宋体"/>
          <w:color w:val="D01040"/>
          <w:kern w:val="0"/>
          <w:sz w:val="20"/>
          <w:szCs w:val="20"/>
          <w:bdr w:val="none" w:sz="0" w:space="0" w:color="auto" w:frame="1"/>
        </w:rPr>
        <w:t>'webdriverio'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options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host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'localhost'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Use localhost as chrome driver server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port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9515</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"9515" is the port opened by chrome 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desiredCapabilities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browserName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'chrome'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chromeOptions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binary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'/Path-to-Your-App/electron'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Path to your Electron binary.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i/>
          <w:iCs/>
          <w:color w:val="717160"/>
          <w:kern w:val="0"/>
          <w:sz w:val="20"/>
          <w:szCs w:val="20"/>
          <w:bdr w:val="none" w:sz="0" w:space="0" w:color="auto" w:frame="1"/>
        </w:rPr>
        <w:t>/* cli arguments */</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Optional, perhaps 'app=' + /path/to/your/app/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client = webdriverio.remote(options)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.setValue(</w:t>
      </w:r>
      <w:r w:rsidRPr="0052413D">
        <w:rPr>
          <w:rFonts w:ascii="Consolas" w:eastAsia="宋体" w:hAnsi="Consolas" w:cs="宋体"/>
          <w:color w:val="D01040"/>
          <w:kern w:val="0"/>
          <w:sz w:val="20"/>
          <w:szCs w:val="20"/>
          <w:bdr w:val="none" w:sz="0" w:space="0" w:color="auto" w:frame="1"/>
        </w:rPr>
        <w:t>'#q'</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'webdriverio'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.click(</w:t>
      </w:r>
      <w:r w:rsidRPr="0052413D">
        <w:rPr>
          <w:rFonts w:ascii="Consolas" w:eastAsia="宋体" w:hAnsi="Consolas" w:cs="宋体"/>
          <w:color w:val="D01040"/>
          <w:kern w:val="0"/>
          <w:sz w:val="20"/>
          <w:szCs w:val="20"/>
          <w:bdr w:val="none" w:sz="0" w:space="0" w:color="auto" w:frame="1"/>
        </w:rPr>
        <w:t>'#btnG'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.getTitle().then((title)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'Title was: '</w:t>
      </w:r>
      <w:r w:rsidRPr="0052413D">
        <w:rPr>
          <w:rFonts w:ascii="Consolas" w:eastAsia="宋体" w:hAnsi="Consolas" w:cs="宋体"/>
          <w:color w:val="0B3D47"/>
          <w:kern w:val="0"/>
          <w:sz w:val="20"/>
          <w:szCs w:val="20"/>
          <w:bdr w:val="none" w:sz="0" w:space="0" w:color="auto" w:frame="1"/>
        </w:rPr>
        <w:t xml:space="preserve"> +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.end()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Workflow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test your application without rebuilding Electron, simply </w:t>
      </w:r>
      <w:hyperlink r:id="rId745" w:history="1">
        <w:r w:rsidRPr="0052413D">
          <w:rPr>
            <w:rFonts w:ascii="宋体" w:eastAsia="宋体" w:hAnsi="宋体" w:cs="宋体"/>
            <w:color w:val="046DC8"/>
            <w:kern w:val="0"/>
            <w:sz w:val="24"/>
            <w:szCs w:val="24"/>
            <w:u w:val="single"/>
          </w:rPr>
          <w:t>place</w:t>
        </w:r>
      </w:hyperlink>
      <w:r w:rsidRPr="0052413D">
        <w:rPr>
          <w:rFonts w:ascii="宋体" w:eastAsia="宋体" w:hAnsi="宋体" w:cs="宋体"/>
          <w:kern w:val="0"/>
          <w:sz w:val="24"/>
          <w:szCs w:val="24"/>
        </w:rPr>
        <w:t> your app source into Electron’s resource directory.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Alternatively, pass an argument to run with your electron binary that points to your app’s folder. This eliminates the need to copy-paste your app into Electron’s resource directory.</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5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Widevine CDM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Electron you can use the Widevine CDM plugin shipped with Chrome browser.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doesn’t ship with the Widevine CDM plugin for license reasons, to get it, you need to install the official Chrome browser first, which should match the architecture and Chrome version of the Electron build you use.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major version of Chrome browser has to be the same with the Chrome version used by Electron, otherwise the plugin will not work even though </w:t>
      </w:r>
      <w:r w:rsidRPr="0052413D">
        <w:rPr>
          <w:rFonts w:ascii="Consolas" w:eastAsia="宋体" w:hAnsi="Consolas" w:cs="宋体"/>
          <w:color w:val="0B3D47"/>
          <w:kern w:val="0"/>
          <w:sz w:val="20"/>
          <w:szCs w:val="20"/>
          <w:shd w:val="clear" w:color="auto" w:fill="F1F3F4"/>
        </w:rPr>
        <w:t>navigator.plugins</w:t>
      </w:r>
      <w:r w:rsidRPr="0052413D">
        <w:rPr>
          <w:rFonts w:ascii="宋体" w:eastAsia="宋体" w:hAnsi="宋体" w:cs="宋体"/>
          <w:kern w:val="0"/>
          <w:sz w:val="24"/>
          <w:szCs w:val="24"/>
        </w:rPr>
        <w:t> would show it has been loaded.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 &amp;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Open </w:t>
      </w:r>
      <w:r w:rsidRPr="0052413D">
        <w:rPr>
          <w:rFonts w:ascii="Consolas" w:eastAsia="宋体" w:hAnsi="Consolas" w:cs="宋体"/>
          <w:color w:val="0B3D47"/>
          <w:kern w:val="0"/>
          <w:sz w:val="20"/>
          <w:szCs w:val="20"/>
          <w:shd w:val="clear" w:color="auto" w:fill="F1F3F4"/>
        </w:rPr>
        <w:t>chrome://components/</w:t>
      </w:r>
      <w:r w:rsidRPr="0052413D">
        <w:rPr>
          <w:rFonts w:ascii="宋体" w:eastAsia="宋体" w:hAnsi="宋体" w:cs="宋体"/>
          <w:kern w:val="0"/>
          <w:sz w:val="24"/>
          <w:szCs w:val="24"/>
        </w:rPr>
        <w:t> in Chrome browser, find </w:t>
      </w:r>
      <w:r w:rsidRPr="0052413D">
        <w:rPr>
          <w:rFonts w:ascii="Consolas" w:eastAsia="宋体" w:hAnsi="Consolas" w:cs="宋体"/>
          <w:color w:val="0B3D47"/>
          <w:kern w:val="0"/>
          <w:sz w:val="20"/>
          <w:szCs w:val="20"/>
          <w:shd w:val="clear" w:color="auto" w:fill="F1F3F4"/>
        </w:rPr>
        <w:t>WidevineCdm</w:t>
      </w:r>
      <w:r w:rsidRPr="0052413D">
        <w:rPr>
          <w:rFonts w:ascii="宋体" w:eastAsia="宋体" w:hAnsi="宋体" w:cs="宋体"/>
          <w:kern w:val="0"/>
          <w:sz w:val="24"/>
          <w:szCs w:val="24"/>
        </w:rPr>
        <w:t> and make sure it is up to date, then you can find all the plugin binaries from the </w:t>
      </w:r>
      <w:r w:rsidRPr="0052413D">
        <w:rPr>
          <w:rFonts w:ascii="Consolas" w:eastAsia="宋体" w:hAnsi="Consolas" w:cs="宋体"/>
          <w:color w:val="0B3D47"/>
          <w:kern w:val="0"/>
          <w:sz w:val="20"/>
          <w:szCs w:val="20"/>
          <w:shd w:val="clear" w:color="auto" w:fill="F1F3F4"/>
        </w:rPr>
        <w:t>APP_DATA/Google/Chrome/WidevineCDM/VERSION/_platform_specific/PLATFORM_ARCH/</w:t>
      </w:r>
      <w:r w:rsidRPr="0052413D">
        <w:rPr>
          <w:rFonts w:ascii="宋体" w:eastAsia="宋体" w:hAnsi="宋体" w:cs="宋体"/>
          <w:kern w:val="0"/>
          <w:sz w:val="24"/>
          <w:szCs w:val="24"/>
        </w:rPr>
        <w:t> directory.</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APP_DATA</w:t>
      </w:r>
      <w:r w:rsidRPr="0052413D">
        <w:rPr>
          <w:rFonts w:ascii="宋体" w:eastAsia="宋体" w:hAnsi="宋体" w:cs="宋体"/>
          <w:kern w:val="0"/>
          <w:sz w:val="24"/>
          <w:szCs w:val="24"/>
        </w:rPr>
        <w:t> is system’s location for storing app data, on Windows it is </w:t>
      </w:r>
      <w:r w:rsidRPr="0052413D">
        <w:rPr>
          <w:rFonts w:ascii="Consolas" w:eastAsia="宋体" w:hAnsi="Consolas" w:cs="宋体"/>
          <w:color w:val="0B3D47"/>
          <w:kern w:val="0"/>
          <w:sz w:val="20"/>
          <w:szCs w:val="20"/>
          <w:shd w:val="clear" w:color="auto" w:fill="F1F3F4"/>
        </w:rPr>
        <w:t>%LOCALAPPDATA%</w:t>
      </w:r>
      <w:r w:rsidRPr="0052413D">
        <w:rPr>
          <w:rFonts w:ascii="宋体" w:eastAsia="宋体" w:hAnsi="宋体" w:cs="宋体"/>
          <w:kern w:val="0"/>
          <w:sz w:val="24"/>
          <w:szCs w:val="24"/>
        </w:rPr>
        <w:t>, on macOS it is </w:t>
      </w:r>
      <w:r w:rsidRPr="0052413D">
        <w:rPr>
          <w:rFonts w:ascii="Consolas" w:eastAsia="宋体" w:hAnsi="Consolas" w:cs="宋体"/>
          <w:color w:val="0B3D47"/>
          <w:kern w:val="0"/>
          <w:sz w:val="20"/>
          <w:szCs w:val="20"/>
          <w:shd w:val="clear" w:color="auto" w:fill="F1F3F4"/>
        </w:rPr>
        <w:t>~/Library/Application Support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is Widevine CDM plugin’s version string, like </w:t>
      </w:r>
      <w:r w:rsidRPr="0052413D">
        <w:rPr>
          <w:rFonts w:ascii="Consolas" w:eastAsia="宋体" w:hAnsi="Consolas" w:cs="宋体"/>
          <w:color w:val="0B3D47"/>
          <w:kern w:val="0"/>
          <w:sz w:val="20"/>
          <w:szCs w:val="20"/>
          <w:shd w:val="clear" w:color="auto" w:fill="F1F3F4"/>
        </w:rPr>
        <w:t>1.4.8.866</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PLATFORM</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mac</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ARCH</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x86</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the required binaries are </w:t>
      </w:r>
      <w:r w:rsidRPr="0052413D">
        <w:rPr>
          <w:rFonts w:ascii="Consolas" w:eastAsia="宋体" w:hAnsi="Consolas" w:cs="宋体"/>
          <w:color w:val="0B3D47"/>
          <w:kern w:val="0"/>
          <w:sz w:val="20"/>
          <w:szCs w:val="20"/>
          <w:shd w:val="clear" w:color="auto" w:fill="F1F3F4"/>
        </w:rPr>
        <w:t>widevinecdm.dll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widevinecdmadapter.dll</w:t>
      </w:r>
      <w:r w:rsidRPr="0052413D">
        <w:rPr>
          <w:rFonts w:ascii="宋体" w:eastAsia="宋体" w:hAnsi="宋体" w:cs="宋体"/>
          <w:kern w:val="0"/>
          <w:sz w:val="24"/>
          <w:szCs w:val="24"/>
        </w:rPr>
        <w:t>, on macOS they are </w:t>
      </w:r>
      <w:r w:rsidRPr="0052413D">
        <w:rPr>
          <w:rFonts w:ascii="Consolas" w:eastAsia="宋体" w:hAnsi="Consolas" w:cs="宋体"/>
          <w:color w:val="0B3D47"/>
          <w:kern w:val="0"/>
          <w:sz w:val="20"/>
          <w:szCs w:val="20"/>
          <w:shd w:val="clear" w:color="auto" w:fill="F1F3F4"/>
        </w:rPr>
        <w:t>libwidevinecdm.dylib</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widevinecdmadapter.plugin</w:t>
      </w:r>
      <w:r w:rsidRPr="0052413D">
        <w:rPr>
          <w:rFonts w:ascii="宋体" w:eastAsia="宋体" w:hAnsi="宋体" w:cs="宋体"/>
          <w:kern w:val="0"/>
          <w:sz w:val="24"/>
          <w:szCs w:val="24"/>
        </w:rPr>
        <w:t>. You can copy them to anywhere you like, but they have to be put together.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the plugin binaries are shipped together with Chrome browser, you can find them under </w:t>
      </w:r>
      <w:r w:rsidRPr="0052413D">
        <w:rPr>
          <w:rFonts w:ascii="Consolas" w:eastAsia="宋体" w:hAnsi="Consolas" w:cs="宋体"/>
          <w:color w:val="0B3D47"/>
          <w:kern w:val="0"/>
          <w:sz w:val="20"/>
          <w:szCs w:val="20"/>
          <w:shd w:val="clear" w:color="auto" w:fill="F1F3F4"/>
        </w:rPr>
        <w:t>/opt/google/chrome</w:t>
      </w:r>
      <w:r w:rsidRPr="0052413D">
        <w:rPr>
          <w:rFonts w:ascii="宋体" w:eastAsia="宋体" w:hAnsi="宋体" w:cs="宋体"/>
          <w:kern w:val="0"/>
          <w:sz w:val="24"/>
          <w:szCs w:val="24"/>
        </w:rPr>
        <w:t>, the filenames are </w:t>
      </w:r>
      <w:r w:rsidRPr="0052413D">
        <w:rPr>
          <w:rFonts w:ascii="Consolas" w:eastAsia="宋体" w:hAnsi="Consolas" w:cs="宋体"/>
          <w:color w:val="0B3D47"/>
          <w:kern w:val="0"/>
          <w:sz w:val="20"/>
          <w:szCs w:val="20"/>
          <w:shd w:val="clear" w:color="auto" w:fill="F1F3F4"/>
        </w:rPr>
        <w:t>libwidevinecdm.so</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libwidevinecdmadapter.so</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Using the plugin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getting the plugin files, you should pass the </w:t>
      </w:r>
      <w:r w:rsidRPr="0052413D">
        <w:rPr>
          <w:rFonts w:ascii="Consolas" w:eastAsia="宋体" w:hAnsi="Consolas" w:cs="宋体"/>
          <w:color w:val="0B3D47"/>
          <w:kern w:val="0"/>
          <w:sz w:val="20"/>
          <w:szCs w:val="20"/>
          <w:shd w:val="clear" w:color="auto" w:fill="F1F3F4"/>
        </w:rPr>
        <w:t>widevinecdmadapter</w:t>
      </w:r>
      <w:r w:rsidRPr="0052413D">
        <w:rPr>
          <w:rFonts w:ascii="宋体" w:eastAsia="宋体" w:hAnsi="宋体" w:cs="宋体"/>
          <w:kern w:val="0"/>
          <w:sz w:val="24"/>
          <w:szCs w:val="24"/>
        </w:rPr>
        <w:t>’s path to Electron with </w:t>
      </w:r>
      <w:r w:rsidRPr="0052413D">
        <w:rPr>
          <w:rFonts w:ascii="Consolas" w:eastAsia="宋体" w:hAnsi="Consolas" w:cs="宋体"/>
          <w:color w:val="0B3D47"/>
          <w:kern w:val="0"/>
          <w:sz w:val="20"/>
          <w:szCs w:val="20"/>
          <w:shd w:val="clear" w:color="auto" w:fill="F1F3F4"/>
        </w:rPr>
        <w:t>--widevine-cdm-path</w:t>
      </w:r>
      <w:r w:rsidRPr="0052413D">
        <w:rPr>
          <w:rFonts w:ascii="宋体" w:eastAsia="宋体" w:hAnsi="宋体" w:cs="宋体"/>
          <w:kern w:val="0"/>
          <w:sz w:val="24"/>
          <w:szCs w:val="24"/>
        </w:rPr>
        <w:t> command line switch, and the plugin’s version with </w:t>
      </w:r>
      <w:r w:rsidRPr="0052413D">
        <w:rPr>
          <w:rFonts w:ascii="Consolas" w:eastAsia="宋体" w:hAnsi="Consolas" w:cs="宋体"/>
          <w:color w:val="0B3D47"/>
          <w:kern w:val="0"/>
          <w:sz w:val="20"/>
          <w:szCs w:val="20"/>
          <w:shd w:val="clear" w:color="auto" w:fill="F1F3F4"/>
        </w:rPr>
        <w:t>--widevine-cdm-version</w:t>
      </w:r>
      <w:r w:rsidRPr="0052413D">
        <w:rPr>
          <w:rFonts w:ascii="宋体" w:eastAsia="宋体" w:hAnsi="宋体" w:cs="宋体"/>
          <w:kern w:val="0"/>
          <w:sz w:val="24"/>
          <w:szCs w:val="24"/>
        </w:rPr>
        <w:t> switch.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Though only the </w:t>
      </w:r>
      <w:r w:rsidRPr="0052413D">
        <w:rPr>
          <w:rFonts w:ascii="Consolas" w:eastAsia="宋体" w:hAnsi="Consolas" w:cs="宋体"/>
          <w:color w:val="0B3D47"/>
          <w:kern w:val="0"/>
          <w:sz w:val="20"/>
          <w:szCs w:val="20"/>
          <w:shd w:val="clear" w:color="auto" w:fill="F1F3F4"/>
        </w:rPr>
        <w:t>widevinecdmadapter</w:t>
      </w:r>
      <w:r w:rsidRPr="0052413D">
        <w:rPr>
          <w:rFonts w:ascii="宋体" w:eastAsia="宋体" w:hAnsi="宋体" w:cs="宋体"/>
          <w:kern w:val="0"/>
          <w:sz w:val="24"/>
          <w:szCs w:val="24"/>
        </w:rPr>
        <w:t> binary is passed to Electron, the </w:t>
      </w:r>
      <w:r w:rsidRPr="0052413D">
        <w:rPr>
          <w:rFonts w:ascii="Consolas" w:eastAsia="宋体" w:hAnsi="Consolas" w:cs="宋体"/>
          <w:color w:val="0B3D47"/>
          <w:kern w:val="0"/>
          <w:sz w:val="20"/>
          <w:szCs w:val="20"/>
          <w:shd w:val="clear" w:color="auto" w:fill="F1F3F4"/>
        </w:rPr>
        <w:t>widevinecdm</w:t>
      </w:r>
      <w:r w:rsidRPr="0052413D">
        <w:rPr>
          <w:rFonts w:ascii="宋体" w:eastAsia="宋体" w:hAnsi="宋体" w:cs="宋体"/>
          <w:kern w:val="0"/>
          <w:sz w:val="24"/>
          <w:szCs w:val="24"/>
        </w:rPr>
        <w:t> binary has to be put aside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command line switches have to be passed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gets emitted, and the page that uses this plugin must have plugin enabled.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You have to pass the filename of `widevinecdmadapter` here, it 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 `widevinecdmadapter.plugin` 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 `libwidevinecdmadapter.so` on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 `widevinecdmadapter.dll` on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'widevine-cdm-path'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'/path/to/widevinecdmadapter.plugin'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version of plugin can be got from `chrome://plugins` page in Chrome.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'widevine-cdm-version'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'1.4.8.866'</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The `plugins` have to be enabled.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Verifying the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verify whether the plugin works, you can use following ways:</w:t>
      </w:r>
    </w:p>
    <w:p w:rsidR="0052413D" w:rsidRPr="0052413D" w:rsidRDefault="0052413D" w:rsidP="0052413D">
      <w:pPr>
        <w:widowControl/>
        <w:numPr>
          <w:ilvl w:val="0"/>
          <w:numId w:val="56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devtools and check whether </w:t>
      </w:r>
      <w:r w:rsidRPr="0052413D">
        <w:rPr>
          <w:rFonts w:ascii="Consolas" w:eastAsia="宋体" w:hAnsi="Consolas" w:cs="宋体"/>
          <w:color w:val="0B3D47"/>
          <w:kern w:val="0"/>
          <w:sz w:val="20"/>
          <w:szCs w:val="20"/>
          <w:shd w:val="clear" w:color="auto" w:fill="F1F3F4"/>
        </w:rPr>
        <w:t>navigator.plugins</w:t>
      </w:r>
      <w:r w:rsidRPr="0052413D">
        <w:rPr>
          <w:rFonts w:ascii="宋体" w:eastAsia="宋体" w:hAnsi="宋体" w:cs="宋体"/>
          <w:kern w:val="0"/>
          <w:sz w:val="24"/>
          <w:szCs w:val="24"/>
        </w:rPr>
        <w:t> includes the Widevine CDM plugin.</w:t>
      </w:r>
    </w:p>
    <w:p w:rsidR="0052413D" w:rsidRPr="0052413D" w:rsidRDefault="0052413D" w:rsidP="0052413D">
      <w:pPr>
        <w:widowControl/>
        <w:numPr>
          <w:ilvl w:val="0"/>
          <w:numId w:val="56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Open https://shaka-player-demo.appspot.com/ and load a manifest that uses </w:t>
      </w:r>
      <w:r w:rsidRPr="0052413D">
        <w:rPr>
          <w:rFonts w:ascii="Consolas" w:eastAsia="宋体" w:hAnsi="Consolas" w:cs="宋体"/>
          <w:color w:val="0B3D47"/>
          <w:kern w:val="0"/>
          <w:sz w:val="20"/>
          <w:szCs w:val="20"/>
          <w:shd w:val="clear" w:color="auto" w:fill="F1F3F4"/>
        </w:rPr>
        <w:t>Widevine</w:t>
      </w:r>
      <w:r w:rsidRPr="0052413D">
        <w:rPr>
          <w:rFonts w:ascii="宋体" w:eastAsia="宋体" w:hAnsi="宋体" w:cs="宋体"/>
          <w:kern w:val="0"/>
          <w:sz w:val="24"/>
          <w:szCs w:val="24"/>
        </w:rPr>
        <w:t>.</w:t>
      </w:r>
    </w:p>
    <w:p w:rsidR="0052413D" w:rsidRPr="0052413D" w:rsidRDefault="0052413D" w:rsidP="0052413D">
      <w:pPr>
        <w:widowControl/>
        <w:numPr>
          <w:ilvl w:val="0"/>
          <w:numId w:val="56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http://www.dash-player.com/demo/drm-test-area/, check whether the page says </w:t>
      </w:r>
      <w:r w:rsidRPr="0052413D">
        <w:rPr>
          <w:rFonts w:ascii="Consolas" w:eastAsia="宋体" w:hAnsi="Consolas" w:cs="宋体"/>
          <w:color w:val="0B3D47"/>
          <w:kern w:val="0"/>
          <w:sz w:val="20"/>
          <w:szCs w:val="20"/>
          <w:shd w:val="clear" w:color="auto" w:fill="F1F3F4"/>
        </w:rPr>
        <w:t>bitdash uses Widevine in your browser</w:t>
      </w:r>
      <w:r w:rsidRPr="0052413D">
        <w:rPr>
          <w:rFonts w:ascii="宋体" w:eastAsia="宋体" w:hAnsi="宋体" w:cs="宋体"/>
          <w:kern w:val="0"/>
          <w:sz w:val="24"/>
          <w:szCs w:val="24"/>
        </w:rPr>
        <w:t>, then play the video.</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6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Windows Store Guide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With Windows 10, the good old win32 executable got a new sibling: The Universal Windows Platform. The new </w:t>
      </w:r>
      <w:r w:rsidRPr="0052413D">
        <w:rPr>
          <w:rFonts w:ascii="Consolas" w:eastAsia="宋体" w:hAnsi="Consolas" w:cs="宋体"/>
          <w:color w:val="0B3D47"/>
          <w:kern w:val="0"/>
          <w:sz w:val="20"/>
          <w:szCs w:val="20"/>
          <w:shd w:val="clear" w:color="auto" w:fill="F1F3F4"/>
        </w:rPr>
        <w:t>.appx</w:t>
      </w:r>
      <w:r w:rsidRPr="0052413D">
        <w:rPr>
          <w:rFonts w:ascii="宋体" w:eastAsia="宋体" w:hAnsi="宋体" w:cs="宋体"/>
          <w:kern w:val="0"/>
          <w:sz w:val="24"/>
          <w:szCs w:val="24"/>
        </w:rPr>
        <w:t> format does not only enable a number of new powerful APIs like Cortana or Push Notifications, but through the Windows Store, also simplifies installation and updating.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Microsoft </w:t>
      </w:r>
      <w:hyperlink r:id="rId746" w:history="1">
        <w:r w:rsidRPr="0052413D">
          <w:rPr>
            <w:rFonts w:ascii="宋体" w:eastAsia="宋体" w:hAnsi="宋体" w:cs="宋体"/>
            <w:color w:val="046DC8"/>
            <w:kern w:val="0"/>
            <w:sz w:val="24"/>
            <w:szCs w:val="24"/>
            <w:u w:val="single"/>
          </w:rPr>
          <w:t>developed a tool that compiles Electron apps as </w:t>
        </w:r>
        <w:r w:rsidRPr="0052413D">
          <w:rPr>
            <w:rFonts w:ascii="Consolas" w:eastAsia="宋体" w:hAnsi="Consolas" w:cs="宋体"/>
            <w:color w:val="0B3D47"/>
            <w:kern w:val="0"/>
            <w:sz w:val="20"/>
            <w:szCs w:val="20"/>
            <w:shd w:val="clear" w:color="auto" w:fill="F1F3F4"/>
          </w:rPr>
          <w:t>.appx</w:t>
        </w:r>
        <w:r w:rsidRPr="0052413D">
          <w:rPr>
            <w:rFonts w:ascii="宋体" w:eastAsia="宋体" w:hAnsi="宋体" w:cs="宋体"/>
            <w:color w:val="046DC8"/>
            <w:kern w:val="0"/>
            <w:sz w:val="24"/>
            <w:szCs w:val="24"/>
            <w:u w:val="single"/>
          </w:rPr>
          <w:t> packages</w:t>
        </w:r>
      </w:hyperlink>
      <w:r w:rsidRPr="0052413D">
        <w:rPr>
          <w:rFonts w:ascii="宋体" w:eastAsia="宋体" w:hAnsi="宋体" w:cs="宋体"/>
          <w:kern w:val="0"/>
          <w:sz w:val="24"/>
          <w:szCs w:val="24"/>
        </w:rPr>
        <w:t>, enabling developers to use some of the goodies found in the new application model. This guide explains how to use it - and what the capabilities and limitations of an Electron AppX package are.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Background and Requirements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Windows 10 “Anniversary Update” is able to run win32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binaries by launching them together with a virtualized filesystem and registry. Both are created during compilation by running app and installer inside a Windows Container, allowing Windows to identify exactly which modifications to the operating system are done during installation. Pairing the executable with a virtual filesystem and a virtual registry allows Windows to enable one-click installation and uninstallation.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addition, the exe is launched inside the appx model - meaning that it can use many of the APIs available to the Universal Windows Platform. To gain even more capabilities, an Electron app can pair up with an invisible UWP background task launched together with the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 sort of launched as a sidekick to run tasks in the background, receive push notifications, or to communicate with other UWP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compile any existing Electron app, ensure that you have the following requirements:</w:t>
      </w:r>
    </w:p>
    <w:p w:rsidR="0052413D" w:rsidRPr="0052413D" w:rsidRDefault="0052413D" w:rsidP="0052413D">
      <w:pPr>
        <w:widowControl/>
        <w:numPr>
          <w:ilvl w:val="0"/>
          <w:numId w:val="56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Windows 10 with Anniversary Update (released August 2nd, 2016)</w:t>
      </w:r>
    </w:p>
    <w:p w:rsidR="0052413D" w:rsidRPr="0052413D" w:rsidRDefault="0052413D" w:rsidP="0052413D">
      <w:pPr>
        <w:widowControl/>
        <w:numPr>
          <w:ilvl w:val="0"/>
          <w:numId w:val="56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The Windows 10 SDK, </w:t>
      </w:r>
      <w:hyperlink r:id="rId747" w:history="1">
        <w:r w:rsidRPr="0052413D">
          <w:rPr>
            <w:rFonts w:ascii="宋体" w:eastAsia="宋体" w:hAnsi="宋体" w:cs="宋体"/>
            <w:color w:val="046DC8"/>
            <w:kern w:val="0"/>
            <w:sz w:val="24"/>
            <w:szCs w:val="24"/>
            <w:u w:val="single"/>
          </w:rPr>
          <w:t>downloadable here</w:t>
        </w:r>
      </w:hyperlink>
    </w:p>
    <w:p w:rsidR="0052413D" w:rsidRPr="0052413D" w:rsidRDefault="0052413D" w:rsidP="0052413D">
      <w:pPr>
        <w:widowControl/>
        <w:numPr>
          <w:ilvl w:val="0"/>
          <w:numId w:val="5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At least Node 4 (to check, run </w:t>
      </w:r>
      <w:r w:rsidRPr="0052413D">
        <w:rPr>
          <w:rFonts w:ascii="Consolas" w:eastAsia="宋体" w:hAnsi="Consolas" w:cs="宋体"/>
          <w:color w:val="0B3D47"/>
          <w:kern w:val="0"/>
          <w:sz w:val="20"/>
          <w:szCs w:val="20"/>
          <w:shd w:val="clear" w:color="auto" w:fill="F1F3F4"/>
        </w:rPr>
        <w:t>node -v</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go and install the </w:t>
      </w:r>
      <w:r w:rsidRPr="0052413D">
        <w:rPr>
          <w:rFonts w:ascii="Consolas" w:eastAsia="宋体" w:hAnsi="Consolas" w:cs="宋体"/>
          <w:color w:val="0B3D47"/>
          <w:kern w:val="0"/>
          <w:sz w:val="20"/>
          <w:szCs w:val="20"/>
          <w:shd w:val="clear" w:color="auto" w:fill="F1F3F4"/>
        </w:rPr>
        <w:t>electron-windows-store</w:t>
      </w:r>
      <w:r w:rsidRPr="0052413D">
        <w:rPr>
          <w:rFonts w:ascii="宋体" w:eastAsia="宋体" w:hAnsi="宋体" w:cs="宋体"/>
          <w:kern w:val="0"/>
          <w:sz w:val="24"/>
          <w:szCs w:val="24"/>
        </w:rPr>
        <w:t> CLI: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-g electron-windows-store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Step 1: Package Your Electron Application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Package the application using </w:t>
      </w:r>
      <w:hyperlink r:id="rId748" w:history="1">
        <w:r w:rsidRPr="0052413D">
          <w:rPr>
            <w:rFonts w:ascii="宋体" w:eastAsia="宋体" w:hAnsi="宋体" w:cs="宋体"/>
            <w:color w:val="046DC8"/>
            <w:kern w:val="0"/>
            <w:sz w:val="24"/>
            <w:szCs w:val="24"/>
            <w:u w:val="single"/>
          </w:rPr>
          <w:t>electron-packager</w:t>
        </w:r>
      </w:hyperlink>
      <w:r w:rsidRPr="0052413D">
        <w:rPr>
          <w:rFonts w:ascii="宋体" w:eastAsia="宋体" w:hAnsi="宋体" w:cs="宋体"/>
          <w:kern w:val="0"/>
          <w:sz w:val="24"/>
          <w:szCs w:val="24"/>
        </w:rPr>
        <w:t> (or a similar tool). Make sure to remove </w:t>
      </w:r>
      <w:r w:rsidRPr="0052413D">
        <w:rPr>
          <w:rFonts w:ascii="Consolas" w:eastAsia="宋体" w:hAnsi="Consolas" w:cs="宋体"/>
          <w:color w:val="0B3D47"/>
          <w:kern w:val="0"/>
          <w:sz w:val="20"/>
          <w:szCs w:val="20"/>
          <w:shd w:val="clear" w:color="auto" w:fill="F1F3F4"/>
        </w:rPr>
        <w:t>node_modules</w:t>
      </w:r>
      <w:r w:rsidRPr="0052413D">
        <w:rPr>
          <w:rFonts w:ascii="宋体" w:eastAsia="宋体" w:hAnsi="宋体" w:cs="宋体"/>
          <w:kern w:val="0"/>
          <w:sz w:val="24"/>
          <w:szCs w:val="24"/>
        </w:rPr>
        <w:t> that you don’t need in your final application, since any module you don’t actually need will just increase your application’s size.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output should look roughly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Ghost.exe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LICENSE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content_resources_200_percent.pak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content_shell.pak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d3dcompiler_47.dll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ffmpeg.dll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icudtl.dat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libEGL.dll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libGLESv2.dll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locales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am.pak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ar.pak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natives_blob.bin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node.dll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resources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atom.asar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snapshot_blob.bin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squirrel.exe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ui_resources_200_percent.pak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Step 2: Running electron-windows-store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From an elevated PowerShell (run it “as Administrator”), run </w:t>
      </w:r>
      <w:r w:rsidRPr="0052413D">
        <w:rPr>
          <w:rFonts w:ascii="Consolas" w:eastAsia="宋体" w:hAnsi="Consolas" w:cs="宋体"/>
          <w:color w:val="0B3D47"/>
          <w:kern w:val="0"/>
          <w:sz w:val="20"/>
          <w:szCs w:val="20"/>
          <w:shd w:val="clear" w:color="auto" w:fill="F1F3F4"/>
        </w:rPr>
        <w:t>electron-windows-store</w:t>
      </w:r>
      <w:r w:rsidRPr="0052413D">
        <w:rPr>
          <w:rFonts w:ascii="宋体" w:eastAsia="宋体" w:hAnsi="宋体" w:cs="宋体"/>
          <w:kern w:val="0"/>
          <w:sz w:val="24"/>
          <w:szCs w:val="24"/>
        </w:rPr>
        <w:t> with the required parameters, passing both the input and output directories, the app’s name and version, and confirmation that </w:t>
      </w:r>
      <w:r w:rsidRPr="0052413D">
        <w:rPr>
          <w:rFonts w:ascii="Consolas" w:eastAsia="宋体" w:hAnsi="Consolas" w:cs="宋体"/>
          <w:color w:val="0B3D47"/>
          <w:kern w:val="0"/>
          <w:sz w:val="20"/>
          <w:szCs w:val="20"/>
          <w:shd w:val="clear" w:color="auto" w:fill="F1F3F4"/>
        </w:rPr>
        <w:t>node_modules</w:t>
      </w:r>
      <w:r w:rsidRPr="0052413D">
        <w:rPr>
          <w:rFonts w:ascii="宋体" w:eastAsia="宋体" w:hAnsi="宋体" w:cs="宋体"/>
          <w:kern w:val="0"/>
          <w:sz w:val="24"/>
          <w:szCs w:val="24"/>
        </w:rPr>
        <w:t> should be flattened.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electron-windows-store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--input-directory C:\myelectronapp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--output-directory C:\output\myelectronapp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--flatten true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--package-version 1.0.0.0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--package-name myelectronapp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executed, the tool goes to work: It accepts your Electron app as an input, flattening the </w:t>
      </w:r>
      <w:r w:rsidRPr="0052413D">
        <w:rPr>
          <w:rFonts w:ascii="Consolas" w:eastAsia="宋体" w:hAnsi="Consolas" w:cs="宋体"/>
          <w:color w:val="0B3D47"/>
          <w:kern w:val="0"/>
          <w:sz w:val="20"/>
          <w:szCs w:val="20"/>
          <w:shd w:val="clear" w:color="auto" w:fill="F1F3F4"/>
        </w:rPr>
        <w:t>node_modules</w:t>
      </w:r>
      <w:r w:rsidRPr="0052413D">
        <w:rPr>
          <w:rFonts w:ascii="宋体" w:eastAsia="宋体" w:hAnsi="宋体" w:cs="宋体"/>
          <w:kern w:val="0"/>
          <w:sz w:val="24"/>
          <w:szCs w:val="24"/>
        </w:rPr>
        <w:t>. Then, it archives your application as </w:t>
      </w:r>
      <w:r w:rsidRPr="0052413D">
        <w:rPr>
          <w:rFonts w:ascii="Consolas" w:eastAsia="宋体" w:hAnsi="Consolas" w:cs="宋体"/>
          <w:color w:val="0B3D47"/>
          <w:kern w:val="0"/>
          <w:sz w:val="20"/>
          <w:szCs w:val="20"/>
          <w:shd w:val="clear" w:color="auto" w:fill="F1F3F4"/>
        </w:rPr>
        <w:t>app.zip</w:t>
      </w:r>
      <w:r w:rsidRPr="0052413D">
        <w:rPr>
          <w:rFonts w:ascii="宋体" w:eastAsia="宋体" w:hAnsi="宋体" w:cs="宋体"/>
          <w:kern w:val="0"/>
          <w:sz w:val="24"/>
          <w:szCs w:val="24"/>
        </w:rPr>
        <w:t>. Using an installer and a Windows Container, the tool creates an “expanded” AppX package - including the Windows Application Manifest (</w:t>
      </w:r>
      <w:r w:rsidRPr="0052413D">
        <w:rPr>
          <w:rFonts w:ascii="Consolas" w:eastAsia="宋体" w:hAnsi="Consolas" w:cs="宋体"/>
          <w:color w:val="0B3D47"/>
          <w:kern w:val="0"/>
          <w:sz w:val="20"/>
          <w:szCs w:val="20"/>
          <w:shd w:val="clear" w:color="auto" w:fill="F1F3F4"/>
        </w:rPr>
        <w:t>AppXManifest.xml</w:t>
      </w:r>
      <w:r w:rsidRPr="0052413D">
        <w:rPr>
          <w:rFonts w:ascii="宋体" w:eastAsia="宋体" w:hAnsi="宋体" w:cs="宋体"/>
          <w:kern w:val="0"/>
          <w:sz w:val="24"/>
          <w:szCs w:val="24"/>
        </w:rPr>
        <w:t>) as well as the virtual file system and the virtual registry inside your output folder.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the expanded AppX files are created, the tool uses the Windows App Packager (</w:t>
      </w:r>
      <w:r w:rsidRPr="0052413D">
        <w:rPr>
          <w:rFonts w:ascii="Consolas" w:eastAsia="宋体" w:hAnsi="Consolas" w:cs="宋体"/>
          <w:color w:val="0B3D47"/>
          <w:kern w:val="0"/>
          <w:sz w:val="20"/>
          <w:szCs w:val="20"/>
          <w:shd w:val="clear" w:color="auto" w:fill="F1F3F4"/>
        </w:rPr>
        <w:t>MakeAppx.exe</w:t>
      </w:r>
      <w:r w:rsidRPr="0052413D">
        <w:rPr>
          <w:rFonts w:ascii="宋体" w:eastAsia="宋体" w:hAnsi="宋体" w:cs="宋体"/>
          <w:kern w:val="0"/>
          <w:sz w:val="24"/>
          <w:szCs w:val="24"/>
        </w:rPr>
        <w:t>) to create a single-file AppX package from those files on disk. Finally, the tool can be used to create a trusted certificate on your computer to sign the new AppX package. With the signed AppX package, the CLI can also automatically install the package on your machine.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Step 3: Using the AppX Package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run your package, your users will need Windows 10 with the so-called “Anniversary Update” - details on how to update Windows can be found </w:t>
      </w:r>
      <w:hyperlink r:id="rId749"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opposition to traditional UWP apps, packaged apps currently need to undergo a manual verification process, for which you can apply </w:t>
      </w:r>
      <w:hyperlink r:id="rId750"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xml:space="preserve">. In the meantime, all users will be able to just install your package by double-clicking it, so a submission to the store </w:t>
      </w:r>
      <w:r w:rsidRPr="0052413D">
        <w:rPr>
          <w:rFonts w:ascii="宋体" w:eastAsia="宋体" w:hAnsi="宋体" w:cs="宋体"/>
          <w:kern w:val="0"/>
          <w:sz w:val="24"/>
          <w:szCs w:val="24"/>
        </w:rPr>
        <w:lastRenderedPageBreak/>
        <w:t>might not be necessary if you’re simply looking for an easier installation method. In managed environments (usually enterprises), the </w:t>
      </w:r>
      <w:r w:rsidRPr="0052413D">
        <w:rPr>
          <w:rFonts w:ascii="Consolas" w:eastAsia="宋体" w:hAnsi="Consolas" w:cs="宋体"/>
          <w:color w:val="0B3D47"/>
          <w:kern w:val="0"/>
          <w:sz w:val="20"/>
          <w:szCs w:val="20"/>
          <w:shd w:val="clear" w:color="auto" w:fill="F1F3F4"/>
        </w:rPr>
        <w:t>Add-AppxPackage</w:t>
      </w:r>
      <w:r w:rsidRPr="0052413D">
        <w:rPr>
          <w:rFonts w:ascii="宋体" w:eastAsia="宋体" w:hAnsi="宋体" w:cs="宋体"/>
          <w:kern w:val="0"/>
          <w:sz w:val="24"/>
          <w:szCs w:val="24"/>
        </w:rPr>
        <w:t> </w:t>
      </w:r>
      <w:hyperlink r:id="rId751" w:history="1">
        <w:r w:rsidRPr="0052413D">
          <w:rPr>
            <w:rFonts w:ascii="宋体" w:eastAsia="宋体" w:hAnsi="宋体" w:cs="宋体"/>
            <w:color w:val="046DC8"/>
            <w:kern w:val="0"/>
            <w:sz w:val="24"/>
            <w:szCs w:val="24"/>
            <w:u w:val="single"/>
          </w:rPr>
          <w:t>PowerShell Cmdlet can be used to install it in an automated fashion</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Another important limitation is that the compiled AppX package still contains a win32 executable - and will therefore not run on Xbox, HoloLens, or Phones.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Optional: Add UWP Features using a BackgroundTask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pair your Electron app up with an invisible UWP background task that gets to make full use of Windows 10 features - like push notifications, Cortana integration, or live tiles.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check out how an Electron app that uses a background task to send toast notifications and live tiles, </w:t>
      </w:r>
      <w:hyperlink r:id="rId752" w:history="1">
        <w:r w:rsidRPr="0052413D">
          <w:rPr>
            <w:rFonts w:ascii="宋体" w:eastAsia="宋体" w:hAnsi="宋体" w:cs="宋体"/>
            <w:color w:val="046DC8"/>
            <w:kern w:val="0"/>
            <w:sz w:val="24"/>
            <w:szCs w:val="24"/>
            <w:u w:val="single"/>
          </w:rPr>
          <w:t>check out the Microsoft-provided sample</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Optional: Convert using Container Virtualization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generate the AppX package, the </w:t>
      </w:r>
      <w:r w:rsidRPr="0052413D">
        <w:rPr>
          <w:rFonts w:ascii="Consolas" w:eastAsia="宋体" w:hAnsi="Consolas" w:cs="宋体"/>
          <w:color w:val="0B3D47"/>
          <w:kern w:val="0"/>
          <w:sz w:val="20"/>
          <w:szCs w:val="20"/>
          <w:shd w:val="clear" w:color="auto" w:fill="F1F3F4"/>
        </w:rPr>
        <w:t>electron-windows-store</w:t>
      </w:r>
      <w:r w:rsidRPr="0052413D">
        <w:rPr>
          <w:rFonts w:ascii="宋体" w:eastAsia="宋体" w:hAnsi="宋体" w:cs="宋体"/>
          <w:kern w:val="0"/>
          <w:sz w:val="24"/>
          <w:szCs w:val="24"/>
        </w:rPr>
        <w:t> CLI uses a template that should work for most Electron apps. However, if you are using a custom installer, or should you experience any trouble with the generated package, you can attempt to create a package using compilation with a Windows Container - in that mode, the CLI will install and run your application in blank Windows Container to determine what modifications your application is exactly doing to the operating 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Before running the CLI for the first time, you will have to setup the “Windows Desktop App Converter”. This will take a few minutes, but don’t worry - you only have to do this once. Download and Desktop App Converter from </w:t>
      </w:r>
      <w:hyperlink r:id="rId753"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You will receive two files: </w:t>
      </w:r>
      <w:r w:rsidRPr="0052413D">
        <w:rPr>
          <w:rFonts w:ascii="Consolas" w:eastAsia="宋体" w:hAnsi="Consolas" w:cs="宋体"/>
          <w:color w:val="0B3D47"/>
          <w:kern w:val="0"/>
          <w:sz w:val="20"/>
          <w:szCs w:val="20"/>
          <w:shd w:val="clear" w:color="auto" w:fill="F1F3F4"/>
        </w:rPr>
        <w:t>DesktopAppConverter.zip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BaseImage-14316.wim</w:t>
      </w:r>
      <w:r w:rsidRPr="0052413D">
        <w:rPr>
          <w:rFonts w:ascii="宋体" w:eastAsia="宋体" w:hAnsi="宋体" w:cs="宋体"/>
          <w:kern w:val="0"/>
          <w:sz w:val="24"/>
          <w:szCs w:val="24"/>
        </w:rPr>
        <w:t>.</w:t>
      </w:r>
    </w:p>
    <w:p w:rsidR="0052413D" w:rsidRPr="0052413D" w:rsidRDefault="0052413D" w:rsidP="0052413D">
      <w:pPr>
        <w:widowControl/>
        <w:numPr>
          <w:ilvl w:val="0"/>
          <w:numId w:val="5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Unzip </w:t>
      </w:r>
      <w:r w:rsidRPr="0052413D">
        <w:rPr>
          <w:rFonts w:ascii="Consolas" w:eastAsia="宋体" w:hAnsi="Consolas" w:cs="宋体"/>
          <w:color w:val="0B3D47"/>
          <w:kern w:val="0"/>
          <w:sz w:val="20"/>
          <w:szCs w:val="20"/>
          <w:shd w:val="clear" w:color="auto" w:fill="F1F3F4"/>
        </w:rPr>
        <w:t>DesktopAppConverter.zip</w:t>
      </w:r>
      <w:r w:rsidRPr="0052413D">
        <w:rPr>
          <w:rFonts w:ascii="宋体" w:eastAsia="宋体" w:hAnsi="宋体" w:cs="宋体"/>
          <w:kern w:val="0"/>
          <w:sz w:val="24"/>
          <w:szCs w:val="24"/>
        </w:rPr>
        <w:t>. From an elevated PowerShell (opened with “run as Administrator”, ensure that your systems execution policy allows us to run everything we intend to run by calling </w:t>
      </w:r>
      <w:r w:rsidRPr="0052413D">
        <w:rPr>
          <w:rFonts w:ascii="Consolas" w:eastAsia="宋体" w:hAnsi="Consolas" w:cs="宋体"/>
          <w:color w:val="0B3D47"/>
          <w:kern w:val="0"/>
          <w:sz w:val="20"/>
          <w:szCs w:val="20"/>
          <w:shd w:val="clear" w:color="auto" w:fill="F1F3F4"/>
        </w:rPr>
        <w:t>Set-ExecutionPolicy bypass</w:t>
      </w:r>
      <w:r w:rsidRPr="0052413D">
        <w:rPr>
          <w:rFonts w:ascii="宋体" w:eastAsia="宋体" w:hAnsi="宋体" w:cs="宋体"/>
          <w:kern w:val="0"/>
          <w:sz w:val="24"/>
          <w:szCs w:val="24"/>
        </w:rPr>
        <w:t>.</w:t>
      </w:r>
    </w:p>
    <w:p w:rsidR="0052413D" w:rsidRPr="0052413D" w:rsidRDefault="0052413D" w:rsidP="0052413D">
      <w:pPr>
        <w:widowControl/>
        <w:numPr>
          <w:ilvl w:val="0"/>
          <w:numId w:val="5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Then, run the installation of the Desktop App Converter, passing in the location of the Windows base Image (downloaded as </w:t>
      </w:r>
      <w:r w:rsidRPr="0052413D">
        <w:rPr>
          <w:rFonts w:ascii="Consolas" w:eastAsia="宋体" w:hAnsi="Consolas" w:cs="宋体"/>
          <w:color w:val="0B3D47"/>
          <w:kern w:val="0"/>
          <w:sz w:val="20"/>
          <w:szCs w:val="20"/>
          <w:shd w:val="clear" w:color="auto" w:fill="F1F3F4"/>
        </w:rPr>
        <w:t>BaseImage-14316.wim</w:t>
      </w:r>
      <w:r w:rsidRPr="0052413D">
        <w:rPr>
          <w:rFonts w:ascii="宋体" w:eastAsia="宋体" w:hAnsi="宋体" w:cs="宋体"/>
          <w:kern w:val="0"/>
          <w:sz w:val="24"/>
          <w:szCs w:val="24"/>
        </w:rPr>
        <w:t>), by calling </w:t>
      </w:r>
      <w:r w:rsidRPr="0052413D">
        <w:rPr>
          <w:rFonts w:ascii="Consolas" w:eastAsia="宋体" w:hAnsi="Consolas" w:cs="宋体"/>
          <w:color w:val="0B3D47"/>
          <w:kern w:val="0"/>
          <w:sz w:val="20"/>
          <w:szCs w:val="20"/>
          <w:shd w:val="clear" w:color="auto" w:fill="F1F3F4"/>
        </w:rPr>
        <w:t>.\DesktopAppConverter.ps1 -Setup -BaseImage .\BaseImage-14316.wim</w:t>
      </w:r>
      <w:r w:rsidRPr="0052413D">
        <w:rPr>
          <w:rFonts w:ascii="宋体" w:eastAsia="宋体" w:hAnsi="宋体" w:cs="宋体"/>
          <w:kern w:val="0"/>
          <w:sz w:val="24"/>
          <w:szCs w:val="24"/>
        </w:rPr>
        <w:t>.</w:t>
      </w:r>
    </w:p>
    <w:p w:rsidR="0052413D" w:rsidRPr="0052413D" w:rsidRDefault="0052413D" w:rsidP="0052413D">
      <w:pPr>
        <w:widowControl/>
        <w:numPr>
          <w:ilvl w:val="0"/>
          <w:numId w:val="57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If running the above command prompts you for a reboot, please restart your machine and run the above command again after a successful restart.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Once installation succeeded, you can move on to compiling your Electron app.</w:t>
      </w:r>
    </w:p>
    <w:p w:rsidR="0052413D" w:rsidRPr="0052413D" w:rsidRDefault="00E93C51"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61" style="width:0;height:0" o:hralign="center" o:hrstd="t" o:hr="t" fillcolor="#a0a0a0" stroked="f"/>
        </w:pict>
      </w:r>
    </w:p>
    <w:p w:rsidR="0052413D" w:rsidRPr="0052413D" w:rsidRDefault="00E93C51" w:rsidP="0052413D">
      <w:pPr>
        <w:widowControl/>
        <w:spacing w:before="720" w:after="720"/>
        <w:jc w:val="left"/>
        <w:rPr>
          <w:rFonts w:ascii="宋体" w:eastAsia="宋体" w:hAnsi="宋体" w:cs="宋体"/>
          <w:kern w:val="0"/>
          <w:sz w:val="24"/>
          <w:szCs w:val="24"/>
        </w:rPr>
      </w:pPr>
      <w:hyperlink r:id="rId754" w:history="1">
        <w:r w:rsidR="0052413D" w:rsidRPr="0052413D">
          <w:rPr>
            <w:rFonts w:ascii="宋体" w:eastAsia="宋体" w:hAnsi="宋体" w:cs="宋体"/>
            <w:color w:val="5E7478"/>
            <w:kern w:val="0"/>
            <w:sz w:val="24"/>
            <w:szCs w:val="24"/>
            <w:u w:val="single"/>
          </w:rPr>
          <w:t>Electron</w:t>
        </w:r>
      </w:hyperlink>
      <w:r w:rsidR="0052413D" w:rsidRPr="0052413D">
        <w:rPr>
          <w:rFonts w:ascii="宋体" w:eastAsia="宋体" w:hAnsi="宋体" w:cs="宋体"/>
          <w:kern w:val="0"/>
          <w:sz w:val="24"/>
          <w:szCs w:val="24"/>
        </w:rPr>
        <w:t> </w:t>
      </w:r>
      <w:hyperlink r:id="rId755" w:history="1">
        <w:r w:rsidR="0052413D" w:rsidRPr="0052413D">
          <w:rPr>
            <w:rFonts w:ascii="宋体" w:eastAsia="宋体" w:hAnsi="宋体" w:cs="宋体"/>
            <w:color w:val="5E7478"/>
            <w:kern w:val="0"/>
            <w:sz w:val="24"/>
            <w:szCs w:val="24"/>
            <w:u w:val="single"/>
          </w:rPr>
          <w:t>Docs</w:t>
        </w:r>
      </w:hyperlink>
      <w:r w:rsidR="0052413D" w:rsidRPr="0052413D">
        <w:rPr>
          <w:rFonts w:ascii="宋体" w:eastAsia="宋体" w:hAnsi="宋体" w:cs="宋体"/>
          <w:kern w:val="0"/>
          <w:sz w:val="24"/>
          <w:szCs w:val="24"/>
        </w:rPr>
        <w:t> </w:t>
      </w:r>
      <w:hyperlink r:id="rId756" w:history="1">
        <w:r w:rsidR="0052413D" w:rsidRPr="0052413D">
          <w:rPr>
            <w:rFonts w:ascii="宋体" w:eastAsia="宋体" w:hAnsi="宋体" w:cs="宋体"/>
            <w:color w:val="5E7478"/>
            <w:kern w:val="0"/>
            <w:sz w:val="24"/>
            <w:szCs w:val="24"/>
            <w:u w:val="single"/>
          </w:rPr>
          <w:t>Blog</w:t>
        </w:r>
      </w:hyperlink>
      <w:r w:rsidR="0052413D" w:rsidRPr="0052413D">
        <w:rPr>
          <w:rFonts w:ascii="宋体" w:eastAsia="宋体" w:hAnsi="宋体" w:cs="宋体"/>
          <w:kern w:val="0"/>
          <w:sz w:val="24"/>
          <w:szCs w:val="24"/>
        </w:rPr>
        <w:t> </w:t>
      </w:r>
      <w:hyperlink r:id="rId757" w:history="1">
        <w:r w:rsidR="0052413D" w:rsidRPr="0052413D">
          <w:rPr>
            <w:rFonts w:ascii="宋体" w:eastAsia="宋体" w:hAnsi="宋体" w:cs="宋体"/>
            <w:color w:val="5E7478"/>
            <w:kern w:val="0"/>
            <w:sz w:val="24"/>
            <w:szCs w:val="24"/>
            <w:u w:val="single"/>
          </w:rPr>
          <w:t>Community</w:t>
        </w:r>
      </w:hyperlink>
      <w:r w:rsidR="0052413D" w:rsidRPr="0052413D">
        <w:rPr>
          <w:rFonts w:ascii="宋体" w:eastAsia="宋体" w:hAnsi="宋体" w:cs="宋体"/>
          <w:kern w:val="0"/>
          <w:sz w:val="24"/>
          <w:szCs w:val="24"/>
        </w:rPr>
        <w:t> </w:t>
      </w:r>
      <w:hyperlink r:id="rId758" w:history="1">
        <w:r w:rsidR="0052413D" w:rsidRPr="0052413D">
          <w:rPr>
            <w:rFonts w:ascii="宋体" w:eastAsia="宋体" w:hAnsi="宋体" w:cs="宋体"/>
            <w:color w:val="5E7478"/>
            <w:kern w:val="0"/>
            <w:sz w:val="24"/>
            <w:szCs w:val="24"/>
            <w:u w:val="single"/>
          </w:rPr>
          <w:t>Apps</w:t>
        </w:r>
      </w:hyperlink>
      <w:r w:rsidR="0052413D" w:rsidRPr="0052413D">
        <w:rPr>
          <w:rFonts w:ascii="宋体" w:eastAsia="宋体" w:hAnsi="宋体" w:cs="宋体"/>
          <w:kern w:val="0"/>
          <w:sz w:val="24"/>
          <w:szCs w:val="24"/>
        </w:rPr>
        <w:t> </w:t>
      </w:r>
      <w:hyperlink r:id="rId759" w:history="1">
        <w:r w:rsidR="0052413D" w:rsidRPr="0052413D">
          <w:rPr>
            <w:rFonts w:ascii="宋体" w:eastAsia="宋体" w:hAnsi="宋体" w:cs="宋体"/>
            <w:color w:val="5E7478"/>
            <w:kern w:val="0"/>
            <w:sz w:val="24"/>
            <w:szCs w:val="24"/>
            <w:u w:val="single"/>
          </w:rPr>
          <w:t>Releases</w:t>
        </w:r>
      </w:hyperlink>
      <w:r w:rsidR="0052413D" w:rsidRPr="0052413D">
        <w:rPr>
          <w:rFonts w:ascii="宋体" w:eastAsia="宋体" w:hAnsi="宋体" w:cs="宋体"/>
          <w:kern w:val="0"/>
          <w:sz w:val="24"/>
          <w:szCs w:val="24"/>
        </w:rPr>
        <w:t> </w:t>
      </w:r>
      <w:hyperlink r:id="rId760" w:history="1">
        <w:r w:rsidR="0052413D" w:rsidRPr="0052413D">
          <w:rPr>
            <w:rFonts w:ascii="宋体" w:eastAsia="宋体" w:hAnsi="宋体" w:cs="宋体"/>
            <w:color w:val="5E7478"/>
            <w:kern w:val="0"/>
            <w:sz w:val="24"/>
            <w:szCs w:val="24"/>
            <w:u w:val="single"/>
          </w:rPr>
          <w:t>Discuss</w:t>
        </w:r>
      </w:hyperlink>
      <w:r w:rsidR="0052413D" w:rsidRPr="0052413D">
        <w:rPr>
          <w:rFonts w:ascii="宋体" w:eastAsia="宋体" w:hAnsi="宋体" w:cs="宋体"/>
          <w:kern w:val="0"/>
          <w:sz w:val="24"/>
          <w:szCs w:val="24"/>
        </w:rPr>
        <w:t> </w:t>
      </w:r>
      <w:hyperlink r:id="rId761" w:history="1">
        <w:r w:rsidR="0052413D" w:rsidRPr="0052413D">
          <w:rPr>
            <w:rFonts w:ascii="宋体" w:eastAsia="宋体" w:hAnsi="宋体" w:cs="宋体"/>
            <w:color w:val="5E7478"/>
            <w:kern w:val="0"/>
            <w:sz w:val="24"/>
            <w:szCs w:val="24"/>
            <w:u w:val="single"/>
          </w:rPr>
          <w:t>Repository</w:t>
        </w:r>
      </w:hyperlink>
      <w:hyperlink r:id="rId762" w:history="1">
        <w:r w:rsidR="0052413D" w:rsidRPr="0052413D">
          <w:rPr>
            <w:rFonts w:ascii="宋体" w:eastAsia="宋体" w:hAnsi="宋体" w:cs="宋体"/>
            <w:color w:val="5E7478"/>
            <w:kern w:val="0"/>
            <w:sz w:val="24"/>
            <w:szCs w:val="24"/>
            <w:u w:val="single"/>
          </w:rPr>
          <w:t> with  by </w:t>
        </w:r>
      </w:hyperlink>
    </w:p>
    <w:p w:rsidR="005C1B8C" w:rsidRDefault="0052413D">
      <w:r>
        <w:rPr>
          <w:rFonts w:hint="eastAsia"/>
        </w:rPr>
        <w:t>ss</w:t>
      </w:r>
    </w:p>
    <w:sectPr w:rsidR="005C1B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01E5" w:rsidRDefault="00E301E5" w:rsidP="0052413D">
      <w:r>
        <w:separator/>
      </w:r>
    </w:p>
  </w:endnote>
  <w:endnote w:type="continuationSeparator" w:id="0">
    <w:p w:rsidR="00E301E5" w:rsidRDefault="00E301E5" w:rsidP="00524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01E5" w:rsidRDefault="00E301E5" w:rsidP="0052413D">
      <w:r>
        <w:separator/>
      </w:r>
    </w:p>
  </w:footnote>
  <w:footnote w:type="continuationSeparator" w:id="0">
    <w:p w:rsidR="00E301E5" w:rsidRDefault="00E301E5" w:rsidP="005241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00E6"/>
    <w:multiLevelType w:val="multilevel"/>
    <w:tmpl w:val="317A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C392F"/>
    <w:multiLevelType w:val="multilevel"/>
    <w:tmpl w:val="0854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015B"/>
    <w:multiLevelType w:val="multilevel"/>
    <w:tmpl w:val="3DEE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A69CF"/>
    <w:multiLevelType w:val="multilevel"/>
    <w:tmpl w:val="F25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4268F"/>
    <w:multiLevelType w:val="multilevel"/>
    <w:tmpl w:val="FC44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1D6280"/>
    <w:multiLevelType w:val="multilevel"/>
    <w:tmpl w:val="4700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10DDF"/>
    <w:multiLevelType w:val="multilevel"/>
    <w:tmpl w:val="B9B87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7F1C44"/>
    <w:multiLevelType w:val="multilevel"/>
    <w:tmpl w:val="32C0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C45B6F"/>
    <w:multiLevelType w:val="multilevel"/>
    <w:tmpl w:val="DDEA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3316A1"/>
    <w:multiLevelType w:val="multilevel"/>
    <w:tmpl w:val="B802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87319"/>
    <w:multiLevelType w:val="multilevel"/>
    <w:tmpl w:val="A74C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8437C2"/>
    <w:multiLevelType w:val="multilevel"/>
    <w:tmpl w:val="8E70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8A22F3"/>
    <w:multiLevelType w:val="multilevel"/>
    <w:tmpl w:val="F288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E70C46"/>
    <w:multiLevelType w:val="multilevel"/>
    <w:tmpl w:val="0092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242102"/>
    <w:multiLevelType w:val="multilevel"/>
    <w:tmpl w:val="23E2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2C6E61"/>
    <w:multiLevelType w:val="multilevel"/>
    <w:tmpl w:val="918A0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8E7D63"/>
    <w:multiLevelType w:val="multilevel"/>
    <w:tmpl w:val="10781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F5884"/>
    <w:multiLevelType w:val="multilevel"/>
    <w:tmpl w:val="1778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DF2509"/>
    <w:multiLevelType w:val="multilevel"/>
    <w:tmpl w:val="029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487DE1"/>
    <w:multiLevelType w:val="multilevel"/>
    <w:tmpl w:val="E970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9038A3"/>
    <w:multiLevelType w:val="multilevel"/>
    <w:tmpl w:val="2D048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944374"/>
    <w:multiLevelType w:val="multilevel"/>
    <w:tmpl w:val="0C92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C10C0F"/>
    <w:multiLevelType w:val="multilevel"/>
    <w:tmpl w:val="8AFA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D92E45"/>
    <w:multiLevelType w:val="multilevel"/>
    <w:tmpl w:val="8946C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E87778"/>
    <w:multiLevelType w:val="multilevel"/>
    <w:tmpl w:val="18BC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06620F"/>
    <w:multiLevelType w:val="multilevel"/>
    <w:tmpl w:val="34D0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217E72"/>
    <w:multiLevelType w:val="multilevel"/>
    <w:tmpl w:val="7714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374E9D"/>
    <w:multiLevelType w:val="multilevel"/>
    <w:tmpl w:val="3586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6177A7"/>
    <w:multiLevelType w:val="multilevel"/>
    <w:tmpl w:val="1F10F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E8567C"/>
    <w:multiLevelType w:val="multilevel"/>
    <w:tmpl w:val="427CE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E96A45"/>
    <w:multiLevelType w:val="multilevel"/>
    <w:tmpl w:val="43D00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F12105"/>
    <w:multiLevelType w:val="multilevel"/>
    <w:tmpl w:val="CCE2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2B59BB"/>
    <w:multiLevelType w:val="multilevel"/>
    <w:tmpl w:val="44B8B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3A7CD7"/>
    <w:multiLevelType w:val="multilevel"/>
    <w:tmpl w:val="1FD6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3B22FA"/>
    <w:multiLevelType w:val="multilevel"/>
    <w:tmpl w:val="171AB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7E39EE"/>
    <w:multiLevelType w:val="multilevel"/>
    <w:tmpl w:val="5AB4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D257A4"/>
    <w:multiLevelType w:val="multilevel"/>
    <w:tmpl w:val="04F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E0610A"/>
    <w:multiLevelType w:val="multilevel"/>
    <w:tmpl w:val="1006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086127"/>
    <w:multiLevelType w:val="multilevel"/>
    <w:tmpl w:val="E146F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394B33"/>
    <w:multiLevelType w:val="multilevel"/>
    <w:tmpl w:val="6D36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447913"/>
    <w:multiLevelType w:val="multilevel"/>
    <w:tmpl w:val="5F4A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9045A7"/>
    <w:multiLevelType w:val="multilevel"/>
    <w:tmpl w:val="92F2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D651D2"/>
    <w:multiLevelType w:val="multilevel"/>
    <w:tmpl w:val="3D24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0B3D81"/>
    <w:multiLevelType w:val="multilevel"/>
    <w:tmpl w:val="9632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106D7C"/>
    <w:multiLevelType w:val="multilevel"/>
    <w:tmpl w:val="DABC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334FA4"/>
    <w:multiLevelType w:val="multilevel"/>
    <w:tmpl w:val="FA8C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3E66A8"/>
    <w:multiLevelType w:val="multilevel"/>
    <w:tmpl w:val="17743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8711052"/>
    <w:multiLevelType w:val="multilevel"/>
    <w:tmpl w:val="A4C4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88F18B2"/>
    <w:multiLevelType w:val="multilevel"/>
    <w:tmpl w:val="56BC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8CD5357"/>
    <w:multiLevelType w:val="multilevel"/>
    <w:tmpl w:val="15BA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D177C6"/>
    <w:multiLevelType w:val="multilevel"/>
    <w:tmpl w:val="5EBE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8FF5E27"/>
    <w:multiLevelType w:val="multilevel"/>
    <w:tmpl w:val="89923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95B0F98"/>
    <w:multiLevelType w:val="multilevel"/>
    <w:tmpl w:val="DA2E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7E4C81"/>
    <w:multiLevelType w:val="multilevel"/>
    <w:tmpl w:val="8FD6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842F22"/>
    <w:multiLevelType w:val="multilevel"/>
    <w:tmpl w:val="E23E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0C2AA7"/>
    <w:multiLevelType w:val="multilevel"/>
    <w:tmpl w:val="F4B8B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1D3E19"/>
    <w:multiLevelType w:val="multilevel"/>
    <w:tmpl w:val="EDB8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934991"/>
    <w:multiLevelType w:val="multilevel"/>
    <w:tmpl w:val="E5220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D25059"/>
    <w:multiLevelType w:val="multilevel"/>
    <w:tmpl w:val="3874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1426FD"/>
    <w:multiLevelType w:val="multilevel"/>
    <w:tmpl w:val="D0026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C117AA"/>
    <w:multiLevelType w:val="multilevel"/>
    <w:tmpl w:val="0CEE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C35E98"/>
    <w:multiLevelType w:val="multilevel"/>
    <w:tmpl w:val="57A2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F61D9A"/>
    <w:multiLevelType w:val="multilevel"/>
    <w:tmpl w:val="AC64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C4A160B"/>
    <w:multiLevelType w:val="multilevel"/>
    <w:tmpl w:val="B596B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CD921BD"/>
    <w:multiLevelType w:val="multilevel"/>
    <w:tmpl w:val="0060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202BE3"/>
    <w:multiLevelType w:val="multilevel"/>
    <w:tmpl w:val="E026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3736F1"/>
    <w:multiLevelType w:val="multilevel"/>
    <w:tmpl w:val="D54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D8E248B"/>
    <w:multiLevelType w:val="multilevel"/>
    <w:tmpl w:val="611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DA77530"/>
    <w:multiLevelType w:val="multilevel"/>
    <w:tmpl w:val="2C7C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092ABB"/>
    <w:multiLevelType w:val="multilevel"/>
    <w:tmpl w:val="2378F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E852526"/>
    <w:multiLevelType w:val="multilevel"/>
    <w:tmpl w:val="C124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E881BB6"/>
    <w:multiLevelType w:val="multilevel"/>
    <w:tmpl w:val="B7C24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E9A6041"/>
    <w:multiLevelType w:val="multilevel"/>
    <w:tmpl w:val="C5F2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EC71595"/>
    <w:multiLevelType w:val="multilevel"/>
    <w:tmpl w:val="3EAA5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F904A7F"/>
    <w:multiLevelType w:val="multilevel"/>
    <w:tmpl w:val="680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9D1AAB"/>
    <w:multiLevelType w:val="multilevel"/>
    <w:tmpl w:val="A174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FCD61DC"/>
    <w:multiLevelType w:val="multilevel"/>
    <w:tmpl w:val="0DA8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FF1383C"/>
    <w:multiLevelType w:val="multilevel"/>
    <w:tmpl w:val="477E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1916F9"/>
    <w:multiLevelType w:val="multilevel"/>
    <w:tmpl w:val="19CE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842BA2"/>
    <w:multiLevelType w:val="multilevel"/>
    <w:tmpl w:val="2802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9408D3"/>
    <w:multiLevelType w:val="multilevel"/>
    <w:tmpl w:val="85128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D97431"/>
    <w:multiLevelType w:val="multilevel"/>
    <w:tmpl w:val="B96E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DF5480"/>
    <w:multiLevelType w:val="multilevel"/>
    <w:tmpl w:val="E9E8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FE6C4D"/>
    <w:multiLevelType w:val="multilevel"/>
    <w:tmpl w:val="33A4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295D79"/>
    <w:multiLevelType w:val="multilevel"/>
    <w:tmpl w:val="5FB2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B0209B"/>
    <w:multiLevelType w:val="multilevel"/>
    <w:tmpl w:val="41DA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E62E70"/>
    <w:multiLevelType w:val="multilevel"/>
    <w:tmpl w:val="53D0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2EE5855"/>
    <w:multiLevelType w:val="multilevel"/>
    <w:tmpl w:val="FCEE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36E1675"/>
    <w:multiLevelType w:val="multilevel"/>
    <w:tmpl w:val="8ADE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36F40C9"/>
    <w:multiLevelType w:val="multilevel"/>
    <w:tmpl w:val="3988A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3AC712E"/>
    <w:multiLevelType w:val="multilevel"/>
    <w:tmpl w:val="9E14F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3BB2CA8"/>
    <w:multiLevelType w:val="multilevel"/>
    <w:tmpl w:val="D5F6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3F4350A"/>
    <w:multiLevelType w:val="multilevel"/>
    <w:tmpl w:val="EDD6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3A297B"/>
    <w:multiLevelType w:val="multilevel"/>
    <w:tmpl w:val="3BF8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8D1EEE"/>
    <w:multiLevelType w:val="multilevel"/>
    <w:tmpl w:val="7FC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AB1C04"/>
    <w:multiLevelType w:val="multilevel"/>
    <w:tmpl w:val="109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0D4BF3"/>
    <w:multiLevelType w:val="multilevel"/>
    <w:tmpl w:val="CD78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5631BF"/>
    <w:multiLevelType w:val="multilevel"/>
    <w:tmpl w:val="6C42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5B032C4"/>
    <w:multiLevelType w:val="multilevel"/>
    <w:tmpl w:val="761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BA2F75"/>
    <w:multiLevelType w:val="multilevel"/>
    <w:tmpl w:val="9B3AA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F22C09"/>
    <w:multiLevelType w:val="multilevel"/>
    <w:tmpl w:val="378E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7E1B92"/>
    <w:multiLevelType w:val="multilevel"/>
    <w:tmpl w:val="BA142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85104D"/>
    <w:multiLevelType w:val="multilevel"/>
    <w:tmpl w:val="0A82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D64D72"/>
    <w:multiLevelType w:val="multilevel"/>
    <w:tmpl w:val="9320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73752FC"/>
    <w:multiLevelType w:val="multilevel"/>
    <w:tmpl w:val="BA3A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7706337"/>
    <w:multiLevelType w:val="multilevel"/>
    <w:tmpl w:val="E844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7762C98"/>
    <w:multiLevelType w:val="multilevel"/>
    <w:tmpl w:val="F9BEA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A0199C"/>
    <w:multiLevelType w:val="multilevel"/>
    <w:tmpl w:val="41EE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AA0C5B"/>
    <w:multiLevelType w:val="multilevel"/>
    <w:tmpl w:val="5210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C34653"/>
    <w:multiLevelType w:val="multilevel"/>
    <w:tmpl w:val="6238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FA1731"/>
    <w:multiLevelType w:val="multilevel"/>
    <w:tmpl w:val="BF0E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104F66"/>
    <w:multiLevelType w:val="multilevel"/>
    <w:tmpl w:val="5F48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547D61"/>
    <w:multiLevelType w:val="multilevel"/>
    <w:tmpl w:val="9D4E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B9292C"/>
    <w:multiLevelType w:val="multilevel"/>
    <w:tmpl w:val="607A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BB6F14"/>
    <w:multiLevelType w:val="multilevel"/>
    <w:tmpl w:val="38BA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90B6E34"/>
    <w:multiLevelType w:val="multilevel"/>
    <w:tmpl w:val="18FCE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39636B"/>
    <w:multiLevelType w:val="multilevel"/>
    <w:tmpl w:val="8296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9464312"/>
    <w:multiLevelType w:val="multilevel"/>
    <w:tmpl w:val="95DA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9B14818"/>
    <w:multiLevelType w:val="multilevel"/>
    <w:tmpl w:val="0496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9F05452"/>
    <w:multiLevelType w:val="multilevel"/>
    <w:tmpl w:val="3900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FD2FDC"/>
    <w:multiLevelType w:val="multilevel"/>
    <w:tmpl w:val="A51EE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A240021"/>
    <w:multiLevelType w:val="multilevel"/>
    <w:tmpl w:val="592E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A276BE"/>
    <w:multiLevelType w:val="multilevel"/>
    <w:tmpl w:val="2EFE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AD50122"/>
    <w:multiLevelType w:val="multilevel"/>
    <w:tmpl w:val="32DC7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E56A50"/>
    <w:multiLevelType w:val="multilevel"/>
    <w:tmpl w:val="A656B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FD1BC0"/>
    <w:multiLevelType w:val="multilevel"/>
    <w:tmpl w:val="B2CE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B2D4412"/>
    <w:multiLevelType w:val="multilevel"/>
    <w:tmpl w:val="3F60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B60668B"/>
    <w:multiLevelType w:val="multilevel"/>
    <w:tmpl w:val="53F0A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BD5278"/>
    <w:multiLevelType w:val="multilevel"/>
    <w:tmpl w:val="0AEA1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C803F9"/>
    <w:multiLevelType w:val="multilevel"/>
    <w:tmpl w:val="22BA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BD60EFC"/>
    <w:multiLevelType w:val="multilevel"/>
    <w:tmpl w:val="1456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094AF1"/>
    <w:multiLevelType w:val="multilevel"/>
    <w:tmpl w:val="A776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54707F"/>
    <w:multiLevelType w:val="multilevel"/>
    <w:tmpl w:val="EF7E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5479DF"/>
    <w:multiLevelType w:val="multilevel"/>
    <w:tmpl w:val="57CC9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C744076"/>
    <w:multiLevelType w:val="multilevel"/>
    <w:tmpl w:val="3C66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CA04B15"/>
    <w:multiLevelType w:val="multilevel"/>
    <w:tmpl w:val="2F30D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CC60BD4"/>
    <w:multiLevelType w:val="multilevel"/>
    <w:tmpl w:val="05DA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4F19B2"/>
    <w:multiLevelType w:val="multilevel"/>
    <w:tmpl w:val="DE1C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DE16584"/>
    <w:multiLevelType w:val="multilevel"/>
    <w:tmpl w:val="915C2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DFD264C"/>
    <w:multiLevelType w:val="multilevel"/>
    <w:tmpl w:val="EC2AA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350015"/>
    <w:multiLevelType w:val="multilevel"/>
    <w:tmpl w:val="AC3A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3A5ACC"/>
    <w:multiLevelType w:val="multilevel"/>
    <w:tmpl w:val="31C6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711EE3"/>
    <w:multiLevelType w:val="multilevel"/>
    <w:tmpl w:val="685C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C11630"/>
    <w:multiLevelType w:val="multilevel"/>
    <w:tmpl w:val="E7287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8B3DAC"/>
    <w:multiLevelType w:val="multilevel"/>
    <w:tmpl w:val="5F8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8E4754"/>
    <w:multiLevelType w:val="multilevel"/>
    <w:tmpl w:val="563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9C49FF"/>
    <w:multiLevelType w:val="multilevel"/>
    <w:tmpl w:val="1BC0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CE6891"/>
    <w:multiLevelType w:val="multilevel"/>
    <w:tmpl w:val="B63A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034304F"/>
    <w:multiLevelType w:val="multilevel"/>
    <w:tmpl w:val="038C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4160F3"/>
    <w:multiLevelType w:val="multilevel"/>
    <w:tmpl w:val="2802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17D770C"/>
    <w:multiLevelType w:val="multilevel"/>
    <w:tmpl w:val="A7A2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1A739CD"/>
    <w:multiLevelType w:val="multilevel"/>
    <w:tmpl w:val="4D9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1C11ADB"/>
    <w:multiLevelType w:val="multilevel"/>
    <w:tmpl w:val="FDD21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1E7549A"/>
    <w:multiLevelType w:val="multilevel"/>
    <w:tmpl w:val="D1C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1F02B5C"/>
    <w:multiLevelType w:val="multilevel"/>
    <w:tmpl w:val="4A369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21820CD"/>
    <w:multiLevelType w:val="multilevel"/>
    <w:tmpl w:val="01E61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226542D"/>
    <w:multiLevelType w:val="multilevel"/>
    <w:tmpl w:val="08C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239156F"/>
    <w:multiLevelType w:val="multilevel"/>
    <w:tmpl w:val="E862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2E27A16"/>
    <w:multiLevelType w:val="multilevel"/>
    <w:tmpl w:val="01B25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3955066"/>
    <w:multiLevelType w:val="multilevel"/>
    <w:tmpl w:val="2654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3BE6D3F"/>
    <w:multiLevelType w:val="multilevel"/>
    <w:tmpl w:val="8DC08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3CB5779"/>
    <w:multiLevelType w:val="multilevel"/>
    <w:tmpl w:val="1F6A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3D43CD9"/>
    <w:multiLevelType w:val="multilevel"/>
    <w:tmpl w:val="FFCC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42B508B"/>
    <w:multiLevelType w:val="multilevel"/>
    <w:tmpl w:val="3C6E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4417AA1"/>
    <w:multiLevelType w:val="multilevel"/>
    <w:tmpl w:val="9CE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4AF1148"/>
    <w:multiLevelType w:val="multilevel"/>
    <w:tmpl w:val="5714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4CD729E"/>
    <w:multiLevelType w:val="multilevel"/>
    <w:tmpl w:val="E6BA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4D95D8D"/>
    <w:multiLevelType w:val="multilevel"/>
    <w:tmpl w:val="8252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4DB1EB5"/>
    <w:multiLevelType w:val="multilevel"/>
    <w:tmpl w:val="9E8C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4EB05BE"/>
    <w:multiLevelType w:val="multilevel"/>
    <w:tmpl w:val="F2A6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51C56D5"/>
    <w:multiLevelType w:val="multilevel"/>
    <w:tmpl w:val="E6DE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5666383"/>
    <w:multiLevelType w:val="multilevel"/>
    <w:tmpl w:val="E042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5962C6D"/>
    <w:multiLevelType w:val="multilevel"/>
    <w:tmpl w:val="06D8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5B960A1"/>
    <w:multiLevelType w:val="multilevel"/>
    <w:tmpl w:val="A77E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5C24C0E"/>
    <w:multiLevelType w:val="multilevel"/>
    <w:tmpl w:val="D2BC3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625230E"/>
    <w:multiLevelType w:val="multilevel"/>
    <w:tmpl w:val="248A4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63B5D8E"/>
    <w:multiLevelType w:val="multilevel"/>
    <w:tmpl w:val="A1DE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67F1972"/>
    <w:multiLevelType w:val="multilevel"/>
    <w:tmpl w:val="D1FC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69D1DEC"/>
    <w:multiLevelType w:val="multilevel"/>
    <w:tmpl w:val="4872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6AF4E51"/>
    <w:multiLevelType w:val="multilevel"/>
    <w:tmpl w:val="78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7081C54"/>
    <w:multiLevelType w:val="multilevel"/>
    <w:tmpl w:val="09A69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78433FB"/>
    <w:multiLevelType w:val="multilevel"/>
    <w:tmpl w:val="DF62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7A93937"/>
    <w:multiLevelType w:val="multilevel"/>
    <w:tmpl w:val="5EEA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7D854E1"/>
    <w:multiLevelType w:val="multilevel"/>
    <w:tmpl w:val="F9CC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8267619"/>
    <w:multiLevelType w:val="multilevel"/>
    <w:tmpl w:val="DC3EE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8B44EDB"/>
    <w:multiLevelType w:val="multilevel"/>
    <w:tmpl w:val="F0E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8BA3399"/>
    <w:multiLevelType w:val="multilevel"/>
    <w:tmpl w:val="3FBED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8D81EBA"/>
    <w:multiLevelType w:val="multilevel"/>
    <w:tmpl w:val="D97C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97766D4"/>
    <w:multiLevelType w:val="multilevel"/>
    <w:tmpl w:val="39B41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9B710F1"/>
    <w:multiLevelType w:val="multilevel"/>
    <w:tmpl w:val="37647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9B9662E"/>
    <w:multiLevelType w:val="multilevel"/>
    <w:tmpl w:val="7BE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9F00BC1"/>
    <w:multiLevelType w:val="multilevel"/>
    <w:tmpl w:val="365A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9FD7D6E"/>
    <w:multiLevelType w:val="multilevel"/>
    <w:tmpl w:val="5F22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A4F58FD"/>
    <w:multiLevelType w:val="multilevel"/>
    <w:tmpl w:val="3DD0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A567244"/>
    <w:multiLevelType w:val="multilevel"/>
    <w:tmpl w:val="B7A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A664916"/>
    <w:multiLevelType w:val="multilevel"/>
    <w:tmpl w:val="08EA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A763B19"/>
    <w:multiLevelType w:val="multilevel"/>
    <w:tmpl w:val="C32E6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AED7B88"/>
    <w:multiLevelType w:val="multilevel"/>
    <w:tmpl w:val="BDD8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AF233C0"/>
    <w:multiLevelType w:val="multilevel"/>
    <w:tmpl w:val="EED8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B505FB5"/>
    <w:multiLevelType w:val="multilevel"/>
    <w:tmpl w:val="CE82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B70352D"/>
    <w:multiLevelType w:val="multilevel"/>
    <w:tmpl w:val="9F36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882FD6"/>
    <w:multiLevelType w:val="multilevel"/>
    <w:tmpl w:val="DD3C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B8A7559"/>
    <w:multiLevelType w:val="multilevel"/>
    <w:tmpl w:val="6DF6E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F62934"/>
    <w:multiLevelType w:val="multilevel"/>
    <w:tmpl w:val="B044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C2C4507"/>
    <w:multiLevelType w:val="multilevel"/>
    <w:tmpl w:val="BB6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C987CAE"/>
    <w:multiLevelType w:val="multilevel"/>
    <w:tmpl w:val="F37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CF56680"/>
    <w:multiLevelType w:val="multilevel"/>
    <w:tmpl w:val="ED8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D9D1113"/>
    <w:multiLevelType w:val="multilevel"/>
    <w:tmpl w:val="8B18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E0D5C81"/>
    <w:multiLevelType w:val="multilevel"/>
    <w:tmpl w:val="1A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E5A6AA7"/>
    <w:multiLevelType w:val="multilevel"/>
    <w:tmpl w:val="AF5CF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E813B96"/>
    <w:multiLevelType w:val="multilevel"/>
    <w:tmpl w:val="51D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EC32DEC"/>
    <w:multiLevelType w:val="multilevel"/>
    <w:tmpl w:val="BFA8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ECF05C6"/>
    <w:multiLevelType w:val="multilevel"/>
    <w:tmpl w:val="3D4A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F173A4D"/>
    <w:multiLevelType w:val="multilevel"/>
    <w:tmpl w:val="D294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F657B13"/>
    <w:multiLevelType w:val="multilevel"/>
    <w:tmpl w:val="9D5C6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F771CE5"/>
    <w:multiLevelType w:val="multilevel"/>
    <w:tmpl w:val="79EA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F9A61E8"/>
    <w:multiLevelType w:val="multilevel"/>
    <w:tmpl w:val="BB18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FCC56C2"/>
    <w:multiLevelType w:val="multilevel"/>
    <w:tmpl w:val="3362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FE1127D"/>
    <w:multiLevelType w:val="multilevel"/>
    <w:tmpl w:val="169C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00A2BF3"/>
    <w:multiLevelType w:val="multilevel"/>
    <w:tmpl w:val="7DB2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00F64EF"/>
    <w:multiLevelType w:val="multilevel"/>
    <w:tmpl w:val="C492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0515AB8"/>
    <w:multiLevelType w:val="multilevel"/>
    <w:tmpl w:val="2F6C9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0963698"/>
    <w:multiLevelType w:val="multilevel"/>
    <w:tmpl w:val="5E3A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0D63FE8"/>
    <w:multiLevelType w:val="multilevel"/>
    <w:tmpl w:val="DFA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12F1860"/>
    <w:multiLevelType w:val="multilevel"/>
    <w:tmpl w:val="A4E6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16E0669"/>
    <w:multiLevelType w:val="multilevel"/>
    <w:tmpl w:val="37A2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17A42E7"/>
    <w:multiLevelType w:val="multilevel"/>
    <w:tmpl w:val="A3C4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1943BF4"/>
    <w:multiLevelType w:val="multilevel"/>
    <w:tmpl w:val="78B0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212145C"/>
    <w:multiLevelType w:val="multilevel"/>
    <w:tmpl w:val="85A6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29B1A9A"/>
    <w:multiLevelType w:val="multilevel"/>
    <w:tmpl w:val="6F18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2C73AC8"/>
    <w:multiLevelType w:val="multilevel"/>
    <w:tmpl w:val="9B9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3201513"/>
    <w:multiLevelType w:val="multilevel"/>
    <w:tmpl w:val="4F5E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3881F42"/>
    <w:multiLevelType w:val="multilevel"/>
    <w:tmpl w:val="A314D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3A73FFA"/>
    <w:multiLevelType w:val="multilevel"/>
    <w:tmpl w:val="2620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4252CDE"/>
    <w:multiLevelType w:val="multilevel"/>
    <w:tmpl w:val="067AE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43D5084"/>
    <w:multiLevelType w:val="multilevel"/>
    <w:tmpl w:val="48180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4694FC8"/>
    <w:multiLevelType w:val="multilevel"/>
    <w:tmpl w:val="D14A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4777909"/>
    <w:multiLevelType w:val="multilevel"/>
    <w:tmpl w:val="4F784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4782D3D"/>
    <w:multiLevelType w:val="multilevel"/>
    <w:tmpl w:val="57AC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4AB53ED"/>
    <w:multiLevelType w:val="multilevel"/>
    <w:tmpl w:val="EADA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4B244C8"/>
    <w:multiLevelType w:val="multilevel"/>
    <w:tmpl w:val="002C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4D87CE4"/>
    <w:multiLevelType w:val="multilevel"/>
    <w:tmpl w:val="1930A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5315F31"/>
    <w:multiLevelType w:val="multilevel"/>
    <w:tmpl w:val="4A0E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53C01B4"/>
    <w:multiLevelType w:val="multilevel"/>
    <w:tmpl w:val="F858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581413A"/>
    <w:multiLevelType w:val="multilevel"/>
    <w:tmpl w:val="36E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5A5326B"/>
    <w:multiLevelType w:val="multilevel"/>
    <w:tmpl w:val="C280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5AC5371"/>
    <w:multiLevelType w:val="multilevel"/>
    <w:tmpl w:val="C54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5E71AB5"/>
    <w:multiLevelType w:val="multilevel"/>
    <w:tmpl w:val="B5F2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61F723B"/>
    <w:multiLevelType w:val="multilevel"/>
    <w:tmpl w:val="3044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64C3B9B"/>
    <w:multiLevelType w:val="multilevel"/>
    <w:tmpl w:val="BDBAF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6581456"/>
    <w:multiLevelType w:val="multilevel"/>
    <w:tmpl w:val="A942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694148E"/>
    <w:multiLevelType w:val="multilevel"/>
    <w:tmpl w:val="92E2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6D122CB"/>
    <w:multiLevelType w:val="multilevel"/>
    <w:tmpl w:val="EDB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75D3000"/>
    <w:multiLevelType w:val="multilevel"/>
    <w:tmpl w:val="5524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76F65BE"/>
    <w:multiLevelType w:val="multilevel"/>
    <w:tmpl w:val="EC8C6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7BB4199"/>
    <w:multiLevelType w:val="multilevel"/>
    <w:tmpl w:val="B84E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8170694"/>
    <w:multiLevelType w:val="multilevel"/>
    <w:tmpl w:val="FADC7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8221DCE"/>
    <w:multiLevelType w:val="multilevel"/>
    <w:tmpl w:val="184E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8664E94"/>
    <w:multiLevelType w:val="multilevel"/>
    <w:tmpl w:val="AA167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86A6AC2"/>
    <w:multiLevelType w:val="multilevel"/>
    <w:tmpl w:val="CD30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87F2DC4"/>
    <w:multiLevelType w:val="multilevel"/>
    <w:tmpl w:val="034E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8C76A39"/>
    <w:multiLevelType w:val="multilevel"/>
    <w:tmpl w:val="A24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9081773"/>
    <w:multiLevelType w:val="multilevel"/>
    <w:tmpl w:val="95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9082056"/>
    <w:multiLevelType w:val="multilevel"/>
    <w:tmpl w:val="6E88E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93E3468"/>
    <w:multiLevelType w:val="multilevel"/>
    <w:tmpl w:val="63FE7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9733022"/>
    <w:multiLevelType w:val="multilevel"/>
    <w:tmpl w:val="97C2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9A94A42"/>
    <w:multiLevelType w:val="multilevel"/>
    <w:tmpl w:val="34AA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9DA1CDC"/>
    <w:multiLevelType w:val="multilevel"/>
    <w:tmpl w:val="8FF66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9E67999"/>
    <w:multiLevelType w:val="multilevel"/>
    <w:tmpl w:val="701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A091B9E"/>
    <w:multiLevelType w:val="multilevel"/>
    <w:tmpl w:val="8254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A1F71A5"/>
    <w:multiLevelType w:val="multilevel"/>
    <w:tmpl w:val="1D6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A6F76D7"/>
    <w:multiLevelType w:val="multilevel"/>
    <w:tmpl w:val="DE28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A8D6416"/>
    <w:multiLevelType w:val="multilevel"/>
    <w:tmpl w:val="FCC23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AB16341"/>
    <w:multiLevelType w:val="multilevel"/>
    <w:tmpl w:val="07443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ABB4B82"/>
    <w:multiLevelType w:val="multilevel"/>
    <w:tmpl w:val="EC4A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ABB60E8"/>
    <w:multiLevelType w:val="multilevel"/>
    <w:tmpl w:val="F8801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AD950A9"/>
    <w:multiLevelType w:val="multilevel"/>
    <w:tmpl w:val="473A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B2A7A89"/>
    <w:multiLevelType w:val="multilevel"/>
    <w:tmpl w:val="68E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B2C3549"/>
    <w:multiLevelType w:val="multilevel"/>
    <w:tmpl w:val="F642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C8D25DB"/>
    <w:multiLevelType w:val="multilevel"/>
    <w:tmpl w:val="043A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D133A80"/>
    <w:multiLevelType w:val="multilevel"/>
    <w:tmpl w:val="0250F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D8A1454"/>
    <w:multiLevelType w:val="multilevel"/>
    <w:tmpl w:val="42B0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E046CE9"/>
    <w:multiLevelType w:val="multilevel"/>
    <w:tmpl w:val="094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E49367E"/>
    <w:multiLevelType w:val="multilevel"/>
    <w:tmpl w:val="61D2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E7E2178"/>
    <w:multiLevelType w:val="multilevel"/>
    <w:tmpl w:val="80D0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E89581F"/>
    <w:multiLevelType w:val="multilevel"/>
    <w:tmpl w:val="D3DA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EBE3174"/>
    <w:multiLevelType w:val="multilevel"/>
    <w:tmpl w:val="C090C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F0B4633"/>
    <w:multiLevelType w:val="multilevel"/>
    <w:tmpl w:val="BA62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F1E18E6"/>
    <w:multiLevelType w:val="multilevel"/>
    <w:tmpl w:val="EB8E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F240F6D"/>
    <w:multiLevelType w:val="multilevel"/>
    <w:tmpl w:val="D8DE3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F2B0A9B"/>
    <w:multiLevelType w:val="multilevel"/>
    <w:tmpl w:val="0F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FA61073"/>
    <w:multiLevelType w:val="multilevel"/>
    <w:tmpl w:val="853A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0030511"/>
    <w:multiLevelType w:val="multilevel"/>
    <w:tmpl w:val="F758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037510F"/>
    <w:multiLevelType w:val="multilevel"/>
    <w:tmpl w:val="DD56E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04D0C60"/>
    <w:multiLevelType w:val="multilevel"/>
    <w:tmpl w:val="01CA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0913F7D"/>
    <w:multiLevelType w:val="multilevel"/>
    <w:tmpl w:val="ACF8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15466C4"/>
    <w:multiLevelType w:val="multilevel"/>
    <w:tmpl w:val="81A6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1645749"/>
    <w:multiLevelType w:val="multilevel"/>
    <w:tmpl w:val="C876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1715E5E"/>
    <w:multiLevelType w:val="multilevel"/>
    <w:tmpl w:val="2018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1F91D56"/>
    <w:multiLevelType w:val="multilevel"/>
    <w:tmpl w:val="4A7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27D7C5C"/>
    <w:multiLevelType w:val="multilevel"/>
    <w:tmpl w:val="37FC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2C96D71"/>
    <w:multiLevelType w:val="multilevel"/>
    <w:tmpl w:val="B520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2D35CFF"/>
    <w:multiLevelType w:val="multilevel"/>
    <w:tmpl w:val="B74A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2D40EE4"/>
    <w:multiLevelType w:val="multilevel"/>
    <w:tmpl w:val="EE2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2FE4687"/>
    <w:multiLevelType w:val="multilevel"/>
    <w:tmpl w:val="D09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3415F0F"/>
    <w:multiLevelType w:val="multilevel"/>
    <w:tmpl w:val="1162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3416696"/>
    <w:multiLevelType w:val="multilevel"/>
    <w:tmpl w:val="A8B2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3607B3A"/>
    <w:multiLevelType w:val="multilevel"/>
    <w:tmpl w:val="664E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3670FB6"/>
    <w:multiLevelType w:val="multilevel"/>
    <w:tmpl w:val="B73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3ED1E72"/>
    <w:multiLevelType w:val="multilevel"/>
    <w:tmpl w:val="64B2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4842DFC"/>
    <w:multiLevelType w:val="multilevel"/>
    <w:tmpl w:val="CDC0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4F52751"/>
    <w:multiLevelType w:val="multilevel"/>
    <w:tmpl w:val="1CD4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51327D4"/>
    <w:multiLevelType w:val="multilevel"/>
    <w:tmpl w:val="4D02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55167D5"/>
    <w:multiLevelType w:val="multilevel"/>
    <w:tmpl w:val="52B41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59774B5"/>
    <w:multiLevelType w:val="multilevel"/>
    <w:tmpl w:val="3A52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6586D91"/>
    <w:multiLevelType w:val="multilevel"/>
    <w:tmpl w:val="5A84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69C0164"/>
    <w:multiLevelType w:val="multilevel"/>
    <w:tmpl w:val="14CC2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6D23639"/>
    <w:multiLevelType w:val="multilevel"/>
    <w:tmpl w:val="D4FC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6F315D4"/>
    <w:multiLevelType w:val="multilevel"/>
    <w:tmpl w:val="13063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7095E25"/>
    <w:multiLevelType w:val="multilevel"/>
    <w:tmpl w:val="FD86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7595FE4"/>
    <w:multiLevelType w:val="multilevel"/>
    <w:tmpl w:val="0560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7E61452"/>
    <w:multiLevelType w:val="multilevel"/>
    <w:tmpl w:val="64AA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8570350"/>
    <w:multiLevelType w:val="multilevel"/>
    <w:tmpl w:val="749AA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9284586"/>
    <w:multiLevelType w:val="multilevel"/>
    <w:tmpl w:val="E282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9946602"/>
    <w:multiLevelType w:val="multilevel"/>
    <w:tmpl w:val="2B40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A7779F5"/>
    <w:multiLevelType w:val="multilevel"/>
    <w:tmpl w:val="FB42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A8C2289"/>
    <w:multiLevelType w:val="multilevel"/>
    <w:tmpl w:val="551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A8C27CE"/>
    <w:multiLevelType w:val="multilevel"/>
    <w:tmpl w:val="654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AC35F91"/>
    <w:multiLevelType w:val="multilevel"/>
    <w:tmpl w:val="162E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BF545C5"/>
    <w:multiLevelType w:val="multilevel"/>
    <w:tmpl w:val="A426C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C076ED6"/>
    <w:multiLevelType w:val="multilevel"/>
    <w:tmpl w:val="B346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C5109DA"/>
    <w:multiLevelType w:val="multilevel"/>
    <w:tmpl w:val="2746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CA644D3"/>
    <w:multiLevelType w:val="multilevel"/>
    <w:tmpl w:val="44E0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CA75980"/>
    <w:multiLevelType w:val="multilevel"/>
    <w:tmpl w:val="7576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CD53DC0"/>
    <w:multiLevelType w:val="multilevel"/>
    <w:tmpl w:val="6C80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CD84AE4"/>
    <w:multiLevelType w:val="multilevel"/>
    <w:tmpl w:val="A2C0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DB86301"/>
    <w:multiLevelType w:val="multilevel"/>
    <w:tmpl w:val="E430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DC0116E"/>
    <w:multiLevelType w:val="multilevel"/>
    <w:tmpl w:val="D30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DE50886"/>
    <w:multiLevelType w:val="multilevel"/>
    <w:tmpl w:val="5A9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E3D320F"/>
    <w:multiLevelType w:val="multilevel"/>
    <w:tmpl w:val="6F50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E59007F"/>
    <w:multiLevelType w:val="multilevel"/>
    <w:tmpl w:val="705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E6125DA"/>
    <w:multiLevelType w:val="multilevel"/>
    <w:tmpl w:val="89AC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E90308D"/>
    <w:multiLevelType w:val="multilevel"/>
    <w:tmpl w:val="8E88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ED61F18"/>
    <w:multiLevelType w:val="multilevel"/>
    <w:tmpl w:val="21FA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EF00596"/>
    <w:multiLevelType w:val="multilevel"/>
    <w:tmpl w:val="DB9C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F2F7F57"/>
    <w:multiLevelType w:val="multilevel"/>
    <w:tmpl w:val="06AE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F361187"/>
    <w:multiLevelType w:val="multilevel"/>
    <w:tmpl w:val="20C6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FE42636"/>
    <w:multiLevelType w:val="multilevel"/>
    <w:tmpl w:val="24A0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0493706"/>
    <w:multiLevelType w:val="multilevel"/>
    <w:tmpl w:val="2C2E6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0947F4B"/>
    <w:multiLevelType w:val="multilevel"/>
    <w:tmpl w:val="78CC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0D12666"/>
    <w:multiLevelType w:val="multilevel"/>
    <w:tmpl w:val="7E78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0E52C07"/>
    <w:multiLevelType w:val="multilevel"/>
    <w:tmpl w:val="8E00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14F0543"/>
    <w:multiLevelType w:val="multilevel"/>
    <w:tmpl w:val="1CCAB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1591D02"/>
    <w:multiLevelType w:val="multilevel"/>
    <w:tmpl w:val="0198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16B4222"/>
    <w:multiLevelType w:val="multilevel"/>
    <w:tmpl w:val="872E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18E74DD"/>
    <w:multiLevelType w:val="multilevel"/>
    <w:tmpl w:val="3614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1E03FAE"/>
    <w:multiLevelType w:val="multilevel"/>
    <w:tmpl w:val="4EE2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1EC1109"/>
    <w:multiLevelType w:val="multilevel"/>
    <w:tmpl w:val="98C4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1F26F3A"/>
    <w:multiLevelType w:val="multilevel"/>
    <w:tmpl w:val="8990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23922FE"/>
    <w:multiLevelType w:val="multilevel"/>
    <w:tmpl w:val="42A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2467C4C"/>
    <w:multiLevelType w:val="multilevel"/>
    <w:tmpl w:val="A7923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281777A"/>
    <w:multiLevelType w:val="multilevel"/>
    <w:tmpl w:val="AB683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2873EA5"/>
    <w:multiLevelType w:val="multilevel"/>
    <w:tmpl w:val="1DB2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2901BEE"/>
    <w:multiLevelType w:val="multilevel"/>
    <w:tmpl w:val="604A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2903862"/>
    <w:multiLevelType w:val="multilevel"/>
    <w:tmpl w:val="69E2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31F21BC"/>
    <w:multiLevelType w:val="multilevel"/>
    <w:tmpl w:val="D1BC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32575AA"/>
    <w:multiLevelType w:val="multilevel"/>
    <w:tmpl w:val="AC76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3826F38"/>
    <w:multiLevelType w:val="multilevel"/>
    <w:tmpl w:val="278E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3900517"/>
    <w:multiLevelType w:val="multilevel"/>
    <w:tmpl w:val="C1AEE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41C705D"/>
    <w:multiLevelType w:val="multilevel"/>
    <w:tmpl w:val="BE3C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43C5606"/>
    <w:multiLevelType w:val="multilevel"/>
    <w:tmpl w:val="BB24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52B22B5"/>
    <w:multiLevelType w:val="multilevel"/>
    <w:tmpl w:val="4C68A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54F6D22"/>
    <w:multiLevelType w:val="multilevel"/>
    <w:tmpl w:val="1A0A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55E4A6C"/>
    <w:multiLevelType w:val="multilevel"/>
    <w:tmpl w:val="9C9A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57352EA"/>
    <w:multiLevelType w:val="multilevel"/>
    <w:tmpl w:val="4834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58942C1"/>
    <w:multiLevelType w:val="multilevel"/>
    <w:tmpl w:val="4912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5956F10"/>
    <w:multiLevelType w:val="multilevel"/>
    <w:tmpl w:val="246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5A30D25"/>
    <w:multiLevelType w:val="multilevel"/>
    <w:tmpl w:val="10D2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5AF516F"/>
    <w:multiLevelType w:val="multilevel"/>
    <w:tmpl w:val="BE94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5D87B3E"/>
    <w:multiLevelType w:val="multilevel"/>
    <w:tmpl w:val="7E2C0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5E45EAE"/>
    <w:multiLevelType w:val="multilevel"/>
    <w:tmpl w:val="1F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61B17DF"/>
    <w:multiLevelType w:val="multilevel"/>
    <w:tmpl w:val="F664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62A554F"/>
    <w:multiLevelType w:val="multilevel"/>
    <w:tmpl w:val="01C6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643126E"/>
    <w:multiLevelType w:val="multilevel"/>
    <w:tmpl w:val="80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6717F51"/>
    <w:multiLevelType w:val="multilevel"/>
    <w:tmpl w:val="36BA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69B47AE"/>
    <w:multiLevelType w:val="multilevel"/>
    <w:tmpl w:val="4D7C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6AA78E4"/>
    <w:multiLevelType w:val="multilevel"/>
    <w:tmpl w:val="468E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6B6403A"/>
    <w:multiLevelType w:val="multilevel"/>
    <w:tmpl w:val="4B2A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6BA5756"/>
    <w:multiLevelType w:val="multilevel"/>
    <w:tmpl w:val="A3BE2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72C0287"/>
    <w:multiLevelType w:val="multilevel"/>
    <w:tmpl w:val="21DA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741195F"/>
    <w:multiLevelType w:val="multilevel"/>
    <w:tmpl w:val="FE40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774428C"/>
    <w:multiLevelType w:val="multilevel"/>
    <w:tmpl w:val="8A3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7895D6E"/>
    <w:multiLevelType w:val="multilevel"/>
    <w:tmpl w:val="FFAC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8295CAB"/>
    <w:multiLevelType w:val="multilevel"/>
    <w:tmpl w:val="BF60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8395B3A"/>
    <w:multiLevelType w:val="multilevel"/>
    <w:tmpl w:val="2B5E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83C2F8D"/>
    <w:multiLevelType w:val="multilevel"/>
    <w:tmpl w:val="FC62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8A86F39"/>
    <w:multiLevelType w:val="multilevel"/>
    <w:tmpl w:val="5A1C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8D40B82"/>
    <w:multiLevelType w:val="multilevel"/>
    <w:tmpl w:val="3542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8F56532"/>
    <w:multiLevelType w:val="multilevel"/>
    <w:tmpl w:val="DEB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9433A59"/>
    <w:multiLevelType w:val="multilevel"/>
    <w:tmpl w:val="3FA0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9863957"/>
    <w:multiLevelType w:val="multilevel"/>
    <w:tmpl w:val="E59C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A0C5136"/>
    <w:multiLevelType w:val="multilevel"/>
    <w:tmpl w:val="9CEC8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A2F18A1"/>
    <w:multiLevelType w:val="multilevel"/>
    <w:tmpl w:val="2C94A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A860ECA"/>
    <w:multiLevelType w:val="multilevel"/>
    <w:tmpl w:val="278E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ABA6792"/>
    <w:multiLevelType w:val="multilevel"/>
    <w:tmpl w:val="22A8D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AE41BFE"/>
    <w:multiLevelType w:val="multilevel"/>
    <w:tmpl w:val="3A50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B4D6871"/>
    <w:multiLevelType w:val="multilevel"/>
    <w:tmpl w:val="05340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B7F55E7"/>
    <w:multiLevelType w:val="multilevel"/>
    <w:tmpl w:val="AD70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C213560"/>
    <w:multiLevelType w:val="multilevel"/>
    <w:tmpl w:val="A65E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D0845B6"/>
    <w:multiLevelType w:val="multilevel"/>
    <w:tmpl w:val="21E2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D50193F"/>
    <w:multiLevelType w:val="multilevel"/>
    <w:tmpl w:val="985EB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D9326B3"/>
    <w:multiLevelType w:val="multilevel"/>
    <w:tmpl w:val="9F0C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E0662ED"/>
    <w:multiLevelType w:val="multilevel"/>
    <w:tmpl w:val="AFAA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EB22D9F"/>
    <w:multiLevelType w:val="multilevel"/>
    <w:tmpl w:val="DFAC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F0F1F48"/>
    <w:multiLevelType w:val="multilevel"/>
    <w:tmpl w:val="9028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F563EBB"/>
    <w:multiLevelType w:val="multilevel"/>
    <w:tmpl w:val="9E74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F7D7D18"/>
    <w:multiLevelType w:val="multilevel"/>
    <w:tmpl w:val="C84C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F8F2C26"/>
    <w:multiLevelType w:val="multilevel"/>
    <w:tmpl w:val="E7E2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F9D61E3"/>
    <w:multiLevelType w:val="multilevel"/>
    <w:tmpl w:val="344C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00F5D87"/>
    <w:multiLevelType w:val="multilevel"/>
    <w:tmpl w:val="7CC0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025327A"/>
    <w:multiLevelType w:val="multilevel"/>
    <w:tmpl w:val="5FFC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05729D7"/>
    <w:multiLevelType w:val="multilevel"/>
    <w:tmpl w:val="B9DE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0D9379C"/>
    <w:multiLevelType w:val="multilevel"/>
    <w:tmpl w:val="255C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0F27367"/>
    <w:multiLevelType w:val="multilevel"/>
    <w:tmpl w:val="13D6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0FA34FB"/>
    <w:multiLevelType w:val="multilevel"/>
    <w:tmpl w:val="8256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0FE3C0E"/>
    <w:multiLevelType w:val="multilevel"/>
    <w:tmpl w:val="3A04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152500A"/>
    <w:multiLevelType w:val="multilevel"/>
    <w:tmpl w:val="A298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1624A17"/>
    <w:multiLevelType w:val="multilevel"/>
    <w:tmpl w:val="12C68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18452F3"/>
    <w:multiLevelType w:val="multilevel"/>
    <w:tmpl w:val="0780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19A225D"/>
    <w:multiLevelType w:val="multilevel"/>
    <w:tmpl w:val="205A8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1EC571C"/>
    <w:multiLevelType w:val="multilevel"/>
    <w:tmpl w:val="44D05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2897464"/>
    <w:multiLevelType w:val="multilevel"/>
    <w:tmpl w:val="D334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2AB7D1C"/>
    <w:multiLevelType w:val="multilevel"/>
    <w:tmpl w:val="D9D0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2B5786C"/>
    <w:multiLevelType w:val="multilevel"/>
    <w:tmpl w:val="274E2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2B86FC6"/>
    <w:multiLevelType w:val="multilevel"/>
    <w:tmpl w:val="A4E2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2DF4AB0"/>
    <w:multiLevelType w:val="multilevel"/>
    <w:tmpl w:val="1A4E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30E4F2F"/>
    <w:multiLevelType w:val="multilevel"/>
    <w:tmpl w:val="2B26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4240AFA"/>
    <w:multiLevelType w:val="multilevel"/>
    <w:tmpl w:val="8F448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4B96C23"/>
    <w:multiLevelType w:val="multilevel"/>
    <w:tmpl w:val="967E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4D6344B"/>
    <w:multiLevelType w:val="multilevel"/>
    <w:tmpl w:val="C91CB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4E26B7B"/>
    <w:multiLevelType w:val="multilevel"/>
    <w:tmpl w:val="3302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5483BB2"/>
    <w:multiLevelType w:val="multilevel"/>
    <w:tmpl w:val="CF90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5814F2B"/>
    <w:multiLevelType w:val="multilevel"/>
    <w:tmpl w:val="CFAA2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58B5372"/>
    <w:multiLevelType w:val="multilevel"/>
    <w:tmpl w:val="132E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5A9506D"/>
    <w:multiLevelType w:val="multilevel"/>
    <w:tmpl w:val="6E22B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5F07822"/>
    <w:multiLevelType w:val="multilevel"/>
    <w:tmpl w:val="0EA4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5F70403"/>
    <w:multiLevelType w:val="multilevel"/>
    <w:tmpl w:val="17A0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60C2857"/>
    <w:multiLevelType w:val="multilevel"/>
    <w:tmpl w:val="B88C8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6115CED"/>
    <w:multiLevelType w:val="multilevel"/>
    <w:tmpl w:val="5FCC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6215289"/>
    <w:multiLevelType w:val="multilevel"/>
    <w:tmpl w:val="12E41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6615F46"/>
    <w:multiLevelType w:val="multilevel"/>
    <w:tmpl w:val="7DBE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6CD1ED8"/>
    <w:multiLevelType w:val="multilevel"/>
    <w:tmpl w:val="F81A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6F33D13"/>
    <w:multiLevelType w:val="multilevel"/>
    <w:tmpl w:val="822E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6F340D9"/>
    <w:multiLevelType w:val="multilevel"/>
    <w:tmpl w:val="FAB4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7712593"/>
    <w:multiLevelType w:val="multilevel"/>
    <w:tmpl w:val="42BE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7881DC3"/>
    <w:multiLevelType w:val="multilevel"/>
    <w:tmpl w:val="E49C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78B1F6D"/>
    <w:multiLevelType w:val="multilevel"/>
    <w:tmpl w:val="8CA6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80E2C99"/>
    <w:multiLevelType w:val="multilevel"/>
    <w:tmpl w:val="475E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8107DE9"/>
    <w:multiLevelType w:val="multilevel"/>
    <w:tmpl w:val="54FEE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8111E89"/>
    <w:multiLevelType w:val="multilevel"/>
    <w:tmpl w:val="6D584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82E6F4D"/>
    <w:multiLevelType w:val="multilevel"/>
    <w:tmpl w:val="60EE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83333D1"/>
    <w:multiLevelType w:val="multilevel"/>
    <w:tmpl w:val="12AE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86961C1"/>
    <w:multiLevelType w:val="multilevel"/>
    <w:tmpl w:val="D606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8C22AEC"/>
    <w:multiLevelType w:val="multilevel"/>
    <w:tmpl w:val="D5D86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90B0A77"/>
    <w:multiLevelType w:val="multilevel"/>
    <w:tmpl w:val="6C86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91465A6"/>
    <w:multiLevelType w:val="multilevel"/>
    <w:tmpl w:val="D3D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963461A"/>
    <w:multiLevelType w:val="multilevel"/>
    <w:tmpl w:val="10FCF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971650E"/>
    <w:multiLevelType w:val="multilevel"/>
    <w:tmpl w:val="10DE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9DE339B"/>
    <w:multiLevelType w:val="multilevel"/>
    <w:tmpl w:val="1318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A2D10FA"/>
    <w:multiLevelType w:val="multilevel"/>
    <w:tmpl w:val="FC54D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A3833E9"/>
    <w:multiLevelType w:val="multilevel"/>
    <w:tmpl w:val="3BF2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A4949EC"/>
    <w:multiLevelType w:val="multilevel"/>
    <w:tmpl w:val="30245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A586D71"/>
    <w:multiLevelType w:val="multilevel"/>
    <w:tmpl w:val="8EFE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A631E1B"/>
    <w:multiLevelType w:val="multilevel"/>
    <w:tmpl w:val="5330B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AA46540"/>
    <w:multiLevelType w:val="multilevel"/>
    <w:tmpl w:val="120A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AAA388F"/>
    <w:multiLevelType w:val="multilevel"/>
    <w:tmpl w:val="2DF0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AB86847"/>
    <w:multiLevelType w:val="multilevel"/>
    <w:tmpl w:val="670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ADE0AD7"/>
    <w:multiLevelType w:val="multilevel"/>
    <w:tmpl w:val="F428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B0F6802"/>
    <w:multiLevelType w:val="multilevel"/>
    <w:tmpl w:val="DB8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B42079D"/>
    <w:multiLevelType w:val="multilevel"/>
    <w:tmpl w:val="615C8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B4C0703"/>
    <w:multiLevelType w:val="multilevel"/>
    <w:tmpl w:val="549E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B764E35"/>
    <w:multiLevelType w:val="multilevel"/>
    <w:tmpl w:val="0906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BDE7BC1"/>
    <w:multiLevelType w:val="multilevel"/>
    <w:tmpl w:val="D778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C03060C"/>
    <w:multiLevelType w:val="multilevel"/>
    <w:tmpl w:val="61CE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C0E11D3"/>
    <w:multiLevelType w:val="multilevel"/>
    <w:tmpl w:val="139C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C275381"/>
    <w:multiLevelType w:val="multilevel"/>
    <w:tmpl w:val="9A78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C293196"/>
    <w:multiLevelType w:val="multilevel"/>
    <w:tmpl w:val="1500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C29357C"/>
    <w:multiLevelType w:val="multilevel"/>
    <w:tmpl w:val="1F1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C3C1850"/>
    <w:multiLevelType w:val="multilevel"/>
    <w:tmpl w:val="DCCE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C55467B"/>
    <w:multiLevelType w:val="multilevel"/>
    <w:tmpl w:val="607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C566FDD"/>
    <w:multiLevelType w:val="multilevel"/>
    <w:tmpl w:val="614E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C7628C1"/>
    <w:multiLevelType w:val="multilevel"/>
    <w:tmpl w:val="4ECE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C885F48"/>
    <w:multiLevelType w:val="multilevel"/>
    <w:tmpl w:val="14CC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CBA709F"/>
    <w:multiLevelType w:val="multilevel"/>
    <w:tmpl w:val="ADA0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CF67A5B"/>
    <w:multiLevelType w:val="multilevel"/>
    <w:tmpl w:val="7E8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D522D0F"/>
    <w:multiLevelType w:val="multilevel"/>
    <w:tmpl w:val="ACA6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D70304B"/>
    <w:multiLevelType w:val="multilevel"/>
    <w:tmpl w:val="E7D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DFE7459"/>
    <w:multiLevelType w:val="multilevel"/>
    <w:tmpl w:val="7C52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E2B3364"/>
    <w:multiLevelType w:val="multilevel"/>
    <w:tmpl w:val="9A1C8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E3B2B86"/>
    <w:multiLevelType w:val="multilevel"/>
    <w:tmpl w:val="CE4E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E6278CF"/>
    <w:multiLevelType w:val="multilevel"/>
    <w:tmpl w:val="EAB4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E70098C"/>
    <w:multiLevelType w:val="multilevel"/>
    <w:tmpl w:val="0464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E755ACB"/>
    <w:multiLevelType w:val="multilevel"/>
    <w:tmpl w:val="C230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E7B2D97"/>
    <w:multiLevelType w:val="multilevel"/>
    <w:tmpl w:val="5B0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EAB5A11"/>
    <w:multiLevelType w:val="multilevel"/>
    <w:tmpl w:val="12DE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F0729C3"/>
    <w:multiLevelType w:val="multilevel"/>
    <w:tmpl w:val="A9E2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F0B56AD"/>
    <w:multiLevelType w:val="multilevel"/>
    <w:tmpl w:val="0632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F16780E"/>
    <w:multiLevelType w:val="multilevel"/>
    <w:tmpl w:val="1DC2F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F46235F"/>
    <w:multiLevelType w:val="multilevel"/>
    <w:tmpl w:val="7E82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F630874"/>
    <w:multiLevelType w:val="multilevel"/>
    <w:tmpl w:val="04EA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F7536CA"/>
    <w:multiLevelType w:val="multilevel"/>
    <w:tmpl w:val="25C07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F9C7892"/>
    <w:multiLevelType w:val="multilevel"/>
    <w:tmpl w:val="9C08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FA73BC6"/>
    <w:multiLevelType w:val="multilevel"/>
    <w:tmpl w:val="9908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04A227D"/>
    <w:multiLevelType w:val="multilevel"/>
    <w:tmpl w:val="842E5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07224DF"/>
    <w:multiLevelType w:val="multilevel"/>
    <w:tmpl w:val="78B0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0802818"/>
    <w:multiLevelType w:val="multilevel"/>
    <w:tmpl w:val="B416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0F81CCC"/>
    <w:multiLevelType w:val="multilevel"/>
    <w:tmpl w:val="05B0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19375E2"/>
    <w:multiLevelType w:val="multilevel"/>
    <w:tmpl w:val="4EFEB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19B0621"/>
    <w:multiLevelType w:val="multilevel"/>
    <w:tmpl w:val="8828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21974DA"/>
    <w:multiLevelType w:val="multilevel"/>
    <w:tmpl w:val="4476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2312239"/>
    <w:multiLevelType w:val="multilevel"/>
    <w:tmpl w:val="261E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2D347FD"/>
    <w:multiLevelType w:val="multilevel"/>
    <w:tmpl w:val="1628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2F037D5"/>
    <w:multiLevelType w:val="multilevel"/>
    <w:tmpl w:val="430EC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300166C"/>
    <w:multiLevelType w:val="multilevel"/>
    <w:tmpl w:val="C1BCF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32658A2"/>
    <w:multiLevelType w:val="multilevel"/>
    <w:tmpl w:val="147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3CA6278"/>
    <w:multiLevelType w:val="multilevel"/>
    <w:tmpl w:val="C102E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4326700"/>
    <w:multiLevelType w:val="multilevel"/>
    <w:tmpl w:val="6DD8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44D79DC"/>
    <w:multiLevelType w:val="multilevel"/>
    <w:tmpl w:val="8780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4A8309D"/>
    <w:multiLevelType w:val="multilevel"/>
    <w:tmpl w:val="56A8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4AC4068"/>
    <w:multiLevelType w:val="multilevel"/>
    <w:tmpl w:val="50F4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4C56CAE"/>
    <w:multiLevelType w:val="multilevel"/>
    <w:tmpl w:val="5786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5285EEC"/>
    <w:multiLevelType w:val="multilevel"/>
    <w:tmpl w:val="C06E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5742EF4"/>
    <w:multiLevelType w:val="multilevel"/>
    <w:tmpl w:val="ECD2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5AF1543"/>
    <w:multiLevelType w:val="multilevel"/>
    <w:tmpl w:val="CFA2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6087537"/>
    <w:multiLevelType w:val="multilevel"/>
    <w:tmpl w:val="0A6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631754A"/>
    <w:multiLevelType w:val="multilevel"/>
    <w:tmpl w:val="B866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6527A29"/>
    <w:multiLevelType w:val="multilevel"/>
    <w:tmpl w:val="9160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6590EE8"/>
    <w:multiLevelType w:val="multilevel"/>
    <w:tmpl w:val="0C80D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6F614C2"/>
    <w:multiLevelType w:val="multilevel"/>
    <w:tmpl w:val="F900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7BE0B70"/>
    <w:multiLevelType w:val="multilevel"/>
    <w:tmpl w:val="0BE83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7D03C58"/>
    <w:multiLevelType w:val="multilevel"/>
    <w:tmpl w:val="5BB8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7FF3817"/>
    <w:multiLevelType w:val="multilevel"/>
    <w:tmpl w:val="290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8342ADE"/>
    <w:multiLevelType w:val="multilevel"/>
    <w:tmpl w:val="82A8C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8577D6A"/>
    <w:multiLevelType w:val="multilevel"/>
    <w:tmpl w:val="420C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9267368"/>
    <w:multiLevelType w:val="multilevel"/>
    <w:tmpl w:val="62BC2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9592E67"/>
    <w:multiLevelType w:val="multilevel"/>
    <w:tmpl w:val="D85A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9A038F1"/>
    <w:multiLevelType w:val="multilevel"/>
    <w:tmpl w:val="6AEEA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A71261D"/>
    <w:multiLevelType w:val="multilevel"/>
    <w:tmpl w:val="E1E8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ACE0A90"/>
    <w:multiLevelType w:val="multilevel"/>
    <w:tmpl w:val="BBFC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B1E0291"/>
    <w:multiLevelType w:val="multilevel"/>
    <w:tmpl w:val="363C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B84436A"/>
    <w:multiLevelType w:val="multilevel"/>
    <w:tmpl w:val="F268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C814134"/>
    <w:multiLevelType w:val="multilevel"/>
    <w:tmpl w:val="52BEA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C831449"/>
    <w:multiLevelType w:val="multilevel"/>
    <w:tmpl w:val="E06A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CAE6E69"/>
    <w:multiLevelType w:val="multilevel"/>
    <w:tmpl w:val="F52C4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CC27062"/>
    <w:multiLevelType w:val="multilevel"/>
    <w:tmpl w:val="542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CE53F59"/>
    <w:multiLevelType w:val="multilevel"/>
    <w:tmpl w:val="E500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D2D0845"/>
    <w:multiLevelType w:val="multilevel"/>
    <w:tmpl w:val="F70A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D7F3BE1"/>
    <w:multiLevelType w:val="multilevel"/>
    <w:tmpl w:val="EF0C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DAD2206"/>
    <w:multiLevelType w:val="multilevel"/>
    <w:tmpl w:val="D262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DAF786F"/>
    <w:multiLevelType w:val="multilevel"/>
    <w:tmpl w:val="1DB0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DFB5EAA"/>
    <w:multiLevelType w:val="multilevel"/>
    <w:tmpl w:val="E88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E776211"/>
    <w:multiLevelType w:val="multilevel"/>
    <w:tmpl w:val="F15E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E957A6E"/>
    <w:multiLevelType w:val="multilevel"/>
    <w:tmpl w:val="1D606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ECF1B5C"/>
    <w:multiLevelType w:val="multilevel"/>
    <w:tmpl w:val="913C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F12224C"/>
    <w:multiLevelType w:val="multilevel"/>
    <w:tmpl w:val="D5E6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F4662F9"/>
    <w:multiLevelType w:val="multilevel"/>
    <w:tmpl w:val="6248D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7F5D5F67"/>
    <w:multiLevelType w:val="multilevel"/>
    <w:tmpl w:val="710C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F8F54AA"/>
    <w:multiLevelType w:val="multilevel"/>
    <w:tmpl w:val="8A9C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FCC7CEF"/>
    <w:multiLevelType w:val="multilevel"/>
    <w:tmpl w:val="3F1E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FE11E65"/>
    <w:multiLevelType w:val="multilevel"/>
    <w:tmpl w:val="A1AA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6"/>
  </w:num>
  <w:num w:numId="2">
    <w:abstractNumId w:val="49"/>
  </w:num>
  <w:num w:numId="3">
    <w:abstractNumId w:val="397"/>
  </w:num>
  <w:num w:numId="4">
    <w:abstractNumId w:val="125"/>
  </w:num>
  <w:num w:numId="5">
    <w:abstractNumId w:val="354"/>
  </w:num>
  <w:num w:numId="6">
    <w:abstractNumId w:val="543"/>
  </w:num>
  <w:num w:numId="7">
    <w:abstractNumId w:val="520"/>
  </w:num>
  <w:num w:numId="8">
    <w:abstractNumId w:val="451"/>
  </w:num>
  <w:num w:numId="9">
    <w:abstractNumId w:val="41"/>
  </w:num>
  <w:num w:numId="10">
    <w:abstractNumId w:val="225"/>
  </w:num>
  <w:num w:numId="11">
    <w:abstractNumId w:val="93"/>
  </w:num>
  <w:num w:numId="12">
    <w:abstractNumId w:val="375"/>
  </w:num>
  <w:num w:numId="13">
    <w:abstractNumId w:val="378"/>
  </w:num>
  <w:num w:numId="14">
    <w:abstractNumId w:val="394"/>
  </w:num>
  <w:num w:numId="15">
    <w:abstractNumId w:val="199"/>
  </w:num>
  <w:num w:numId="16">
    <w:abstractNumId w:val="198"/>
  </w:num>
  <w:num w:numId="17">
    <w:abstractNumId w:val="525"/>
  </w:num>
  <w:num w:numId="18">
    <w:abstractNumId w:val="128"/>
  </w:num>
  <w:num w:numId="19">
    <w:abstractNumId w:val="440"/>
  </w:num>
  <w:num w:numId="20">
    <w:abstractNumId w:val="417"/>
  </w:num>
  <w:num w:numId="21">
    <w:abstractNumId w:val="407"/>
  </w:num>
  <w:num w:numId="22">
    <w:abstractNumId w:val="178"/>
  </w:num>
  <w:num w:numId="23">
    <w:abstractNumId w:val="275"/>
  </w:num>
  <w:num w:numId="24">
    <w:abstractNumId w:val="320"/>
  </w:num>
  <w:num w:numId="25">
    <w:abstractNumId w:val="174"/>
  </w:num>
  <w:num w:numId="26">
    <w:abstractNumId w:val="52"/>
  </w:num>
  <w:num w:numId="27">
    <w:abstractNumId w:val="212"/>
  </w:num>
  <w:num w:numId="28">
    <w:abstractNumId w:val="455"/>
  </w:num>
  <w:num w:numId="29">
    <w:abstractNumId w:val="157"/>
  </w:num>
  <w:num w:numId="30">
    <w:abstractNumId w:val="438"/>
  </w:num>
  <w:num w:numId="31">
    <w:abstractNumId w:val="25"/>
  </w:num>
  <w:num w:numId="32">
    <w:abstractNumId w:val="146"/>
  </w:num>
  <w:num w:numId="33">
    <w:abstractNumId w:val="331"/>
  </w:num>
  <w:num w:numId="34">
    <w:abstractNumId w:val="170"/>
  </w:num>
  <w:num w:numId="35">
    <w:abstractNumId w:val="67"/>
  </w:num>
  <w:num w:numId="36">
    <w:abstractNumId w:val="126"/>
  </w:num>
  <w:num w:numId="37">
    <w:abstractNumId w:val="10"/>
  </w:num>
  <w:num w:numId="38">
    <w:abstractNumId w:val="347"/>
  </w:num>
  <w:num w:numId="39">
    <w:abstractNumId w:val="555"/>
  </w:num>
  <w:num w:numId="40">
    <w:abstractNumId w:val="457"/>
  </w:num>
  <w:num w:numId="41">
    <w:abstractNumId w:val="553"/>
  </w:num>
  <w:num w:numId="42">
    <w:abstractNumId w:val="358"/>
  </w:num>
  <w:num w:numId="43">
    <w:abstractNumId w:val="221"/>
  </w:num>
  <w:num w:numId="44">
    <w:abstractNumId w:val="314"/>
  </w:num>
  <w:num w:numId="45">
    <w:abstractNumId w:val="316"/>
  </w:num>
  <w:num w:numId="46">
    <w:abstractNumId w:val="60"/>
  </w:num>
  <w:num w:numId="47">
    <w:abstractNumId w:val="382"/>
  </w:num>
  <w:num w:numId="48">
    <w:abstractNumId w:val="301"/>
  </w:num>
  <w:num w:numId="49">
    <w:abstractNumId w:val="37"/>
  </w:num>
  <w:num w:numId="50">
    <w:abstractNumId w:val="147"/>
  </w:num>
  <w:num w:numId="51">
    <w:abstractNumId w:val="82"/>
  </w:num>
  <w:num w:numId="52">
    <w:abstractNumId w:val="477"/>
  </w:num>
  <w:num w:numId="53">
    <w:abstractNumId w:val="550"/>
  </w:num>
  <w:num w:numId="54">
    <w:abstractNumId w:val="230"/>
  </w:num>
  <w:num w:numId="55">
    <w:abstractNumId w:val="220"/>
  </w:num>
  <w:num w:numId="56">
    <w:abstractNumId w:val="153"/>
  </w:num>
  <w:num w:numId="57">
    <w:abstractNumId w:val="365"/>
  </w:num>
  <w:num w:numId="58">
    <w:abstractNumId w:val="231"/>
  </w:num>
  <w:num w:numId="59">
    <w:abstractNumId w:val="202"/>
  </w:num>
  <w:num w:numId="60">
    <w:abstractNumId w:val="323"/>
  </w:num>
  <w:num w:numId="61">
    <w:abstractNumId w:val="544"/>
  </w:num>
  <w:num w:numId="62">
    <w:abstractNumId w:val="181"/>
  </w:num>
  <w:num w:numId="63">
    <w:abstractNumId w:val="351"/>
  </w:num>
  <w:num w:numId="64">
    <w:abstractNumId w:val="380"/>
  </w:num>
  <w:num w:numId="65">
    <w:abstractNumId w:val="238"/>
  </w:num>
  <w:num w:numId="66">
    <w:abstractNumId w:val="281"/>
  </w:num>
  <w:num w:numId="67">
    <w:abstractNumId w:val="470"/>
  </w:num>
  <w:num w:numId="68">
    <w:abstractNumId w:val="447"/>
  </w:num>
  <w:num w:numId="69">
    <w:abstractNumId w:val="155"/>
  </w:num>
  <w:num w:numId="70">
    <w:abstractNumId w:val="62"/>
  </w:num>
  <w:num w:numId="71">
    <w:abstractNumId w:val="415"/>
  </w:num>
  <w:num w:numId="72">
    <w:abstractNumId w:val="389"/>
  </w:num>
  <w:num w:numId="73">
    <w:abstractNumId w:val="343"/>
  </w:num>
  <w:num w:numId="74">
    <w:abstractNumId w:val="489"/>
  </w:num>
  <w:num w:numId="75">
    <w:abstractNumId w:val="144"/>
  </w:num>
  <w:num w:numId="76">
    <w:abstractNumId w:val="207"/>
  </w:num>
  <w:num w:numId="77">
    <w:abstractNumId w:val="259"/>
  </w:num>
  <w:num w:numId="78">
    <w:abstractNumId w:val="373"/>
  </w:num>
  <w:num w:numId="79">
    <w:abstractNumId w:val="97"/>
  </w:num>
  <w:num w:numId="80">
    <w:abstractNumId w:val="77"/>
  </w:num>
  <w:num w:numId="81">
    <w:abstractNumId w:val="134"/>
  </w:num>
  <w:num w:numId="82">
    <w:abstractNumId w:val="278"/>
  </w:num>
  <w:num w:numId="83">
    <w:abstractNumId w:val="39"/>
  </w:num>
  <w:num w:numId="84">
    <w:abstractNumId w:val="31"/>
  </w:num>
  <w:num w:numId="85">
    <w:abstractNumId w:val="563"/>
  </w:num>
  <w:num w:numId="86">
    <w:abstractNumId w:val="149"/>
  </w:num>
  <w:num w:numId="87">
    <w:abstractNumId w:val="349"/>
  </w:num>
  <w:num w:numId="88">
    <w:abstractNumId w:val="17"/>
  </w:num>
  <w:num w:numId="89">
    <w:abstractNumId w:val="534"/>
  </w:num>
  <w:num w:numId="90">
    <w:abstractNumId w:val="112"/>
  </w:num>
  <w:num w:numId="91">
    <w:abstractNumId w:val="187"/>
  </w:num>
  <w:num w:numId="92">
    <w:abstractNumId w:val="486"/>
  </w:num>
  <w:num w:numId="93">
    <w:abstractNumId w:val="61"/>
  </w:num>
  <w:num w:numId="94">
    <w:abstractNumId w:val="111"/>
  </w:num>
  <w:num w:numId="95">
    <w:abstractNumId w:val="453"/>
  </w:num>
  <w:num w:numId="96">
    <w:abstractNumId w:val="334"/>
  </w:num>
  <w:num w:numId="97">
    <w:abstractNumId w:val="119"/>
  </w:num>
  <w:num w:numId="98">
    <w:abstractNumId w:val="339"/>
  </w:num>
  <w:num w:numId="99">
    <w:abstractNumId w:val="505"/>
  </w:num>
  <w:num w:numId="100">
    <w:abstractNumId w:val="68"/>
  </w:num>
  <w:num w:numId="101">
    <w:abstractNumId w:val="390"/>
  </w:num>
  <w:num w:numId="102">
    <w:abstractNumId w:val="419"/>
  </w:num>
  <w:num w:numId="103">
    <w:abstractNumId w:val="72"/>
  </w:num>
  <w:num w:numId="104">
    <w:abstractNumId w:val="383"/>
  </w:num>
  <w:num w:numId="105">
    <w:abstractNumId w:val="204"/>
  </w:num>
  <w:num w:numId="106">
    <w:abstractNumId w:val="226"/>
  </w:num>
  <w:num w:numId="107">
    <w:abstractNumId w:val="537"/>
  </w:num>
  <w:num w:numId="108">
    <w:abstractNumId w:val="34"/>
  </w:num>
  <w:num w:numId="109">
    <w:abstractNumId w:val="261"/>
  </w:num>
  <w:num w:numId="110">
    <w:abstractNumId w:val="57"/>
  </w:num>
  <w:num w:numId="111">
    <w:abstractNumId w:val="169"/>
  </w:num>
  <w:num w:numId="112">
    <w:abstractNumId w:val="291"/>
  </w:num>
  <w:num w:numId="113">
    <w:abstractNumId w:val="456"/>
  </w:num>
  <w:num w:numId="114">
    <w:abstractNumId w:val="196"/>
  </w:num>
  <w:num w:numId="115">
    <w:abstractNumId w:val="558"/>
  </w:num>
  <w:num w:numId="116">
    <w:abstractNumId w:val="246"/>
  </w:num>
  <w:num w:numId="117">
    <w:abstractNumId w:val="47"/>
  </w:num>
  <w:num w:numId="118">
    <w:abstractNumId w:val="401"/>
  </w:num>
  <w:num w:numId="119">
    <w:abstractNumId w:val="306"/>
  </w:num>
  <w:num w:numId="120">
    <w:abstractNumId w:val="24"/>
  </w:num>
  <w:num w:numId="121">
    <w:abstractNumId w:val="211"/>
  </w:num>
  <w:num w:numId="122">
    <w:abstractNumId w:val="297"/>
  </w:num>
  <w:num w:numId="123">
    <w:abstractNumId w:val="70"/>
  </w:num>
  <w:num w:numId="124">
    <w:abstractNumId w:val="83"/>
  </w:num>
  <w:num w:numId="125">
    <w:abstractNumId w:val="298"/>
  </w:num>
  <w:num w:numId="126">
    <w:abstractNumId w:val="66"/>
  </w:num>
  <w:num w:numId="127">
    <w:abstractNumId w:val="203"/>
  </w:num>
  <w:num w:numId="128">
    <w:abstractNumId w:val="355"/>
  </w:num>
  <w:num w:numId="129">
    <w:abstractNumId w:val="159"/>
  </w:num>
  <w:num w:numId="130">
    <w:abstractNumId w:val="183"/>
  </w:num>
  <w:num w:numId="131">
    <w:abstractNumId w:val="499"/>
  </w:num>
  <w:num w:numId="132">
    <w:abstractNumId w:val="16"/>
  </w:num>
  <w:num w:numId="133">
    <w:abstractNumId w:val="274"/>
  </w:num>
  <w:num w:numId="134">
    <w:abstractNumId w:val="106"/>
  </w:num>
  <w:num w:numId="135">
    <w:abstractNumId w:val="279"/>
  </w:num>
  <w:num w:numId="136">
    <w:abstractNumId w:val="476"/>
  </w:num>
  <w:num w:numId="137">
    <w:abstractNumId w:val="165"/>
  </w:num>
  <w:num w:numId="138">
    <w:abstractNumId w:val="294"/>
  </w:num>
  <w:num w:numId="139">
    <w:abstractNumId w:val="492"/>
  </w:num>
  <w:num w:numId="140">
    <w:abstractNumId w:val="515"/>
  </w:num>
  <w:num w:numId="141">
    <w:abstractNumId w:val="568"/>
  </w:num>
  <w:num w:numId="142">
    <w:abstractNumId w:val="474"/>
  </w:num>
  <w:num w:numId="143">
    <w:abstractNumId w:val="257"/>
  </w:num>
  <w:num w:numId="144">
    <w:abstractNumId w:val="114"/>
  </w:num>
  <w:num w:numId="145">
    <w:abstractNumId w:val="215"/>
  </w:num>
  <w:num w:numId="146">
    <w:abstractNumId w:val="140"/>
  </w:num>
  <w:num w:numId="147">
    <w:abstractNumId w:val="255"/>
  </w:num>
  <w:num w:numId="148">
    <w:abstractNumId w:val="95"/>
  </w:num>
  <w:num w:numId="149">
    <w:abstractNumId w:val="42"/>
  </w:num>
  <w:num w:numId="150">
    <w:abstractNumId w:val="357"/>
  </w:num>
  <w:num w:numId="151">
    <w:abstractNumId w:val="222"/>
  </w:num>
  <w:num w:numId="152">
    <w:abstractNumId w:val="78"/>
  </w:num>
  <w:num w:numId="153">
    <w:abstractNumId w:val="569"/>
  </w:num>
  <w:num w:numId="154">
    <w:abstractNumId w:val="240"/>
  </w:num>
  <w:num w:numId="155">
    <w:abstractNumId w:val="392"/>
  </w:num>
  <w:num w:numId="156">
    <w:abstractNumId w:val="185"/>
  </w:num>
  <w:num w:numId="157">
    <w:abstractNumId w:val="450"/>
  </w:num>
  <w:num w:numId="158">
    <w:abstractNumId w:val="105"/>
  </w:num>
  <w:num w:numId="159">
    <w:abstractNumId w:val="53"/>
  </w:num>
  <w:num w:numId="160">
    <w:abstractNumId w:val="184"/>
  </w:num>
  <w:num w:numId="161">
    <w:abstractNumId w:val="20"/>
  </w:num>
  <w:num w:numId="162">
    <w:abstractNumId w:val="189"/>
  </w:num>
  <w:num w:numId="163">
    <w:abstractNumId w:val="266"/>
  </w:num>
  <w:num w:numId="164">
    <w:abstractNumId w:val="285"/>
  </w:num>
  <w:num w:numId="165">
    <w:abstractNumId w:val="458"/>
  </w:num>
  <w:num w:numId="166">
    <w:abstractNumId w:val="508"/>
  </w:num>
  <w:num w:numId="167">
    <w:abstractNumId w:val="491"/>
  </w:num>
  <w:num w:numId="168">
    <w:abstractNumId w:val="175"/>
  </w:num>
  <w:num w:numId="169">
    <w:abstractNumId w:val="80"/>
  </w:num>
  <w:num w:numId="170">
    <w:abstractNumId w:val="90"/>
  </w:num>
  <w:num w:numId="171">
    <w:abstractNumId w:val="102"/>
  </w:num>
  <w:num w:numId="172">
    <w:abstractNumId w:val="449"/>
  </w:num>
  <w:num w:numId="173">
    <w:abstractNumId w:val="488"/>
  </w:num>
  <w:num w:numId="174">
    <w:abstractNumId w:val="461"/>
  </w:num>
  <w:num w:numId="175">
    <w:abstractNumId w:val="197"/>
  </w:num>
  <w:num w:numId="176">
    <w:abstractNumId w:val="135"/>
  </w:num>
  <w:num w:numId="177">
    <w:abstractNumId w:val="487"/>
  </w:num>
  <w:num w:numId="178">
    <w:abstractNumId w:val="387"/>
  </w:num>
  <w:num w:numId="179">
    <w:abstractNumId w:val="1"/>
  </w:num>
  <w:num w:numId="180">
    <w:abstractNumId w:val="9"/>
  </w:num>
  <w:num w:numId="181">
    <w:abstractNumId w:val="539"/>
  </w:num>
  <w:num w:numId="182">
    <w:abstractNumId w:val="295"/>
  </w:num>
  <w:num w:numId="183">
    <w:abstractNumId w:val="483"/>
  </w:num>
  <w:num w:numId="184">
    <w:abstractNumId w:val="313"/>
  </w:num>
  <w:num w:numId="185">
    <w:abstractNumId w:val="241"/>
  </w:num>
  <w:num w:numId="186">
    <w:abstractNumId w:val="379"/>
  </w:num>
  <w:num w:numId="187">
    <w:abstractNumId w:val="115"/>
  </w:num>
  <w:num w:numId="188">
    <w:abstractNumId w:val="328"/>
  </w:num>
  <w:num w:numId="189">
    <w:abstractNumId w:val="546"/>
  </w:num>
  <w:num w:numId="190">
    <w:abstractNumId w:val="460"/>
  </w:num>
  <w:num w:numId="191">
    <w:abstractNumId w:val="252"/>
  </w:num>
  <w:num w:numId="192">
    <w:abstractNumId w:val="342"/>
  </w:num>
  <w:num w:numId="193">
    <w:abstractNumId w:val="262"/>
  </w:num>
  <w:num w:numId="194">
    <w:abstractNumId w:val="283"/>
  </w:num>
  <w:num w:numId="195">
    <w:abstractNumId w:val="434"/>
  </w:num>
  <w:num w:numId="196">
    <w:abstractNumId w:val="223"/>
  </w:num>
  <w:num w:numId="197">
    <w:abstractNumId w:val="384"/>
  </w:num>
  <w:num w:numId="198">
    <w:abstractNumId w:val="205"/>
  </w:num>
  <w:num w:numId="199">
    <w:abstractNumId w:val="341"/>
  </w:num>
  <w:num w:numId="200">
    <w:abstractNumId w:val="26"/>
  </w:num>
  <w:num w:numId="201">
    <w:abstractNumId w:val="227"/>
  </w:num>
  <w:num w:numId="202">
    <w:abstractNumId w:val="191"/>
  </w:num>
  <w:num w:numId="203">
    <w:abstractNumId w:val="208"/>
  </w:num>
  <w:num w:numId="204">
    <w:abstractNumId w:val="190"/>
  </w:num>
  <w:num w:numId="205">
    <w:abstractNumId w:val="423"/>
  </w:num>
  <w:num w:numId="206">
    <w:abstractNumId w:val="117"/>
  </w:num>
  <w:num w:numId="207">
    <w:abstractNumId w:val="145"/>
  </w:num>
  <w:num w:numId="208">
    <w:abstractNumId w:val="310"/>
  </w:num>
  <w:num w:numId="209">
    <w:abstractNumId w:val="413"/>
  </w:num>
  <w:num w:numId="210">
    <w:abstractNumId w:val="353"/>
  </w:num>
  <w:num w:numId="211">
    <w:abstractNumId w:val="88"/>
  </w:num>
  <w:num w:numId="212">
    <w:abstractNumId w:val="166"/>
  </w:num>
  <w:num w:numId="213">
    <w:abstractNumId w:val="171"/>
  </w:num>
  <w:num w:numId="214">
    <w:abstractNumId w:val="348"/>
  </w:num>
  <w:num w:numId="215">
    <w:abstractNumId w:val="377"/>
  </w:num>
  <w:num w:numId="216">
    <w:abstractNumId w:val="335"/>
  </w:num>
  <w:num w:numId="217">
    <w:abstractNumId w:val="432"/>
  </w:num>
  <w:num w:numId="218">
    <w:abstractNumId w:val="399"/>
  </w:num>
  <w:num w:numId="219">
    <w:abstractNumId w:val="156"/>
  </w:num>
  <w:num w:numId="220">
    <w:abstractNumId w:val="254"/>
  </w:num>
  <w:num w:numId="221">
    <w:abstractNumId w:val="436"/>
  </w:num>
  <w:num w:numId="222">
    <w:abstractNumId w:val="503"/>
  </w:num>
  <w:num w:numId="223">
    <w:abstractNumId w:val="48"/>
  </w:num>
  <w:num w:numId="224">
    <w:abstractNumId w:val="201"/>
  </w:num>
  <w:num w:numId="225">
    <w:abstractNumId w:val="472"/>
  </w:num>
  <w:num w:numId="226">
    <w:abstractNumId w:val="13"/>
  </w:num>
  <w:num w:numId="227">
    <w:abstractNumId w:val="493"/>
  </w:num>
  <w:num w:numId="228">
    <w:abstractNumId w:val="414"/>
  </w:num>
  <w:num w:numId="229">
    <w:abstractNumId w:val="250"/>
  </w:num>
  <w:num w:numId="230">
    <w:abstractNumId w:val="214"/>
  </w:num>
  <w:num w:numId="231">
    <w:abstractNumId w:val="14"/>
  </w:num>
  <w:num w:numId="232">
    <w:abstractNumId w:val="30"/>
  </w:num>
  <w:num w:numId="233">
    <w:abstractNumId w:val="104"/>
  </w:num>
  <w:num w:numId="234">
    <w:abstractNumId w:val="99"/>
  </w:num>
  <w:num w:numId="235">
    <w:abstractNumId w:val="158"/>
  </w:num>
  <w:num w:numId="236">
    <w:abstractNumId w:val="280"/>
  </w:num>
  <w:num w:numId="237">
    <w:abstractNumId w:val="376"/>
  </w:num>
  <w:num w:numId="238">
    <w:abstractNumId w:val="327"/>
  </w:num>
  <w:num w:numId="239">
    <w:abstractNumId w:val="332"/>
  </w:num>
  <w:num w:numId="240">
    <w:abstractNumId w:val="360"/>
  </w:num>
  <w:num w:numId="241">
    <w:abstractNumId w:val="22"/>
  </w:num>
  <w:num w:numId="242">
    <w:abstractNumId w:val="475"/>
  </w:num>
  <w:num w:numId="243">
    <w:abstractNumId w:val="522"/>
  </w:num>
  <w:num w:numId="244">
    <w:abstractNumId w:val="84"/>
  </w:num>
  <w:num w:numId="245">
    <w:abstractNumId w:val="129"/>
  </w:num>
  <w:num w:numId="246">
    <w:abstractNumId w:val="398"/>
  </w:num>
  <w:num w:numId="247">
    <w:abstractNumId w:val="268"/>
  </w:num>
  <w:num w:numId="248">
    <w:abstractNumId w:val="193"/>
  </w:num>
  <w:num w:numId="249">
    <w:abstractNumId w:val="258"/>
  </w:num>
  <w:num w:numId="250">
    <w:abstractNumId w:val="75"/>
  </w:num>
  <w:num w:numId="251">
    <w:abstractNumId w:val="270"/>
  </w:num>
  <w:num w:numId="252">
    <w:abstractNumId w:val="345"/>
  </w:num>
  <w:num w:numId="253">
    <w:abstractNumId w:val="446"/>
  </w:num>
  <w:num w:numId="254">
    <w:abstractNumId w:val="173"/>
  </w:num>
  <w:num w:numId="255">
    <w:abstractNumId w:val="263"/>
  </w:num>
  <w:num w:numId="256">
    <w:abstractNumId w:val="416"/>
  </w:num>
  <w:num w:numId="257">
    <w:abstractNumId w:val="523"/>
  </w:num>
  <w:num w:numId="258">
    <w:abstractNumId w:val="73"/>
  </w:num>
  <w:num w:numId="259">
    <w:abstractNumId w:val="433"/>
  </w:num>
  <w:num w:numId="260">
    <w:abstractNumId w:val="322"/>
  </w:num>
  <w:num w:numId="261">
    <w:abstractNumId w:val="264"/>
  </w:num>
  <w:num w:numId="262">
    <w:abstractNumId w:val="513"/>
  </w:num>
  <w:num w:numId="263">
    <w:abstractNumId w:val="479"/>
  </w:num>
  <w:num w:numId="264">
    <w:abstractNumId w:val="71"/>
  </w:num>
  <w:num w:numId="265">
    <w:abstractNumId w:val="560"/>
  </w:num>
  <w:num w:numId="266">
    <w:abstractNumId w:val="154"/>
  </w:num>
  <w:num w:numId="267">
    <w:abstractNumId w:val="542"/>
  </w:num>
  <w:num w:numId="268">
    <w:abstractNumId w:val="478"/>
  </w:num>
  <w:num w:numId="269">
    <w:abstractNumId w:val="426"/>
  </w:num>
  <w:num w:numId="270">
    <w:abstractNumId w:val="229"/>
  </w:num>
  <w:num w:numId="271">
    <w:abstractNumId w:val="519"/>
  </w:num>
  <w:num w:numId="272">
    <w:abstractNumId w:val="213"/>
  </w:num>
  <w:num w:numId="273">
    <w:abstractNumId w:val="4"/>
  </w:num>
  <w:num w:numId="274">
    <w:abstractNumId w:val="206"/>
  </w:num>
  <w:num w:numId="275">
    <w:abstractNumId w:val="527"/>
  </w:num>
  <w:num w:numId="276">
    <w:abstractNumId w:val="303"/>
  </w:num>
  <w:num w:numId="277">
    <w:abstractNumId w:val="43"/>
  </w:num>
  <w:num w:numId="278">
    <w:abstractNumId w:val="404"/>
  </w:num>
  <w:num w:numId="279">
    <w:abstractNumId w:val="411"/>
  </w:num>
  <w:num w:numId="280">
    <w:abstractNumId w:val="148"/>
  </w:num>
  <w:num w:numId="281">
    <w:abstractNumId w:val="364"/>
  </w:num>
  <w:num w:numId="282">
    <w:abstractNumId w:val="562"/>
  </w:num>
  <w:num w:numId="283">
    <w:abstractNumId w:val="352"/>
  </w:num>
  <w:num w:numId="284">
    <w:abstractNumId w:val="107"/>
  </w:num>
  <w:num w:numId="285">
    <w:abstractNumId w:val="531"/>
  </w:num>
  <w:num w:numId="286">
    <w:abstractNumId w:val="249"/>
  </w:num>
  <w:num w:numId="287">
    <w:abstractNumId w:val="40"/>
  </w:num>
  <w:num w:numId="288">
    <w:abstractNumId w:val="89"/>
  </w:num>
  <w:num w:numId="289">
    <w:abstractNumId w:val="318"/>
  </w:num>
  <w:num w:numId="290">
    <w:abstractNumId w:val="234"/>
  </w:num>
  <w:num w:numId="291">
    <w:abstractNumId w:val="195"/>
  </w:num>
  <w:num w:numId="292">
    <w:abstractNumId w:val="200"/>
  </w:num>
  <w:num w:numId="293">
    <w:abstractNumId w:val="304"/>
  </w:num>
  <w:num w:numId="294">
    <w:abstractNumId w:val="86"/>
  </w:num>
  <w:num w:numId="295">
    <w:abstractNumId w:val="46"/>
  </w:num>
  <w:num w:numId="296">
    <w:abstractNumId w:val="346"/>
  </w:num>
  <w:num w:numId="297">
    <w:abstractNumId w:val="12"/>
  </w:num>
  <w:num w:numId="298">
    <w:abstractNumId w:val="121"/>
  </w:num>
  <w:num w:numId="299">
    <w:abstractNumId w:val="139"/>
  </w:num>
  <w:num w:numId="300">
    <w:abstractNumId w:val="224"/>
  </w:num>
  <w:num w:numId="301">
    <w:abstractNumId w:val="32"/>
  </w:num>
  <w:num w:numId="302">
    <w:abstractNumId w:val="521"/>
  </w:num>
  <w:num w:numId="303">
    <w:abstractNumId w:val="484"/>
  </w:num>
  <w:num w:numId="304">
    <w:abstractNumId w:val="100"/>
  </w:num>
  <w:num w:numId="305">
    <w:abstractNumId w:val="122"/>
  </w:num>
  <w:num w:numId="306">
    <w:abstractNumId w:val="307"/>
  </w:num>
  <w:num w:numId="307">
    <w:abstractNumId w:val="179"/>
  </w:num>
  <w:num w:numId="308">
    <w:abstractNumId w:val="290"/>
  </w:num>
  <w:num w:numId="309">
    <w:abstractNumId w:val="98"/>
  </w:num>
  <w:num w:numId="310">
    <w:abstractNumId w:val="421"/>
  </w:num>
  <w:num w:numId="311">
    <w:abstractNumId w:val="337"/>
  </w:num>
  <w:num w:numId="312">
    <w:abstractNumId w:val="300"/>
  </w:num>
  <w:num w:numId="313">
    <w:abstractNumId w:val="271"/>
  </w:num>
  <w:num w:numId="314">
    <w:abstractNumId w:val="162"/>
  </w:num>
  <w:num w:numId="315">
    <w:abstractNumId w:val="29"/>
  </w:num>
  <w:num w:numId="316">
    <w:abstractNumId w:val="517"/>
  </w:num>
  <w:num w:numId="317">
    <w:abstractNumId w:val="284"/>
  </w:num>
  <w:num w:numId="318">
    <w:abstractNumId w:val="567"/>
  </w:num>
  <w:num w:numId="319">
    <w:abstractNumId w:val="27"/>
  </w:num>
  <w:num w:numId="320">
    <w:abstractNumId w:val="56"/>
  </w:num>
  <w:num w:numId="321">
    <w:abstractNumId w:val="465"/>
  </w:num>
  <w:num w:numId="322">
    <w:abstractNumId w:val="370"/>
  </w:num>
  <w:num w:numId="323">
    <w:abstractNumId w:val="393"/>
  </w:num>
  <w:num w:numId="324">
    <w:abstractNumId w:val="412"/>
  </w:num>
  <w:num w:numId="325">
    <w:abstractNumId w:val="336"/>
  </w:num>
  <w:num w:numId="326">
    <w:abstractNumId w:val="408"/>
  </w:num>
  <w:num w:numId="327">
    <w:abstractNumId w:val="454"/>
  </w:num>
  <w:num w:numId="328">
    <w:abstractNumId w:val="248"/>
  </w:num>
  <w:num w:numId="329">
    <w:abstractNumId w:val="64"/>
  </w:num>
  <w:num w:numId="330">
    <w:abstractNumId w:val="302"/>
  </w:num>
  <w:num w:numId="331">
    <w:abstractNumId w:val="428"/>
  </w:num>
  <w:num w:numId="332">
    <w:abstractNumId w:val="325"/>
  </w:num>
  <w:num w:numId="333">
    <w:abstractNumId w:val="481"/>
  </w:num>
  <w:num w:numId="334">
    <w:abstractNumId w:val="253"/>
  </w:num>
  <w:num w:numId="335">
    <w:abstractNumId w:val="85"/>
  </w:num>
  <w:num w:numId="336">
    <w:abstractNumId w:val="5"/>
  </w:num>
  <w:num w:numId="337">
    <w:abstractNumId w:val="363"/>
  </w:num>
  <w:num w:numId="338">
    <w:abstractNumId w:val="317"/>
  </w:num>
  <w:num w:numId="339">
    <w:abstractNumId w:val="549"/>
  </w:num>
  <w:num w:numId="340">
    <w:abstractNumId w:val="36"/>
  </w:num>
  <w:num w:numId="341">
    <w:abstractNumId w:val="8"/>
  </w:num>
  <w:num w:numId="342">
    <w:abstractNumId w:val="2"/>
  </w:num>
  <w:num w:numId="343">
    <w:abstractNumId w:val="315"/>
  </w:num>
  <w:num w:numId="344">
    <w:abstractNumId w:val="452"/>
  </w:num>
  <w:num w:numId="345">
    <w:abstractNumId w:val="321"/>
  </w:num>
  <w:num w:numId="346">
    <w:abstractNumId w:val="235"/>
  </w:num>
  <w:num w:numId="347">
    <w:abstractNumId w:val="242"/>
  </w:num>
  <w:num w:numId="348">
    <w:abstractNumId w:val="116"/>
  </w:num>
  <w:num w:numId="349">
    <w:abstractNumId w:val="444"/>
  </w:num>
  <w:num w:numId="350">
    <w:abstractNumId w:val="506"/>
  </w:num>
  <w:num w:numId="351">
    <w:abstractNumId w:val="409"/>
  </w:num>
  <w:num w:numId="352">
    <w:abstractNumId w:val="538"/>
  </w:num>
  <w:num w:numId="353">
    <w:abstractNumId w:val="418"/>
  </w:num>
  <w:num w:numId="354">
    <w:abstractNumId w:val="118"/>
  </w:num>
  <w:num w:numId="355">
    <w:abstractNumId w:val="272"/>
  </w:num>
  <w:num w:numId="356">
    <w:abstractNumId w:val="293"/>
  </w:num>
  <w:num w:numId="357">
    <w:abstractNumId w:val="152"/>
  </w:num>
  <w:num w:numId="358">
    <w:abstractNumId w:val="430"/>
  </w:num>
  <w:num w:numId="359">
    <w:abstractNumId w:val="176"/>
  </w:num>
  <w:num w:numId="360">
    <w:abstractNumId w:val="123"/>
  </w:num>
  <w:num w:numId="361">
    <w:abstractNumId w:val="429"/>
  </w:num>
  <w:num w:numId="362">
    <w:abstractNumId w:val="529"/>
  </w:num>
  <w:num w:numId="363">
    <w:abstractNumId w:val="216"/>
  </w:num>
  <w:num w:numId="364">
    <w:abstractNumId w:val="566"/>
  </w:num>
  <w:num w:numId="365">
    <w:abstractNumId w:val="101"/>
  </w:num>
  <w:num w:numId="366">
    <w:abstractNumId w:val="63"/>
  </w:num>
  <w:num w:numId="367">
    <w:abstractNumId w:val="463"/>
  </w:num>
  <w:num w:numId="368">
    <w:abstractNumId w:val="557"/>
  </w:num>
  <w:num w:numId="369">
    <w:abstractNumId w:val="385"/>
  </w:num>
  <w:num w:numId="370">
    <w:abstractNumId w:val="292"/>
  </w:num>
  <w:num w:numId="371">
    <w:abstractNumId w:val="113"/>
  </w:num>
  <w:num w:numId="372">
    <w:abstractNumId w:val="441"/>
  </w:num>
  <w:num w:numId="373">
    <w:abstractNumId w:val="237"/>
  </w:num>
  <w:num w:numId="374">
    <w:abstractNumId w:val="498"/>
  </w:num>
  <w:num w:numId="375">
    <w:abstractNumId w:val="127"/>
  </w:num>
  <w:num w:numId="376">
    <w:abstractNumId w:val="362"/>
  </w:num>
  <w:num w:numId="377">
    <w:abstractNumId w:val="244"/>
  </w:num>
  <w:num w:numId="378">
    <w:abstractNumId w:val="372"/>
  </w:num>
  <w:num w:numId="379">
    <w:abstractNumId w:val="273"/>
  </w:num>
  <w:num w:numId="380">
    <w:abstractNumId w:val="161"/>
  </w:num>
  <w:num w:numId="381">
    <w:abstractNumId w:val="501"/>
  </w:num>
  <w:num w:numId="382">
    <w:abstractNumId w:val="245"/>
  </w:num>
  <w:num w:numId="383">
    <w:abstractNumId w:val="319"/>
  </w:num>
  <w:num w:numId="384">
    <w:abstractNumId w:val="551"/>
  </w:num>
  <w:num w:numId="385">
    <w:abstractNumId w:val="15"/>
  </w:num>
  <w:num w:numId="386">
    <w:abstractNumId w:val="552"/>
  </w:num>
  <w:num w:numId="387">
    <w:abstractNumId w:val="395"/>
  </w:num>
  <w:num w:numId="388">
    <w:abstractNumId w:val="288"/>
  </w:num>
  <w:num w:numId="389">
    <w:abstractNumId w:val="151"/>
  </w:num>
  <w:num w:numId="390">
    <w:abstractNumId w:val="324"/>
  </w:num>
  <w:num w:numId="391">
    <w:abstractNumId w:val="495"/>
  </w:num>
  <w:num w:numId="392">
    <w:abstractNumId w:val="94"/>
  </w:num>
  <w:num w:numId="393">
    <w:abstractNumId w:val="420"/>
  </w:num>
  <w:num w:numId="394">
    <w:abstractNumId w:val="228"/>
  </w:num>
  <w:num w:numId="395">
    <w:abstractNumId w:val="282"/>
  </w:num>
  <w:num w:numId="396">
    <w:abstractNumId w:val="172"/>
  </w:num>
  <w:num w:numId="397">
    <w:abstractNumId w:val="131"/>
  </w:num>
  <w:num w:numId="398">
    <w:abstractNumId w:val="65"/>
  </w:num>
  <w:num w:numId="399">
    <w:abstractNumId w:val="424"/>
  </w:num>
  <w:num w:numId="400">
    <w:abstractNumId w:val="556"/>
  </w:num>
  <w:num w:numId="401">
    <w:abstractNumId w:val="19"/>
  </w:num>
  <w:num w:numId="402">
    <w:abstractNumId w:val="55"/>
  </w:num>
  <w:num w:numId="403">
    <w:abstractNumId w:val="133"/>
  </w:num>
  <w:num w:numId="404">
    <w:abstractNumId w:val="402"/>
  </w:num>
  <w:num w:numId="405">
    <w:abstractNumId w:val="510"/>
  </w:num>
  <w:num w:numId="406">
    <w:abstractNumId w:val="361"/>
  </w:num>
  <w:num w:numId="407">
    <w:abstractNumId w:val="91"/>
  </w:num>
  <w:num w:numId="408">
    <w:abstractNumId w:val="277"/>
  </w:num>
  <w:num w:numId="409">
    <w:abstractNumId w:val="403"/>
  </w:num>
  <w:num w:numId="410">
    <w:abstractNumId w:val="209"/>
  </w:num>
  <w:num w:numId="411">
    <w:abstractNumId w:val="561"/>
  </w:num>
  <w:num w:numId="412">
    <w:abstractNumId w:val="462"/>
  </w:num>
  <w:num w:numId="413">
    <w:abstractNumId w:val="442"/>
  </w:num>
  <w:num w:numId="414">
    <w:abstractNumId w:val="333"/>
  </w:num>
  <w:num w:numId="415">
    <w:abstractNumId w:val="547"/>
  </w:num>
  <w:num w:numId="416">
    <w:abstractNumId w:val="464"/>
  </w:num>
  <w:num w:numId="417">
    <w:abstractNumId w:val="150"/>
  </w:num>
  <w:num w:numId="418">
    <w:abstractNumId w:val="482"/>
  </w:num>
  <w:num w:numId="419">
    <w:abstractNumId w:val="35"/>
  </w:num>
  <w:num w:numId="420">
    <w:abstractNumId w:val="186"/>
  </w:num>
  <w:num w:numId="421">
    <w:abstractNumId w:val="528"/>
  </w:num>
  <w:num w:numId="422">
    <w:abstractNumId w:val="11"/>
  </w:num>
  <w:num w:numId="423">
    <w:abstractNumId w:val="168"/>
  </w:num>
  <w:num w:numId="424">
    <w:abstractNumId w:val="120"/>
  </w:num>
  <w:num w:numId="425">
    <w:abstractNumId w:val="130"/>
  </w:num>
  <w:num w:numId="426">
    <w:abstractNumId w:val="469"/>
  </w:num>
  <w:num w:numId="427">
    <w:abstractNumId w:val="532"/>
  </w:num>
  <w:num w:numId="428">
    <w:abstractNumId w:val="445"/>
  </w:num>
  <w:num w:numId="429">
    <w:abstractNumId w:val="340"/>
  </w:num>
  <w:num w:numId="430">
    <w:abstractNumId w:val="233"/>
  </w:num>
  <w:num w:numId="431">
    <w:abstractNumId w:val="312"/>
  </w:num>
  <w:num w:numId="432">
    <w:abstractNumId w:val="81"/>
  </w:num>
  <w:num w:numId="433">
    <w:abstractNumId w:val="109"/>
  </w:num>
  <w:num w:numId="434">
    <w:abstractNumId w:val="28"/>
  </w:num>
  <w:num w:numId="435">
    <w:abstractNumId w:val="516"/>
  </w:num>
  <w:num w:numId="436">
    <w:abstractNumId w:val="439"/>
  </w:num>
  <w:num w:numId="437">
    <w:abstractNumId w:val="471"/>
  </w:num>
  <w:num w:numId="438">
    <w:abstractNumId w:val="51"/>
  </w:num>
  <w:num w:numId="439">
    <w:abstractNumId w:val="329"/>
  </w:num>
  <w:num w:numId="440">
    <w:abstractNumId w:val="371"/>
  </w:num>
  <w:num w:numId="441">
    <w:abstractNumId w:val="309"/>
  </w:num>
  <w:num w:numId="442">
    <w:abstractNumId w:val="219"/>
  </w:num>
  <w:num w:numId="443">
    <w:abstractNumId w:val="368"/>
  </w:num>
  <w:num w:numId="444">
    <w:abstractNumId w:val="330"/>
  </w:num>
  <w:num w:numId="445">
    <w:abstractNumId w:val="265"/>
  </w:num>
  <w:num w:numId="446">
    <w:abstractNumId w:val="217"/>
  </w:num>
  <w:num w:numId="447">
    <w:abstractNumId w:val="6"/>
  </w:num>
  <w:num w:numId="448">
    <w:abstractNumId w:val="96"/>
  </w:num>
  <w:num w:numId="449">
    <w:abstractNumId w:val="33"/>
  </w:num>
  <w:num w:numId="450">
    <w:abstractNumId w:val="136"/>
  </w:num>
  <w:num w:numId="451">
    <w:abstractNumId w:val="425"/>
  </w:num>
  <w:num w:numId="452">
    <w:abstractNumId w:val="507"/>
  </w:num>
  <w:num w:numId="453">
    <w:abstractNumId w:val="443"/>
  </w:num>
  <w:num w:numId="454">
    <w:abstractNumId w:val="180"/>
  </w:num>
  <w:num w:numId="455">
    <w:abstractNumId w:val="496"/>
  </w:num>
  <w:num w:numId="456">
    <w:abstractNumId w:val="548"/>
  </w:num>
  <w:num w:numId="457">
    <w:abstractNumId w:val="0"/>
  </w:num>
  <w:num w:numId="458">
    <w:abstractNumId w:val="54"/>
  </w:num>
  <w:num w:numId="459">
    <w:abstractNumId w:val="58"/>
  </w:num>
  <w:num w:numId="460">
    <w:abstractNumId w:val="536"/>
  </w:num>
  <w:num w:numId="461">
    <w:abstractNumId w:val="500"/>
  </w:num>
  <w:num w:numId="462">
    <w:abstractNumId w:val="388"/>
  </w:num>
  <w:num w:numId="463">
    <w:abstractNumId w:val="533"/>
  </w:num>
  <w:num w:numId="464">
    <w:abstractNumId w:val="18"/>
  </w:num>
  <w:num w:numId="465">
    <w:abstractNumId w:val="267"/>
  </w:num>
  <w:num w:numId="466">
    <w:abstractNumId w:val="79"/>
  </w:num>
  <w:num w:numId="467">
    <w:abstractNumId w:val="366"/>
  </w:num>
  <w:num w:numId="468">
    <w:abstractNumId w:val="509"/>
  </w:num>
  <w:num w:numId="469">
    <w:abstractNumId w:val="473"/>
  </w:num>
  <w:num w:numId="470">
    <w:abstractNumId w:val="466"/>
  </w:num>
  <w:num w:numId="471">
    <w:abstractNumId w:val="410"/>
  </w:num>
  <w:num w:numId="472">
    <w:abstractNumId w:val="160"/>
  </w:num>
  <w:num w:numId="473">
    <w:abstractNumId w:val="124"/>
  </w:num>
  <w:num w:numId="474">
    <w:abstractNumId w:val="427"/>
  </w:num>
  <w:num w:numId="475">
    <w:abstractNumId w:val="69"/>
  </w:num>
  <w:num w:numId="476">
    <w:abstractNumId w:val="239"/>
  </w:num>
  <w:num w:numId="477">
    <w:abstractNumId w:val="256"/>
  </w:num>
  <w:num w:numId="478">
    <w:abstractNumId w:val="437"/>
  </w:num>
  <w:num w:numId="479">
    <w:abstractNumId w:val="232"/>
  </w:num>
  <w:num w:numId="480">
    <w:abstractNumId w:val="367"/>
  </w:num>
  <w:num w:numId="481">
    <w:abstractNumId w:val="142"/>
  </w:num>
  <w:num w:numId="482">
    <w:abstractNumId w:val="526"/>
  </w:num>
  <w:num w:numId="483">
    <w:abstractNumId w:val="177"/>
  </w:num>
  <w:num w:numId="484">
    <w:abstractNumId w:val="467"/>
  </w:num>
  <w:num w:numId="485">
    <w:abstractNumId w:val="406"/>
  </w:num>
  <w:num w:numId="486">
    <w:abstractNumId w:val="448"/>
  </w:num>
  <w:num w:numId="487">
    <w:abstractNumId w:val="87"/>
  </w:num>
  <w:num w:numId="488">
    <w:abstractNumId w:val="7"/>
  </w:num>
  <w:num w:numId="489">
    <w:abstractNumId w:val="38"/>
  </w:num>
  <w:num w:numId="490">
    <w:abstractNumId w:val="391"/>
  </w:num>
  <w:num w:numId="491">
    <w:abstractNumId w:val="236"/>
  </w:num>
  <w:num w:numId="492">
    <w:abstractNumId w:val="326"/>
  </w:num>
  <w:num w:numId="493">
    <w:abstractNumId w:val="459"/>
  </w:num>
  <w:num w:numId="494">
    <w:abstractNumId w:val="289"/>
  </w:num>
  <w:num w:numId="495">
    <w:abstractNumId w:val="59"/>
  </w:num>
  <w:num w:numId="496">
    <w:abstractNumId w:val="490"/>
  </w:num>
  <w:num w:numId="497">
    <w:abstractNumId w:val="435"/>
  </w:num>
  <w:num w:numId="498">
    <w:abstractNumId w:val="540"/>
  </w:num>
  <w:num w:numId="499">
    <w:abstractNumId w:val="494"/>
  </w:num>
  <w:num w:numId="500">
    <w:abstractNumId w:val="269"/>
  </w:num>
  <w:num w:numId="501">
    <w:abstractNumId w:val="276"/>
  </w:num>
  <w:num w:numId="502">
    <w:abstractNumId w:val="559"/>
  </w:num>
  <w:num w:numId="503">
    <w:abstractNumId w:val="359"/>
  </w:num>
  <w:num w:numId="504">
    <w:abstractNumId w:val="405"/>
  </w:num>
  <w:num w:numId="505">
    <w:abstractNumId w:val="308"/>
  </w:num>
  <w:num w:numId="506">
    <w:abstractNumId w:val="299"/>
  </w:num>
  <w:num w:numId="507">
    <w:abstractNumId w:val="305"/>
  </w:num>
  <w:num w:numId="508">
    <w:abstractNumId w:val="286"/>
  </w:num>
  <w:num w:numId="509">
    <w:abstractNumId w:val="110"/>
  </w:num>
  <w:num w:numId="510">
    <w:abstractNumId w:val="480"/>
  </w:num>
  <w:num w:numId="511">
    <w:abstractNumId w:val="137"/>
  </w:num>
  <w:num w:numId="512">
    <w:abstractNumId w:val="541"/>
  </w:num>
  <w:num w:numId="513">
    <w:abstractNumId w:val="386"/>
  </w:num>
  <w:num w:numId="514">
    <w:abstractNumId w:val="374"/>
  </w:num>
  <w:num w:numId="515">
    <w:abstractNumId w:val="45"/>
  </w:num>
  <w:num w:numId="516">
    <w:abstractNumId w:val="182"/>
  </w:num>
  <w:num w:numId="517">
    <w:abstractNumId w:val="431"/>
  </w:num>
  <w:num w:numId="518">
    <w:abstractNumId w:val="396"/>
  </w:num>
  <w:num w:numId="519">
    <w:abstractNumId w:val="108"/>
  </w:num>
  <w:num w:numId="520">
    <w:abstractNumId w:val="485"/>
  </w:num>
  <w:num w:numId="521">
    <w:abstractNumId w:val="565"/>
  </w:num>
  <w:num w:numId="522">
    <w:abstractNumId w:val="545"/>
  </w:num>
  <w:num w:numId="523">
    <w:abstractNumId w:val="497"/>
  </w:num>
  <w:num w:numId="524">
    <w:abstractNumId w:val="76"/>
  </w:num>
  <w:num w:numId="525">
    <w:abstractNumId w:val="74"/>
  </w:num>
  <w:num w:numId="526">
    <w:abstractNumId w:val="530"/>
  </w:num>
  <w:num w:numId="527">
    <w:abstractNumId w:val="468"/>
  </w:num>
  <w:num w:numId="528">
    <w:abstractNumId w:val="381"/>
  </w:num>
  <w:num w:numId="529">
    <w:abstractNumId w:val="287"/>
  </w:num>
  <w:num w:numId="530">
    <w:abstractNumId w:val="502"/>
  </w:num>
  <w:num w:numId="531">
    <w:abstractNumId w:val="192"/>
  </w:num>
  <w:num w:numId="532">
    <w:abstractNumId w:val="194"/>
  </w:num>
  <w:num w:numId="533">
    <w:abstractNumId w:val="143"/>
  </w:num>
  <w:num w:numId="534">
    <w:abstractNumId w:val="344"/>
  </w:num>
  <w:num w:numId="535">
    <w:abstractNumId w:val="243"/>
  </w:num>
  <w:num w:numId="536">
    <w:abstractNumId w:val="535"/>
  </w:num>
  <w:num w:numId="537">
    <w:abstractNumId w:val="554"/>
  </w:num>
  <w:num w:numId="538">
    <w:abstractNumId w:val="504"/>
  </w:num>
  <w:num w:numId="539">
    <w:abstractNumId w:val="167"/>
  </w:num>
  <w:num w:numId="540">
    <w:abstractNumId w:val="518"/>
  </w:num>
  <w:num w:numId="541">
    <w:abstractNumId w:val="141"/>
  </w:num>
  <w:num w:numId="542">
    <w:abstractNumId w:val="188"/>
  </w:num>
  <w:num w:numId="543">
    <w:abstractNumId w:val="251"/>
  </w:num>
  <w:num w:numId="544">
    <w:abstractNumId w:val="350"/>
  </w:num>
  <w:num w:numId="545">
    <w:abstractNumId w:val="311"/>
  </w:num>
  <w:num w:numId="546">
    <w:abstractNumId w:val="210"/>
  </w:num>
  <w:num w:numId="547">
    <w:abstractNumId w:val="103"/>
  </w:num>
  <w:num w:numId="548">
    <w:abstractNumId w:val="132"/>
  </w:num>
  <w:num w:numId="549">
    <w:abstractNumId w:val="260"/>
  </w:num>
  <w:num w:numId="550">
    <w:abstractNumId w:val="338"/>
  </w:num>
  <w:num w:numId="551">
    <w:abstractNumId w:val="524"/>
  </w:num>
  <w:num w:numId="552">
    <w:abstractNumId w:val="23"/>
  </w:num>
  <w:num w:numId="553">
    <w:abstractNumId w:val="564"/>
  </w:num>
  <w:num w:numId="554">
    <w:abstractNumId w:val="296"/>
  </w:num>
  <w:num w:numId="555">
    <w:abstractNumId w:val="138"/>
  </w:num>
  <w:num w:numId="556">
    <w:abstractNumId w:val="164"/>
  </w:num>
  <w:num w:numId="557">
    <w:abstractNumId w:val="163"/>
  </w:num>
  <w:num w:numId="558">
    <w:abstractNumId w:val="514"/>
  </w:num>
  <w:num w:numId="559">
    <w:abstractNumId w:val="92"/>
  </w:num>
  <w:num w:numId="560">
    <w:abstractNumId w:val="3"/>
  </w:num>
  <w:num w:numId="561">
    <w:abstractNumId w:val="369"/>
  </w:num>
  <w:num w:numId="562">
    <w:abstractNumId w:val="21"/>
  </w:num>
  <w:num w:numId="563">
    <w:abstractNumId w:val="511"/>
  </w:num>
  <w:num w:numId="564">
    <w:abstractNumId w:val="400"/>
  </w:num>
  <w:num w:numId="565">
    <w:abstractNumId w:val="247"/>
  </w:num>
  <w:num w:numId="566">
    <w:abstractNumId w:val="218"/>
  </w:num>
  <w:num w:numId="567">
    <w:abstractNumId w:val="422"/>
  </w:num>
  <w:num w:numId="568">
    <w:abstractNumId w:val="44"/>
  </w:num>
  <w:num w:numId="569">
    <w:abstractNumId w:val="50"/>
  </w:num>
  <w:num w:numId="570">
    <w:abstractNumId w:val="512"/>
  </w:num>
  <w:numIdMacAtCleanup w:val="5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BF9"/>
    <w:rsid w:val="00021662"/>
    <w:rsid w:val="00051D19"/>
    <w:rsid w:val="00057CA2"/>
    <w:rsid w:val="00063E86"/>
    <w:rsid w:val="0006527B"/>
    <w:rsid w:val="00083595"/>
    <w:rsid w:val="000853F7"/>
    <w:rsid w:val="000F26C7"/>
    <w:rsid w:val="00107BF9"/>
    <w:rsid w:val="00131B2C"/>
    <w:rsid w:val="00131BAE"/>
    <w:rsid w:val="00153ED9"/>
    <w:rsid w:val="00161064"/>
    <w:rsid w:val="00167B75"/>
    <w:rsid w:val="00170D7E"/>
    <w:rsid w:val="001807C7"/>
    <w:rsid w:val="001902C4"/>
    <w:rsid w:val="001B0C6E"/>
    <w:rsid w:val="001B11CE"/>
    <w:rsid w:val="001C3335"/>
    <w:rsid w:val="001C519A"/>
    <w:rsid w:val="001C7D8B"/>
    <w:rsid w:val="001D635F"/>
    <w:rsid w:val="001E7580"/>
    <w:rsid w:val="001F2D72"/>
    <w:rsid w:val="00202B9C"/>
    <w:rsid w:val="00214D21"/>
    <w:rsid w:val="00247FA4"/>
    <w:rsid w:val="002562FF"/>
    <w:rsid w:val="002679AF"/>
    <w:rsid w:val="002774B0"/>
    <w:rsid w:val="002B40A0"/>
    <w:rsid w:val="002B429A"/>
    <w:rsid w:val="002D5686"/>
    <w:rsid w:val="002D619A"/>
    <w:rsid w:val="002D7C54"/>
    <w:rsid w:val="00333D40"/>
    <w:rsid w:val="00335E43"/>
    <w:rsid w:val="00351872"/>
    <w:rsid w:val="0036187F"/>
    <w:rsid w:val="003660BF"/>
    <w:rsid w:val="00366190"/>
    <w:rsid w:val="00387350"/>
    <w:rsid w:val="00394D3C"/>
    <w:rsid w:val="003B50C4"/>
    <w:rsid w:val="003C4C40"/>
    <w:rsid w:val="003D62EF"/>
    <w:rsid w:val="004074A9"/>
    <w:rsid w:val="0041416C"/>
    <w:rsid w:val="004162D9"/>
    <w:rsid w:val="00431731"/>
    <w:rsid w:val="004367D0"/>
    <w:rsid w:val="00466CEF"/>
    <w:rsid w:val="00473CCB"/>
    <w:rsid w:val="00483E3B"/>
    <w:rsid w:val="004A0C57"/>
    <w:rsid w:val="004A2BCC"/>
    <w:rsid w:val="004A5236"/>
    <w:rsid w:val="004B7241"/>
    <w:rsid w:val="004C10F3"/>
    <w:rsid w:val="004F478B"/>
    <w:rsid w:val="0050163B"/>
    <w:rsid w:val="005019D7"/>
    <w:rsid w:val="0051493A"/>
    <w:rsid w:val="0052413D"/>
    <w:rsid w:val="00530E5D"/>
    <w:rsid w:val="005311AC"/>
    <w:rsid w:val="00532678"/>
    <w:rsid w:val="00566FF0"/>
    <w:rsid w:val="005754DE"/>
    <w:rsid w:val="005A6887"/>
    <w:rsid w:val="005C1B8C"/>
    <w:rsid w:val="005C7B92"/>
    <w:rsid w:val="005D54B6"/>
    <w:rsid w:val="005D668E"/>
    <w:rsid w:val="00606E11"/>
    <w:rsid w:val="006201B3"/>
    <w:rsid w:val="0064015C"/>
    <w:rsid w:val="006413A0"/>
    <w:rsid w:val="00642EC4"/>
    <w:rsid w:val="00673C31"/>
    <w:rsid w:val="006B0026"/>
    <w:rsid w:val="006F02A1"/>
    <w:rsid w:val="006F1F22"/>
    <w:rsid w:val="00705316"/>
    <w:rsid w:val="00711F4E"/>
    <w:rsid w:val="00715C39"/>
    <w:rsid w:val="00726BDE"/>
    <w:rsid w:val="00735C8B"/>
    <w:rsid w:val="00736E89"/>
    <w:rsid w:val="007521E4"/>
    <w:rsid w:val="00764767"/>
    <w:rsid w:val="00770E46"/>
    <w:rsid w:val="00790C85"/>
    <w:rsid w:val="007A03F9"/>
    <w:rsid w:val="007A0E62"/>
    <w:rsid w:val="007A16E4"/>
    <w:rsid w:val="007A6EB2"/>
    <w:rsid w:val="007A6EDD"/>
    <w:rsid w:val="007B1310"/>
    <w:rsid w:val="007B39DB"/>
    <w:rsid w:val="007E58C5"/>
    <w:rsid w:val="00807257"/>
    <w:rsid w:val="00832542"/>
    <w:rsid w:val="0083307B"/>
    <w:rsid w:val="00833310"/>
    <w:rsid w:val="00871A00"/>
    <w:rsid w:val="008750BA"/>
    <w:rsid w:val="00880C82"/>
    <w:rsid w:val="008D623B"/>
    <w:rsid w:val="00901A9E"/>
    <w:rsid w:val="0092577D"/>
    <w:rsid w:val="00940D2A"/>
    <w:rsid w:val="0094633C"/>
    <w:rsid w:val="009677CA"/>
    <w:rsid w:val="00981299"/>
    <w:rsid w:val="009971EE"/>
    <w:rsid w:val="009B0AFE"/>
    <w:rsid w:val="009C3E7C"/>
    <w:rsid w:val="009C473B"/>
    <w:rsid w:val="009C6FB5"/>
    <w:rsid w:val="00A04D25"/>
    <w:rsid w:val="00A3273E"/>
    <w:rsid w:val="00A4746A"/>
    <w:rsid w:val="00A66C5B"/>
    <w:rsid w:val="00A7441F"/>
    <w:rsid w:val="00AB2F60"/>
    <w:rsid w:val="00AB6520"/>
    <w:rsid w:val="00AB67BE"/>
    <w:rsid w:val="00AC590A"/>
    <w:rsid w:val="00AD312C"/>
    <w:rsid w:val="00AE21C1"/>
    <w:rsid w:val="00AE683E"/>
    <w:rsid w:val="00B179EA"/>
    <w:rsid w:val="00B25A4A"/>
    <w:rsid w:val="00B265A5"/>
    <w:rsid w:val="00B51C31"/>
    <w:rsid w:val="00B6243C"/>
    <w:rsid w:val="00B7593F"/>
    <w:rsid w:val="00B80591"/>
    <w:rsid w:val="00B951C6"/>
    <w:rsid w:val="00B960E5"/>
    <w:rsid w:val="00BD524E"/>
    <w:rsid w:val="00C00C89"/>
    <w:rsid w:val="00C0161E"/>
    <w:rsid w:val="00C069D1"/>
    <w:rsid w:val="00C22E5D"/>
    <w:rsid w:val="00C34276"/>
    <w:rsid w:val="00C4101C"/>
    <w:rsid w:val="00C55E6D"/>
    <w:rsid w:val="00C608FB"/>
    <w:rsid w:val="00C62549"/>
    <w:rsid w:val="00C77671"/>
    <w:rsid w:val="00C9388F"/>
    <w:rsid w:val="00CA1DCB"/>
    <w:rsid w:val="00CD4029"/>
    <w:rsid w:val="00CE4B73"/>
    <w:rsid w:val="00D047CF"/>
    <w:rsid w:val="00D1027D"/>
    <w:rsid w:val="00D22223"/>
    <w:rsid w:val="00D522B4"/>
    <w:rsid w:val="00D52808"/>
    <w:rsid w:val="00D82211"/>
    <w:rsid w:val="00D83CF0"/>
    <w:rsid w:val="00DA310E"/>
    <w:rsid w:val="00DA7E3A"/>
    <w:rsid w:val="00DC13F4"/>
    <w:rsid w:val="00DC5F44"/>
    <w:rsid w:val="00DD0BDE"/>
    <w:rsid w:val="00E22626"/>
    <w:rsid w:val="00E2680C"/>
    <w:rsid w:val="00E301E5"/>
    <w:rsid w:val="00E47697"/>
    <w:rsid w:val="00E64D40"/>
    <w:rsid w:val="00E76662"/>
    <w:rsid w:val="00E87265"/>
    <w:rsid w:val="00E93C51"/>
    <w:rsid w:val="00EA5E0C"/>
    <w:rsid w:val="00EB7801"/>
    <w:rsid w:val="00EC4422"/>
    <w:rsid w:val="00ED04F1"/>
    <w:rsid w:val="00EE4DBB"/>
    <w:rsid w:val="00EF6128"/>
    <w:rsid w:val="00F066DD"/>
    <w:rsid w:val="00F26FAC"/>
    <w:rsid w:val="00F40934"/>
    <w:rsid w:val="00F46229"/>
    <w:rsid w:val="00F642FB"/>
    <w:rsid w:val="00F91C35"/>
    <w:rsid w:val="00F92189"/>
    <w:rsid w:val="00F94498"/>
    <w:rsid w:val="00F94DEE"/>
    <w:rsid w:val="00FE28C5"/>
    <w:rsid w:val="00FF5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D90D7"/>
  <w15:chartTrackingRefBased/>
  <w15:docId w15:val="{BD73A436-8E01-4FAC-BBB3-838CA4CE3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52413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241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2413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52413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41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413D"/>
    <w:rPr>
      <w:sz w:val="18"/>
      <w:szCs w:val="18"/>
    </w:rPr>
  </w:style>
  <w:style w:type="paragraph" w:styleId="a5">
    <w:name w:val="footer"/>
    <w:basedOn w:val="a"/>
    <w:link w:val="a6"/>
    <w:uiPriority w:val="99"/>
    <w:unhideWhenUsed/>
    <w:rsid w:val="0052413D"/>
    <w:pPr>
      <w:tabs>
        <w:tab w:val="center" w:pos="4153"/>
        <w:tab w:val="right" w:pos="8306"/>
      </w:tabs>
      <w:snapToGrid w:val="0"/>
      <w:jc w:val="left"/>
    </w:pPr>
    <w:rPr>
      <w:sz w:val="18"/>
      <w:szCs w:val="18"/>
    </w:rPr>
  </w:style>
  <w:style w:type="character" w:customStyle="1" w:styleId="a6">
    <w:name w:val="页脚 字符"/>
    <w:basedOn w:val="a0"/>
    <w:link w:val="a5"/>
    <w:uiPriority w:val="99"/>
    <w:rsid w:val="0052413D"/>
    <w:rPr>
      <w:sz w:val="18"/>
      <w:szCs w:val="18"/>
    </w:rPr>
  </w:style>
  <w:style w:type="character" w:customStyle="1" w:styleId="10">
    <w:name w:val="标题 1 字符"/>
    <w:basedOn w:val="a0"/>
    <w:link w:val="1"/>
    <w:uiPriority w:val="9"/>
    <w:rsid w:val="0052413D"/>
    <w:rPr>
      <w:rFonts w:ascii="宋体" w:eastAsia="宋体" w:hAnsi="宋体" w:cs="宋体"/>
      <w:b/>
      <w:bCs/>
      <w:kern w:val="36"/>
      <w:sz w:val="48"/>
      <w:szCs w:val="48"/>
    </w:rPr>
  </w:style>
  <w:style w:type="character" w:customStyle="1" w:styleId="20">
    <w:name w:val="标题 2 字符"/>
    <w:basedOn w:val="a0"/>
    <w:link w:val="2"/>
    <w:uiPriority w:val="9"/>
    <w:rsid w:val="0052413D"/>
    <w:rPr>
      <w:rFonts w:ascii="宋体" w:eastAsia="宋体" w:hAnsi="宋体" w:cs="宋体"/>
      <w:b/>
      <w:bCs/>
      <w:kern w:val="0"/>
      <w:sz w:val="36"/>
      <w:szCs w:val="36"/>
    </w:rPr>
  </w:style>
  <w:style w:type="character" w:customStyle="1" w:styleId="30">
    <w:name w:val="标题 3 字符"/>
    <w:basedOn w:val="a0"/>
    <w:link w:val="3"/>
    <w:uiPriority w:val="9"/>
    <w:rsid w:val="0052413D"/>
    <w:rPr>
      <w:rFonts w:ascii="宋体" w:eastAsia="宋体" w:hAnsi="宋体" w:cs="宋体"/>
      <w:b/>
      <w:bCs/>
      <w:kern w:val="0"/>
      <w:sz w:val="27"/>
      <w:szCs w:val="27"/>
    </w:rPr>
  </w:style>
  <w:style w:type="character" w:customStyle="1" w:styleId="40">
    <w:name w:val="标题 4 字符"/>
    <w:basedOn w:val="a0"/>
    <w:link w:val="4"/>
    <w:uiPriority w:val="9"/>
    <w:rsid w:val="0052413D"/>
    <w:rPr>
      <w:rFonts w:ascii="宋体" w:eastAsia="宋体" w:hAnsi="宋体" w:cs="宋体"/>
      <w:b/>
      <w:bCs/>
      <w:kern w:val="0"/>
      <w:sz w:val="24"/>
      <w:szCs w:val="24"/>
    </w:rPr>
  </w:style>
  <w:style w:type="paragraph" w:customStyle="1" w:styleId="msonormal0">
    <w:name w:val="msonormal"/>
    <w:basedOn w:val="a"/>
    <w:rsid w:val="0052413D"/>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52413D"/>
    <w:rPr>
      <w:color w:val="0000FF"/>
      <w:u w:val="single"/>
    </w:rPr>
  </w:style>
  <w:style w:type="character" w:styleId="a8">
    <w:name w:val="FollowedHyperlink"/>
    <w:basedOn w:val="a0"/>
    <w:uiPriority w:val="99"/>
    <w:semiHidden/>
    <w:unhideWhenUsed/>
    <w:rsid w:val="0052413D"/>
    <w:rPr>
      <w:color w:val="800080"/>
      <w:u w:val="single"/>
    </w:rPr>
  </w:style>
  <w:style w:type="character" w:customStyle="1" w:styleId="mega-octicon">
    <w:name w:val="mega-octicon"/>
    <w:basedOn w:val="a0"/>
    <w:rsid w:val="0052413D"/>
  </w:style>
  <w:style w:type="character" w:customStyle="1" w:styleId="mr-3">
    <w:name w:val="mr-3"/>
    <w:basedOn w:val="a0"/>
    <w:rsid w:val="0052413D"/>
  </w:style>
  <w:style w:type="character" w:customStyle="1" w:styleId="docs-version">
    <w:name w:val="docs-version"/>
    <w:basedOn w:val="a0"/>
    <w:rsid w:val="0052413D"/>
  </w:style>
  <w:style w:type="character" w:customStyle="1" w:styleId="docs-breadcrumbs-divider">
    <w:name w:val="docs-breadcrumbs-divider"/>
    <w:basedOn w:val="a0"/>
    <w:rsid w:val="0052413D"/>
  </w:style>
  <w:style w:type="character" w:customStyle="1" w:styleId="octicon">
    <w:name w:val="octicon"/>
    <w:basedOn w:val="a0"/>
    <w:rsid w:val="0052413D"/>
  </w:style>
  <w:style w:type="paragraph" w:styleId="a9">
    <w:name w:val="Normal (Web)"/>
    <w:basedOn w:val="a"/>
    <w:uiPriority w:val="99"/>
    <w:semiHidden/>
    <w:unhideWhenUsed/>
    <w:rsid w:val="0052413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2413D"/>
    <w:rPr>
      <w:rFonts w:ascii="宋体" w:eastAsia="宋体" w:hAnsi="宋体" w:cs="宋体"/>
      <w:sz w:val="24"/>
      <w:szCs w:val="24"/>
    </w:rPr>
  </w:style>
  <w:style w:type="paragraph" w:styleId="HTML0">
    <w:name w:val="HTML Preformatted"/>
    <w:basedOn w:val="a"/>
    <w:link w:val="HTML1"/>
    <w:uiPriority w:val="99"/>
    <w:semiHidden/>
    <w:unhideWhenUsed/>
    <w:rsid w:val="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2413D"/>
    <w:rPr>
      <w:rFonts w:ascii="宋体" w:eastAsia="宋体" w:hAnsi="宋体" w:cs="宋体"/>
      <w:kern w:val="0"/>
      <w:sz w:val="24"/>
      <w:szCs w:val="24"/>
    </w:rPr>
  </w:style>
  <w:style w:type="character" w:customStyle="1" w:styleId="kr">
    <w:name w:val="kr"/>
    <w:basedOn w:val="a0"/>
    <w:rsid w:val="0052413D"/>
  </w:style>
  <w:style w:type="character" w:customStyle="1" w:styleId="p">
    <w:name w:val="p"/>
    <w:basedOn w:val="a0"/>
    <w:rsid w:val="0052413D"/>
  </w:style>
  <w:style w:type="character" w:customStyle="1" w:styleId="nx">
    <w:name w:val="nx"/>
    <w:basedOn w:val="a0"/>
    <w:rsid w:val="0052413D"/>
  </w:style>
  <w:style w:type="character" w:customStyle="1" w:styleId="o">
    <w:name w:val="o"/>
    <w:basedOn w:val="a0"/>
    <w:rsid w:val="0052413D"/>
  </w:style>
  <w:style w:type="character" w:customStyle="1" w:styleId="s1">
    <w:name w:val="s1"/>
    <w:basedOn w:val="a0"/>
    <w:rsid w:val="0052413D"/>
  </w:style>
  <w:style w:type="character" w:customStyle="1" w:styleId="c1">
    <w:name w:val="c1"/>
    <w:basedOn w:val="a0"/>
    <w:rsid w:val="0052413D"/>
  </w:style>
  <w:style w:type="character" w:styleId="aa">
    <w:name w:val="Emphasis"/>
    <w:basedOn w:val="a0"/>
    <w:uiPriority w:val="20"/>
    <w:qFormat/>
    <w:rsid w:val="0052413D"/>
    <w:rPr>
      <w:i/>
      <w:iCs/>
    </w:rPr>
  </w:style>
  <w:style w:type="character" w:styleId="ab">
    <w:name w:val="Strong"/>
    <w:basedOn w:val="a0"/>
    <w:uiPriority w:val="22"/>
    <w:qFormat/>
    <w:rsid w:val="0052413D"/>
    <w:rPr>
      <w:b/>
      <w:bCs/>
    </w:rPr>
  </w:style>
  <w:style w:type="character" w:customStyle="1" w:styleId="k">
    <w:name w:val="k"/>
    <w:basedOn w:val="a0"/>
    <w:rsid w:val="0052413D"/>
  </w:style>
  <w:style w:type="character" w:customStyle="1" w:styleId="kc">
    <w:name w:val="kc"/>
    <w:basedOn w:val="a0"/>
    <w:rsid w:val="0052413D"/>
  </w:style>
  <w:style w:type="character" w:customStyle="1" w:styleId="mi">
    <w:name w:val="mi"/>
    <w:basedOn w:val="a0"/>
    <w:rsid w:val="0052413D"/>
  </w:style>
  <w:style w:type="character" w:customStyle="1" w:styleId="na">
    <w:name w:val="na"/>
    <w:basedOn w:val="a0"/>
    <w:rsid w:val="0052413D"/>
  </w:style>
  <w:style w:type="character" w:customStyle="1" w:styleId="kd">
    <w:name w:val="kd"/>
    <w:basedOn w:val="a0"/>
    <w:rsid w:val="0052413D"/>
  </w:style>
  <w:style w:type="character" w:customStyle="1" w:styleId="s2">
    <w:name w:val="s2"/>
    <w:basedOn w:val="a0"/>
    <w:rsid w:val="0052413D"/>
  </w:style>
  <w:style w:type="character" w:customStyle="1" w:styleId="nb">
    <w:name w:val="nb"/>
    <w:basedOn w:val="a0"/>
    <w:rsid w:val="0052413D"/>
  </w:style>
  <w:style w:type="character" w:customStyle="1" w:styleId="err">
    <w:name w:val="err"/>
    <w:basedOn w:val="a0"/>
    <w:rsid w:val="0052413D"/>
  </w:style>
  <w:style w:type="character" w:customStyle="1" w:styleId="w">
    <w:name w:val="w"/>
    <w:basedOn w:val="a0"/>
    <w:rsid w:val="0052413D"/>
  </w:style>
  <w:style w:type="character" w:customStyle="1" w:styleId="gp">
    <w:name w:val="gp"/>
    <w:basedOn w:val="a0"/>
    <w:rsid w:val="0052413D"/>
  </w:style>
  <w:style w:type="character" w:customStyle="1" w:styleId="nl">
    <w:name w:val="nl"/>
    <w:basedOn w:val="a0"/>
    <w:rsid w:val="0052413D"/>
  </w:style>
  <w:style w:type="character" w:customStyle="1" w:styleId="nv">
    <w:name w:val="nv"/>
    <w:basedOn w:val="a0"/>
    <w:rsid w:val="0052413D"/>
  </w:style>
  <w:style w:type="character" w:customStyle="1" w:styleId="nt">
    <w:name w:val="nt"/>
    <w:basedOn w:val="a0"/>
    <w:rsid w:val="0052413D"/>
  </w:style>
  <w:style w:type="character" w:customStyle="1" w:styleId="s">
    <w:name w:val="s"/>
    <w:basedOn w:val="a0"/>
    <w:rsid w:val="0052413D"/>
  </w:style>
  <w:style w:type="character" w:customStyle="1" w:styleId="n">
    <w:name w:val="n"/>
    <w:basedOn w:val="a0"/>
    <w:rsid w:val="0052413D"/>
  </w:style>
  <w:style w:type="character" w:customStyle="1" w:styleId="nc">
    <w:name w:val="nc"/>
    <w:basedOn w:val="a0"/>
    <w:rsid w:val="0052413D"/>
  </w:style>
  <w:style w:type="character" w:customStyle="1" w:styleId="c">
    <w:name w:val="c"/>
    <w:basedOn w:val="a0"/>
    <w:rsid w:val="0052413D"/>
  </w:style>
  <w:style w:type="character" w:customStyle="1" w:styleId="sr">
    <w:name w:val="sr"/>
    <w:basedOn w:val="a0"/>
    <w:rsid w:val="0052413D"/>
  </w:style>
  <w:style w:type="character" w:customStyle="1" w:styleId="se">
    <w:name w:val="se"/>
    <w:basedOn w:val="a0"/>
    <w:rsid w:val="0052413D"/>
  </w:style>
  <w:style w:type="character" w:customStyle="1" w:styleId="cm">
    <w:name w:val="cm"/>
    <w:basedOn w:val="a0"/>
    <w:rsid w:val="0052413D"/>
  </w:style>
  <w:style w:type="character" w:customStyle="1" w:styleId="cp">
    <w:name w:val="cp"/>
    <w:basedOn w:val="a0"/>
    <w:rsid w:val="0052413D"/>
  </w:style>
  <w:style w:type="character" w:customStyle="1" w:styleId="mf">
    <w:name w:val="mf"/>
    <w:basedOn w:val="a0"/>
    <w:rsid w:val="0052413D"/>
  </w:style>
  <w:style w:type="character" w:customStyle="1" w:styleId="m">
    <w:name w:val="m"/>
    <w:basedOn w:val="a0"/>
    <w:rsid w:val="0052413D"/>
  </w:style>
  <w:style w:type="character" w:customStyle="1" w:styleId="sb">
    <w:name w:val="sb"/>
    <w:basedOn w:val="a0"/>
    <w:rsid w:val="0052413D"/>
  </w:style>
  <w:style w:type="character" w:customStyle="1" w:styleId="pi">
    <w:name w:val="pi"/>
    <w:basedOn w:val="a0"/>
    <w:rsid w:val="0052413D"/>
  </w:style>
  <w:style w:type="character" w:customStyle="1" w:styleId="footer-love">
    <w:name w:val="footer-love"/>
    <w:basedOn w:val="a0"/>
    <w:rsid w:val="00524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850904">
      <w:bodyDiv w:val="1"/>
      <w:marLeft w:val="0"/>
      <w:marRight w:val="0"/>
      <w:marTop w:val="0"/>
      <w:marBottom w:val="0"/>
      <w:divBdr>
        <w:top w:val="none" w:sz="0" w:space="0" w:color="auto"/>
        <w:left w:val="none" w:sz="0" w:space="0" w:color="auto"/>
        <w:bottom w:val="none" w:sz="0" w:space="0" w:color="auto"/>
        <w:right w:val="none" w:sz="0" w:space="0" w:color="auto"/>
      </w:divBdr>
      <w:divsChild>
        <w:div w:id="664018536">
          <w:marLeft w:val="0"/>
          <w:marRight w:val="0"/>
          <w:marTop w:val="0"/>
          <w:marBottom w:val="0"/>
          <w:divBdr>
            <w:top w:val="none" w:sz="0" w:space="0" w:color="auto"/>
            <w:left w:val="none" w:sz="0" w:space="0" w:color="auto"/>
            <w:bottom w:val="none" w:sz="0" w:space="0" w:color="auto"/>
            <w:right w:val="none" w:sz="0" w:space="0" w:color="auto"/>
          </w:divBdr>
        </w:div>
        <w:div w:id="1131483919">
          <w:marLeft w:val="0"/>
          <w:marRight w:val="0"/>
          <w:marTop w:val="0"/>
          <w:marBottom w:val="0"/>
          <w:divBdr>
            <w:top w:val="single" w:sz="6" w:space="31" w:color="E0E5E6"/>
            <w:left w:val="single" w:sz="6" w:space="31" w:color="E0E5E6"/>
            <w:bottom w:val="single" w:sz="6" w:space="31" w:color="E0E5E6"/>
            <w:right w:val="single" w:sz="6" w:space="31" w:color="E0E5E6"/>
          </w:divBdr>
          <w:divsChild>
            <w:div w:id="299579564">
              <w:marLeft w:val="0"/>
              <w:marRight w:val="0"/>
              <w:marTop w:val="0"/>
              <w:marBottom w:val="0"/>
              <w:divBdr>
                <w:top w:val="none" w:sz="0" w:space="0" w:color="auto"/>
                <w:left w:val="none" w:sz="0" w:space="0" w:color="auto"/>
                <w:bottom w:val="none" w:sz="0" w:space="0" w:color="auto"/>
                <w:right w:val="none" w:sz="0" w:space="0" w:color="auto"/>
              </w:divBdr>
            </w:div>
          </w:divsChild>
        </w:div>
        <w:div w:id="1301766867">
          <w:marLeft w:val="0"/>
          <w:marRight w:val="0"/>
          <w:marTop w:val="0"/>
          <w:marBottom w:val="0"/>
          <w:divBdr>
            <w:top w:val="none" w:sz="0" w:space="0" w:color="auto"/>
            <w:left w:val="none" w:sz="0" w:space="0" w:color="auto"/>
            <w:bottom w:val="none" w:sz="0" w:space="0" w:color="auto"/>
            <w:right w:val="none" w:sz="0" w:space="0" w:color="auto"/>
          </w:divBdr>
          <w:divsChild>
            <w:div w:id="1173640690">
              <w:blockQuote w:val="1"/>
              <w:marLeft w:val="-60"/>
              <w:marRight w:val="0"/>
              <w:marTop w:val="0"/>
              <w:marBottom w:val="240"/>
              <w:divBdr>
                <w:top w:val="none" w:sz="0" w:space="0" w:color="auto"/>
                <w:left w:val="single" w:sz="24" w:space="12" w:color="DDDDDD"/>
                <w:bottom w:val="none" w:sz="0" w:space="0" w:color="auto"/>
                <w:right w:val="none" w:sz="0" w:space="0" w:color="auto"/>
              </w:divBdr>
            </w:div>
            <w:div w:id="1923752302">
              <w:marLeft w:val="0"/>
              <w:marRight w:val="0"/>
              <w:marTop w:val="0"/>
              <w:marBottom w:val="0"/>
              <w:divBdr>
                <w:top w:val="none" w:sz="0" w:space="0" w:color="auto"/>
                <w:left w:val="none" w:sz="0" w:space="0" w:color="auto"/>
                <w:bottom w:val="none" w:sz="0" w:space="0" w:color="auto"/>
                <w:right w:val="none" w:sz="0" w:space="0" w:color="auto"/>
              </w:divBdr>
            </w:div>
            <w:div w:id="10110896">
              <w:blockQuote w:val="1"/>
              <w:marLeft w:val="-60"/>
              <w:marRight w:val="0"/>
              <w:marTop w:val="0"/>
              <w:marBottom w:val="240"/>
              <w:divBdr>
                <w:top w:val="none" w:sz="0" w:space="0" w:color="auto"/>
                <w:left w:val="single" w:sz="24" w:space="12" w:color="DDDDDD"/>
                <w:bottom w:val="none" w:sz="0" w:space="0" w:color="auto"/>
                <w:right w:val="none" w:sz="0" w:space="0" w:color="auto"/>
              </w:divBdr>
            </w:div>
            <w:div w:id="1243417525">
              <w:marLeft w:val="0"/>
              <w:marRight w:val="0"/>
              <w:marTop w:val="0"/>
              <w:marBottom w:val="0"/>
              <w:divBdr>
                <w:top w:val="none" w:sz="0" w:space="0" w:color="auto"/>
                <w:left w:val="none" w:sz="0" w:space="0" w:color="auto"/>
                <w:bottom w:val="none" w:sz="0" w:space="0" w:color="auto"/>
                <w:right w:val="none" w:sz="0" w:space="0" w:color="auto"/>
              </w:divBdr>
            </w:div>
            <w:div w:id="1321929339">
              <w:marLeft w:val="0"/>
              <w:marRight w:val="0"/>
              <w:marTop w:val="0"/>
              <w:marBottom w:val="0"/>
              <w:divBdr>
                <w:top w:val="none" w:sz="0" w:space="0" w:color="auto"/>
                <w:left w:val="none" w:sz="0" w:space="0" w:color="auto"/>
                <w:bottom w:val="none" w:sz="0" w:space="0" w:color="auto"/>
                <w:right w:val="none" w:sz="0" w:space="0" w:color="auto"/>
              </w:divBdr>
            </w:div>
            <w:div w:id="1136533762">
              <w:marLeft w:val="0"/>
              <w:marRight w:val="0"/>
              <w:marTop w:val="0"/>
              <w:marBottom w:val="0"/>
              <w:divBdr>
                <w:top w:val="none" w:sz="0" w:space="0" w:color="auto"/>
                <w:left w:val="none" w:sz="0" w:space="0" w:color="auto"/>
                <w:bottom w:val="none" w:sz="0" w:space="0" w:color="auto"/>
                <w:right w:val="none" w:sz="0" w:space="0" w:color="auto"/>
              </w:divBdr>
            </w:div>
            <w:div w:id="1346708598">
              <w:marLeft w:val="0"/>
              <w:marRight w:val="0"/>
              <w:marTop w:val="0"/>
              <w:marBottom w:val="0"/>
              <w:divBdr>
                <w:top w:val="none" w:sz="0" w:space="0" w:color="auto"/>
                <w:left w:val="none" w:sz="0" w:space="0" w:color="auto"/>
                <w:bottom w:val="none" w:sz="0" w:space="0" w:color="auto"/>
                <w:right w:val="none" w:sz="0" w:space="0" w:color="auto"/>
              </w:divBdr>
            </w:div>
            <w:div w:id="2064139257">
              <w:marLeft w:val="0"/>
              <w:marRight w:val="0"/>
              <w:marTop w:val="0"/>
              <w:marBottom w:val="0"/>
              <w:divBdr>
                <w:top w:val="none" w:sz="0" w:space="0" w:color="auto"/>
                <w:left w:val="none" w:sz="0" w:space="0" w:color="auto"/>
                <w:bottom w:val="none" w:sz="0" w:space="0" w:color="auto"/>
                <w:right w:val="none" w:sz="0" w:space="0" w:color="auto"/>
              </w:divBdr>
            </w:div>
            <w:div w:id="1297760659">
              <w:marLeft w:val="0"/>
              <w:marRight w:val="0"/>
              <w:marTop w:val="0"/>
              <w:marBottom w:val="0"/>
              <w:divBdr>
                <w:top w:val="none" w:sz="0" w:space="0" w:color="auto"/>
                <w:left w:val="none" w:sz="0" w:space="0" w:color="auto"/>
                <w:bottom w:val="none" w:sz="0" w:space="0" w:color="auto"/>
                <w:right w:val="none" w:sz="0" w:space="0" w:color="auto"/>
              </w:divBdr>
            </w:div>
            <w:div w:id="291598901">
              <w:marLeft w:val="0"/>
              <w:marRight w:val="0"/>
              <w:marTop w:val="0"/>
              <w:marBottom w:val="0"/>
              <w:divBdr>
                <w:top w:val="none" w:sz="0" w:space="0" w:color="auto"/>
                <w:left w:val="none" w:sz="0" w:space="0" w:color="auto"/>
                <w:bottom w:val="none" w:sz="0" w:space="0" w:color="auto"/>
                <w:right w:val="none" w:sz="0" w:space="0" w:color="auto"/>
              </w:divBdr>
            </w:div>
            <w:div w:id="854541384">
              <w:marLeft w:val="0"/>
              <w:marRight w:val="0"/>
              <w:marTop w:val="0"/>
              <w:marBottom w:val="0"/>
              <w:divBdr>
                <w:top w:val="none" w:sz="0" w:space="0" w:color="auto"/>
                <w:left w:val="none" w:sz="0" w:space="0" w:color="auto"/>
                <w:bottom w:val="none" w:sz="0" w:space="0" w:color="auto"/>
                <w:right w:val="none" w:sz="0" w:space="0" w:color="auto"/>
              </w:divBdr>
            </w:div>
            <w:div w:id="847207512">
              <w:blockQuote w:val="1"/>
              <w:marLeft w:val="-60"/>
              <w:marRight w:val="0"/>
              <w:marTop w:val="0"/>
              <w:marBottom w:val="240"/>
              <w:divBdr>
                <w:top w:val="none" w:sz="0" w:space="0" w:color="auto"/>
                <w:left w:val="single" w:sz="24" w:space="12" w:color="DDDDDD"/>
                <w:bottom w:val="none" w:sz="0" w:space="0" w:color="auto"/>
                <w:right w:val="none" w:sz="0" w:space="0" w:color="auto"/>
              </w:divBdr>
            </w:div>
            <w:div w:id="190841232">
              <w:blockQuote w:val="1"/>
              <w:marLeft w:val="-60"/>
              <w:marRight w:val="0"/>
              <w:marTop w:val="0"/>
              <w:marBottom w:val="240"/>
              <w:divBdr>
                <w:top w:val="none" w:sz="0" w:space="0" w:color="auto"/>
                <w:left w:val="single" w:sz="24" w:space="12" w:color="DDDDDD"/>
                <w:bottom w:val="none" w:sz="0" w:space="0" w:color="auto"/>
                <w:right w:val="none" w:sz="0" w:space="0" w:color="auto"/>
              </w:divBdr>
            </w:div>
            <w:div w:id="14312189">
              <w:marLeft w:val="0"/>
              <w:marRight w:val="0"/>
              <w:marTop w:val="0"/>
              <w:marBottom w:val="0"/>
              <w:divBdr>
                <w:top w:val="none" w:sz="0" w:space="0" w:color="auto"/>
                <w:left w:val="none" w:sz="0" w:space="0" w:color="auto"/>
                <w:bottom w:val="none" w:sz="0" w:space="0" w:color="auto"/>
                <w:right w:val="none" w:sz="0" w:space="0" w:color="auto"/>
              </w:divBdr>
            </w:div>
            <w:div w:id="788859600">
              <w:blockQuote w:val="1"/>
              <w:marLeft w:val="-60"/>
              <w:marRight w:val="0"/>
              <w:marTop w:val="0"/>
              <w:marBottom w:val="240"/>
              <w:divBdr>
                <w:top w:val="none" w:sz="0" w:space="0" w:color="auto"/>
                <w:left w:val="single" w:sz="24" w:space="12" w:color="DDDDDD"/>
                <w:bottom w:val="none" w:sz="0" w:space="0" w:color="auto"/>
                <w:right w:val="none" w:sz="0" w:space="0" w:color="auto"/>
              </w:divBdr>
            </w:div>
            <w:div w:id="206915167">
              <w:blockQuote w:val="1"/>
              <w:marLeft w:val="-60"/>
              <w:marRight w:val="0"/>
              <w:marTop w:val="0"/>
              <w:marBottom w:val="240"/>
              <w:divBdr>
                <w:top w:val="none" w:sz="0" w:space="0" w:color="auto"/>
                <w:left w:val="single" w:sz="24" w:space="12" w:color="DDDDDD"/>
                <w:bottom w:val="none" w:sz="0" w:space="0" w:color="auto"/>
                <w:right w:val="none" w:sz="0" w:space="0" w:color="auto"/>
              </w:divBdr>
            </w:div>
            <w:div w:id="1100218964">
              <w:marLeft w:val="0"/>
              <w:marRight w:val="0"/>
              <w:marTop w:val="0"/>
              <w:marBottom w:val="0"/>
              <w:divBdr>
                <w:top w:val="none" w:sz="0" w:space="0" w:color="auto"/>
                <w:left w:val="none" w:sz="0" w:space="0" w:color="auto"/>
                <w:bottom w:val="none" w:sz="0" w:space="0" w:color="auto"/>
                <w:right w:val="none" w:sz="0" w:space="0" w:color="auto"/>
              </w:divBdr>
            </w:div>
            <w:div w:id="1383360243">
              <w:marLeft w:val="0"/>
              <w:marRight w:val="0"/>
              <w:marTop w:val="0"/>
              <w:marBottom w:val="0"/>
              <w:divBdr>
                <w:top w:val="none" w:sz="0" w:space="0" w:color="auto"/>
                <w:left w:val="none" w:sz="0" w:space="0" w:color="auto"/>
                <w:bottom w:val="none" w:sz="0" w:space="0" w:color="auto"/>
                <w:right w:val="none" w:sz="0" w:space="0" w:color="auto"/>
              </w:divBdr>
            </w:div>
            <w:div w:id="232857149">
              <w:marLeft w:val="0"/>
              <w:marRight w:val="0"/>
              <w:marTop w:val="0"/>
              <w:marBottom w:val="0"/>
              <w:divBdr>
                <w:top w:val="none" w:sz="0" w:space="0" w:color="auto"/>
                <w:left w:val="none" w:sz="0" w:space="0" w:color="auto"/>
                <w:bottom w:val="none" w:sz="0" w:space="0" w:color="auto"/>
                <w:right w:val="none" w:sz="0" w:space="0" w:color="auto"/>
              </w:divBdr>
            </w:div>
            <w:div w:id="734476813">
              <w:marLeft w:val="0"/>
              <w:marRight w:val="0"/>
              <w:marTop w:val="0"/>
              <w:marBottom w:val="0"/>
              <w:divBdr>
                <w:top w:val="none" w:sz="0" w:space="0" w:color="auto"/>
                <w:left w:val="none" w:sz="0" w:space="0" w:color="auto"/>
                <w:bottom w:val="none" w:sz="0" w:space="0" w:color="auto"/>
                <w:right w:val="none" w:sz="0" w:space="0" w:color="auto"/>
              </w:divBdr>
            </w:div>
            <w:div w:id="232744762">
              <w:marLeft w:val="0"/>
              <w:marRight w:val="0"/>
              <w:marTop w:val="0"/>
              <w:marBottom w:val="0"/>
              <w:divBdr>
                <w:top w:val="none" w:sz="0" w:space="0" w:color="auto"/>
                <w:left w:val="none" w:sz="0" w:space="0" w:color="auto"/>
                <w:bottom w:val="none" w:sz="0" w:space="0" w:color="auto"/>
                <w:right w:val="none" w:sz="0" w:space="0" w:color="auto"/>
              </w:divBdr>
            </w:div>
            <w:div w:id="655844288">
              <w:blockQuote w:val="1"/>
              <w:marLeft w:val="-60"/>
              <w:marRight w:val="0"/>
              <w:marTop w:val="0"/>
              <w:marBottom w:val="240"/>
              <w:divBdr>
                <w:top w:val="none" w:sz="0" w:space="0" w:color="auto"/>
                <w:left w:val="single" w:sz="24" w:space="12" w:color="DDDDDD"/>
                <w:bottom w:val="none" w:sz="0" w:space="0" w:color="auto"/>
                <w:right w:val="none" w:sz="0" w:space="0" w:color="auto"/>
              </w:divBdr>
            </w:div>
            <w:div w:id="2128237536">
              <w:marLeft w:val="0"/>
              <w:marRight w:val="0"/>
              <w:marTop w:val="0"/>
              <w:marBottom w:val="0"/>
              <w:divBdr>
                <w:top w:val="none" w:sz="0" w:space="0" w:color="auto"/>
                <w:left w:val="none" w:sz="0" w:space="0" w:color="auto"/>
                <w:bottom w:val="none" w:sz="0" w:space="0" w:color="auto"/>
                <w:right w:val="none" w:sz="0" w:space="0" w:color="auto"/>
              </w:divBdr>
            </w:div>
            <w:div w:id="1606888436">
              <w:marLeft w:val="0"/>
              <w:marRight w:val="0"/>
              <w:marTop w:val="0"/>
              <w:marBottom w:val="0"/>
              <w:divBdr>
                <w:top w:val="none" w:sz="0" w:space="0" w:color="auto"/>
                <w:left w:val="none" w:sz="0" w:space="0" w:color="auto"/>
                <w:bottom w:val="none" w:sz="0" w:space="0" w:color="auto"/>
                <w:right w:val="none" w:sz="0" w:space="0" w:color="auto"/>
              </w:divBdr>
            </w:div>
            <w:div w:id="1159345732">
              <w:marLeft w:val="0"/>
              <w:marRight w:val="0"/>
              <w:marTop w:val="0"/>
              <w:marBottom w:val="0"/>
              <w:divBdr>
                <w:top w:val="none" w:sz="0" w:space="0" w:color="auto"/>
                <w:left w:val="none" w:sz="0" w:space="0" w:color="auto"/>
                <w:bottom w:val="none" w:sz="0" w:space="0" w:color="auto"/>
                <w:right w:val="none" w:sz="0" w:space="0" w:color="auto"/>
              </w:divBdr>
            </w:div>
            <w:div w:id="1613593732">
              <w:marLeft w:val="0"/>
              <w:marRight w:val="0"/>
              <w:marTop w:val="0"/>
              <w:marBottom w:val="0"/>
              <w:divBdr>
                <w:top w:val="none" w:sz="0" w:space="0" w:color="auto"/>
                <w:left w:val="none" w:sz="0" w:space="0" w:color="auto"/>
                <w:bottom w:val="none" w:sz="0" w:space="0" w:color="auto"/>
                <w:right w:val="none" w:sz="0" w:space="0" w:color="auto"/>
              </w:divBdr>
            </w:div>
            <w:div w:id="1431241387">
              <w:marLeft w:val="0"/>
              <w:marRight w:val="0"/>
              <w:marTop w:val="0"/>
              <w:marBottom w:val="0"/>
              <w:divBdr>
                <w:top w:val="none" w:sz="0" w:space="0" w:color="auto"/>
                <w:left w:val="none" w:sz="0" w:space="0" w:color="auto"/>
                <w:bottom w:val="none" w:sz="0" w:space="0" w:color="auto"/>
                <w:right w:val="none" w:sz="0" w:space="0" w:color="auto"/>
              </w:divBdr>
            </w:div>
            <w:div w:id="1929846283">
              <w:marLeft w:val="0"/>
              <w:marRight w:val="0"/>
              <w:marTop w:val="0"/>
              <w:marBottom w:val="0"/>
              <w:divBdr>
                <w:top w:val="none" w:sz="0" w:space="0" w:color="auto"/>
                <w:left w:val="none" w:sz="0" w:space="0" w:color="auto"/>
                <w:bottom w:val="none" w:sz="0" w:space="0" w:color="auto"/>
                <w:right w:val="none" w:sz="0" w:space="0" w:color="auto"/>
              </w:divBdr>
            </w:div>
            <w:div w:id="496114955">
              <w:marLeft w:val="0"/>
              <w:marRight w:val="0"/>
              <w:marTop w:val="0"/>
              <w:marBottom w:val="0"/>
              <w:divBdr>
                <w:top w:val="none" w:sz="0" w:space="0" w:color="auto"/>
                <w:left w:val="none" w:sz="0" w:space="0" w:color="auto"/>
                <w:bottom w:val="none" w:sz="0" w:space="0" w:color="auto"/>
                <w:right w:val="none" w:sz="0" w:space="0" w:color="auto"/>
              </w:divBdr>
            </w:div>
            <w:div w:id="6560179">
              <w:blockQuote w:val="1"/>
              <w:marLeft w:val="-60"/>
              <w:marRight w:val="0"/>
              <w:marTop w:val="0"/>
              <w:marBottom w:val="240"/>
              <w:divBdr>
                <w:top w:val="none" w:sz="0" w:space="0" w:color="auto"/>
                <w:left w:val="single" w:sz="24" w:space="12" w:color="DDDDDD"/>
                <w:bottom w:val="none" w:sz="0" w:space="0" w:color="auto"/>
                <w:right w:val="none" w:sz="0" w:space="0" w:color="auto"/>
              </w:divBdr>
            </w:div>
            <w:div w:id="170460555">
              <w:marLeft w:val="0"/>
              <w:marRight w:val="0"/>
              <w:marTop w:val="0"/>
              <w:marBottom w:val="0"/>
              <w:divBdr>
                <w:top w:val="none" w:sz="0" w:space="0" w:color="auto"/>
                <w:left w:val="none" w:sz="0" w:space="0" w:color="auto"/>
                <w:bottom w:val="none" w:sz="0" w:space="0" w:color="auto"/>
                <w:right w:val="none" w:sz="0" w:space="0" w:color="auto"/>
              </w:divBdr>
            </w:div>
            <w:div w:id="978608740">
              <w:marLeft w:val="0"/>
              <w:marRight w:val="0"/>
              <w:marTop w:val="0"/>
              <w:marBottom w:val="0"/>
              <w:divBdr>
                <w:top w:val="none" w:sz="0" w:space="0" w:color="auto"/>
                <w:left w:val="none" w:sz="0" w:space="0" w:color="auto"/>
                <w:bottom w:val="none" w:sz="0" w:space="0" w:color="auto"/>
                <w:right w:val="none" w:sz="0" w:space="0" w:color="auto"/>
              </w:divBdr>
            </w:div>
            <w:div w:id="774906488">
              <w:marLeft w:val="0"/>
              <w:marRight w:val="0"/>
              <w:marTop w:val="0"/>
              <w:marBottom w:val="0"/>
              <w:divBdr>
                <w:top w:val="none" w:sz="0" w:space="0" w:color="auto"/>
                <w:left w:val="none" w:sz="0" w:space="0" w:color="auto"/>
                <w:bottom w:val="none" w:sz="0" w:space="0" w:color="auto"/>
                <w:right w:val="none" w:sz="0" w:space="0" w:color="auto"/>
              </w:divBdr>
            </w:div>
            <w:div w:id="332297424">
              <w:marLeft w:val="0"/>
              <w:marRight w:val="0"/>
              <w:marTop w:val="0"/>
              <w:marBottom w:val="0"/>
              <w:divBdr>
                <w:top w:val="none" w:sz="0" w:space="0" w:color="auto"/>
                <w:left w:val="none" w:sz="0" w:space="0" w:color="auto"/>
                <w:bottom w:val="none" w:sz="0" w:space="0" w:color="auto"/>
                <w:right w:val="none" w:sz="0" w:space="0" w:color="auto"/>
              </w:divBdr>
            </w:div>
            <w:div w:id="64883656">
              <w:blockQuote w:val="1"/>
              <w:marLeft w:val="-60"/>
              <w:marRight w:val="0"/>
              <w:marTop w:val="0"/>
              <w:marBottom w:val="240"/>
              <w:divBdr>
                <w:top w:val="none" w:sz="0" w:space="0" w:color="auto"/>
                <w:left w:val="single" w:sz="24" w:space="12" w:color="DDDDDD"/>
                <w:bottom w:val="none" w:sz="0" w:space="0" w:color="auto"/>
                <w:right w:val="none" w:sz="0" w:space="0" w:color="auto"/>
              </w:divBdr>
            </w:div>
            <w:div w:id="1829444235">
              <w:blockQuote w:val="1"/>
              <w:marLeft w:val="-60"/>
              <w:marRight w:val="0"/>
              <w:marTop w:val="0"/>
              <w:marBottom w:val="240"/>
              <w:divBdr>
                <w:top w:val="none" w:sz="0" w:space="0" w:color="auto"/>
                <w:left w:val="single" w:sz="24" w:space="12" w:color="DDDDDD"/>
                <w:bottom w:val="none" w:sz="0" w:space="0" w:color="auto"/>
                <w:right w:val="none" w:sz="0" w:space="0" w:color="auto"/>
              </w:divBdr>
            </w:div>
            <w:div w:id="1299408685">
              <w:marLeft w:val="0"/>
              <w:marRight w:val="0"/>
              <w:marTop w:val="0"/>
              <w:marBottom w:val="0"/>
              <w:divBdr>
                <w:top w:val="none" w:sz="0" w:space="0" w:color="auto"/>
                <w:left w:val="none" w:sz="0" w:space="0" w:color="auto"/>
                <w:bottom w:val="none" w:sz="0" w:space="0" w:color="auto"/>
                <w:right w:val="none" w:sz="0" w:space="0" w:color="auto"/>
              </w:divBdr>
            </w:div>
            <w:div w:id="1345935744">
              <w:marLeft w:val="0"/>
              <w:marRight w:val="0"/>
              <w:marTop w:val="0"/>
              <w:marBottom w:val="0"/>
              <w:divBdr>
                <w:top w:val="none" w:sz="0" w:space="0" w:color="auto"/>
                <w:left w:val="none" w:sz="0" w:space="0" w:color="auto"/>
                <w:bottom w:val="none" w:sz="0" w:space="0" w:color="auto"/>
                <w:right w:val="none" w:sz="0" w:space="0" w:color="auto"/>
              </w:divBdr>
            </w:div>
            <w:div w:id="439683082">
              <w:marLeft w:val="0"/>
              <w:marRight w:val="0"/>
              <w:marTop w:val="0"/>
              <w:marBottom w:val="0"/>
              <w:divBdr>
                <w:top w:val="none" w:sz="0" w:space="0" w:color="auto"/>
                <w:left w:val="none" w:sz="0" w:space="0" w:color="auto"/>
                <w:bottom w:val="none" w:sz="0" w:space="0" w:color="auto"/>
                <w:right w:val="none" w:sz="0" w:space="0" w:color="auto"/>
              </w:divBdr>
            </w:div>
            <w:div w:id="272176726">
              <w:marLeft w:val="0"/>
              <w:marRight w:val="0"/>
              <w:marTop w:val="0"/>
              <w:marBottom w:val="0"/>
              <w:divBdr>
                <w:top w:val="none" w:sz="0" w:space="0" w:color="auto"/>
                <w:left w:val="none" w:sz="0" w:space="0" w:color="auto"/>
                <w:bottom w:val="none" w:sz="0" w:space="0" w:color="auto"/>
                <w:right w:val="none" w:sz="0" w:space="0" w:color="auto"/>
              </w:divBdr>
            </w:div>
            <w:div w:id="299649241">
              <w:marLeft w:val="0"/>
              <w:marRight w:val="0"/>
              <w:marTop w:val="0"/>
              <w:marBottom w:val="0"/>
              <w:divBdr>
                <w:top w:val="none" w:sz="0" w:space="0" w:color="auto"/>
                <w:left w:val="none" w:sz="0" w:space="0" w:color="auto"/>
                <w:bottom w:val="none" w:sz="0" w:space="0" w:color="auto"/>
                <w:right w:val="none" w:sz="0" w:space="0" w:color="auto"/>
              </w:divBdr>
            </w:div>
            <w:div w:id="968706693">
              <w:blockQuote w:val="1"/>
              <w:marLeft w:val="-60"/>
              <w:marRight w:val="0"/>
              <w:marTop w:val="0"/>
              <w:marBottom w:val="240"/>
              <w:divBdr>
                <w:top w:val="none" w:sz="0" w:space="0" w:color="auto"/>
                <w:left w:val="single" w:sz="24" w:space="12" w:color="DDDDDD"/>
                <w:bottom w:val="none" w:sz="0" w:space="0" w:color="auto"/>
                <w:right w:val="none" w:sz="0" w:space="0" w:color="auto"/>
              </w:divBdr>
            </w:div>
            <w:div w:id="2139713414">
              <w:marLeft w:val="0"/>
              <w:marRight w:val="0"/>
              <w:marTop w:val="0"/>
              <w:marBottom w:val="0"/>
              <w:divBdr>
                <w:top w:val="none" w:sz="0" w:space="0" w:color="auto"/>
                <w:left w:val="none" w:sz="0" w:space="0" w:color="auto"/>
                <w:bottom w:val="none" w:sz="0" w:space="0" w:color="auto"/>
                <w:right w:val="none" w:sz="0" w:space="0" w:color="auto"/>
              </w:divBdr>
            </w:div>
            <w:div w:id="529883095">
              <w:blockQuote w:val="1"/>
              <w:marLeft w:val="-60"/>
              <w:marRight w:val="0"/>
              <w:marTop w:val="0"/>
              <w:marBottom w:val="240"/>
              <w:divBdr>
                <w:top w:val="none" w:sz="0" w:space="0" w:color="auto"/>
                <w:left w:val="single" w:sz="24" w:space="12" w:color="DDDDDD"/>
                <w:bottom w:val="none" w:sz="0" w:space="0" w:color="auto"/>
                <w:right w:val="none" w:sz="0" w:space="0" w:color="auto"/>
              </w:divBdr>
            </w:div>
            <w:div w:id="1431857657">
              <w:marLeft w:val="0"/>
              <w:marRight w:val="0"/>
              <w:marTop w:val="0"/>
              <w:marBottom w:val="0"/>
              <w:divBdr>
                <w:top w:val="none" w:sz="0" w:space="0" w:color="auto"/>
                <w:left w:val="none" w:sz="0" w:space="0" w:color="auto"/>
                <w:bottom w:val="none" w:sz="0" w:space="0" w:color="auto"/>
                <w:right w:val="none" w:sz="0" w:space="0" w:color="auto"/>
              </w:divBdr>
            </w:div>
            <w:div w:id="1189953665">
              <w:blockQuote w:val="1"/>
              <w:marLeft w:val="-60"/>
              <w:marRight w:val="0"/>
              <w:marTop w:val="0"/>
              <w:marBottom w:val="240"/>
              <w:divBdr>
                <w:top w:val="none" w:sz="0" w:space="0" w:color="auto"/>
                <w:left w:val="single" w:sz="24" w:space="12" w:color="DDDDDD"/>
                <w:bottom w:val="none" w:sz="0" w:space="0" w:color="auto"/>
                <w:right w:val="none" w:sz="0" w:space="0" w:color="auto"/>
              </w:divBdr>
            </w:div>
            <w:div w:id="734089696">
              <w:marLeft w:val="0"/>
              <w:marRight w:val="0"/>
              <w:marTop w:val="0"/>
              <w:marBottom w:val="0"/>
              <w:divBdr>
                <w:top w:val="none" w:sz="0" w:space="0" w:color="auto"/>
                <w:left w:val="none" w:sz="0" w:space="0" w:color="auto"/>
                <w:bottom w:val="none" w:sz="0" w:space="0" w:color="auto"/>
                <w:right w:val="none" w:sz="0" w:space="0" w:color="auto"/>
              </w:divBdr>
            </w:div>
            <w:div w:id="1004240838">
              <w:marLeft w:val="0"/>
              <w:marRight w:val="0"/>
              <w:marTop w:val="0"/>
              <w:marBottom w:val="0"/>
              <w:divBdr>
                <w:top w:val="none" w:sz="0" w:space="0" w:color="auto"/>
                <w:left w:val="none" w:sz="0" w:space="0" w:color="auto"/>
                <w:bottom w:val="none" w:sz="0" w:space="0" w:color="auto"/>
                <w:right w:val="none" w:sz="0" w:space="0" w:color="auto"/>
              </w:divBdr>
            </w:div>
            <w:div w:id="413549812">
              <w:blockQuote w:val="1"/>
              <w:marLeft w:val="-60"/>
              <w:marRight w:val="0"/>
              <w:marTop w:val="0"/>
              <w:marBottom w:val="240"/>
              <w:divBdr>
                <w:top w:val="none" w:sz="0" w:space="0" w:color="auto"/>
                <w:left w:val="single" w:sz="24" w:space="12" w:color="DDDDDD"/>
                <w:bottom w:val="none" w:sz="0" w:space="0" w:color="auto"/>
                <w:right w:val="none" w:sz="0" w:space="0" w:color="auto"/>
              </w:divBdr>
            </w:div>
            <w:div w:id="1869903940">
              <w:marLeft w:val="0"/>
              <w:marRight w:val="0"/>
              <w:marTop w:val="0"/>
              <w:marBottom w:val="0"/>
              <w:divBdr>
                <w:top w:val="none" w:sz="0" w:space="0" w:color="auto"/>
                <w:left w:val="none" w:sz="0" w:space="0" w:color="auto"/>
                <w:bottom w:val="none" w:sz="0" w:space="0" w:color="auto"/>
                <w:right w:val="none" w:sz="0" w:space="0" w:color="auto"/>
              </w:divBdr>
            </w:div>
            <w:div w:id="1101411354">
              <w:blockQuote w:val="1"/>
              <w:marLeft w:val="-60"/>
              <w:marRight w:val="0"/>
              <w:marTop w:val="0"/>
              <w:marBottom w:val="240"/>
              <w:divBdr>
                <w:top w:val="none" w:sz="0" w:space="0" w:color="auto"/>
                <w:left w:val="single" w:sz="24" w:space="12" w:color="DDDDDD"/>
                <w:bottom w:val="none" w:sz="0" w:space="0" w:color="auto"/>
                <w:right w:val="none" w:sz="0" w:space="0" w:color="auto"/>
              </w:divBdr>
            </w:div>
            <w:div w:id="1893075549">
              <w:marLeft w:val="0"/>
              <w:marRight w:val="0"/>
              <w:marTop w:val="0"/>
              <w:marBottom w:val="0"/>
              <w:divBdr>
                <w:top w:val="none" w:sz="0" w:space="0" w:color="auto"/>
                <w:left w:val="none" w:sz="0" w:space="0" w:color="auto"/>
                <w:bottom w:val="none" w:sz="0" w:space="0" w:color="auto"/>
                <w:right w:val="none" w:sz="0" w:space="0" w:color="auto"/>
              </w:divBdr>
            </w:div>
            <w:div w:id="201015559">
              <w:marLeft w:val="0"/>
              <w:marRight w:val="0"/>
              <w:marTop w:val="0"/>
              <w:marBottom w:val="0"/>
              <w:divBdr>
                <w:top w:val="none" w:sz="0" w:space="0" w:color="auto"/>
                <w:left w:val="none" w:sz="0" w:space="0" w:color="auto"/>
                <w:bottom w:val="none" w:sz="0" w:space="0" w:color="auto"/>
                <w:right w:val="none" w:sz="0" w:space="0" w:color="auto"/>
              </w:divBdr>
            </w:div>
            <w:div w:id="1342664006">
              <w:blockQuote w:val="1"/>
              <w:marLeft w:val="-60"/>
              <w:marRight w:val="0"/>
              <w:marTop w:val="0"/>
              <w:marBottom w:val="240"/>
              <w:divBdr>
                <w:top w:val="none" w:sz="0" w:space="0" w:color="auto"/>
                <w:left w:val="single" w:sz="24" w:space="12" w:color="DDDDDD"/>
                <w:bottom w:val="none" w:sz="0" w:space="0" w:color="auto"/>
                <w:right w:val="none" w:sz="0" w:space="0" w:color="auto"/>
              </w:divBdr>
            </w:div>
            <w:div w:id="1162702426">
              <w:marLeft w:val="0"/>
              <w:marRight w:val="0"/>
              <w:marTop w:val="0"/>
              <w:marBottom w:val="0"/>
              <w:divBdr>
                <w:top w:val="none" w:sz="0" w:space="0" w:color="auto"/>
                <w:left w:val="none" w:sz="0" w:space="0" w:color="auto"/>
                <w:bottom w:val="none" w:sz="0" w:space="0" w:color="auto"/>
                <w:right w:val="none" w:sz="0" w:space="0" w:color="auto"/>
              </w:divBdr>
            </w:div>
            <w:div w:id="152532892">
              <w:marLeft w:val="0"/>
              <w:marRight w:val="0"/>
              <w:marTop w:val="0"/>
              <w:marBottom w:val="0"/>
              <w:divBdr>
                <w:top w:val="none" w:sz="0" w:space="0" w:color="auto"/>
                <w:left w:val="none" w:sz="0" w:space="0" w:color="auto"/>
                <w:bottom w:val="none" w:sz="0" w:space="0" w:color="auto"/>
                <w:right w:val="none" w:sz="0" w:space="0" w:color="auto"/>
              </w:divBdr>
            </w:div>
            <w:div w:id="1937860417">
              <w:marLeft w:val="0"/>
              <w:marRight w:val="0"/>
              <w:marTop w:val="0"/>
              <w:marBottom w:val="0"/>
              <w:divBdr>
                <w:top w:val="none" w:sz="0" w:space="0" w:color="auto"/>
                <w:left w:val="none" w:sz="0" w:space="0" w:color="auto"/>
                <w:bottom w:val="none" w:sz="0" w:space="0" w:color="auto"/>
                <w:right w:val="none" w:sz="0" w:space="0" w:color="auto"/>
              </w:divBdr>
            </w:div>
            <w:div w:id="1549953417">
              <w:blockQuote w:val="1"/>
              <w:marLeft w:val="-60"/>
              <w:marRight w:val="0"/>
              <w:marTop w:val="0"/>
              <w:marBottom w:val="240"/>
              <w:divBdr>
                <w:top w:val="none" w:sz="0" w:space="0" w:color="auto"/>
                <w:left w:val="single" w:sz="24" w:space="12" w:color="DDDDDD"/>
                <w:bottom w:val="none" w:sz="0" w:space="0" w:color="auto"/>
                <w:right w:val="none" w:sz="0" w:space="0" w:color="auto"/>
              </w:divBdr>
            </w:div>
            <w:div w:id="1551578064">
              <w:marLeft w:val="0"/>
              <w:marRight w:val="0"/>
              <w:marTop w:val="0"/>
              <w:marBottom w:val="0"/>
              <w:divBdr>
                <w:top w:val="none" w:sz="0" w:space="0" w:color="auto"/>
                <w:left w:val="none" w:sz="0" w:space="0" w:color="auto"/>
                <w:bottom w:val="none" w:sz="0" w:space="0" w:color="auto"/>
                <w:right w:val="none" w:sz="0" w:space="0" w:color="auto"/>
              </w:divBdr>
            </w:div>
            <w:div w:id="1740204768">
              <w:blockQuote w:val="1"/>
              <w:marLeft w:val="-60"/>
              <w:marRight w:val="0"/>
              <w:marTop w:val="0"/>
              <w:marBottom w:val="240"/>
              <w:divBdr>
                <w:top w:val="none" w:sz="0" w:space="0" w:color="auto"/>
                <w:left w:val="single" w:sz="24" w:space="12" w:color="DDDDDD"/>
                <w:bottom w:val="none" w:sz="0" w:space="0" w:color="auto"/>
                <w:right w:val="none" w:sz="0" w:space="0" w:color="auto"/>
              </w:divBdr>
            </w:div>
            <w:div w:id="895508227">
              <w:marLeft w:val="0"/>
              <w:marRight w:val="0"/>
              <w:marTop w:val="0"/>
              <w:marBottom w:val="0"/>
              <w:divBdr>
                <w:top w:val="none" w:sz="0" w:space="0" w:color="auto"/>
                <w:left w:val="none" w:sz="0" w:space="0" w:color="auto"/>
                <w:bottom w:val="none" w:sz="0" w:space="0" w:color="auto"/>
                <w:right w:val="none" w:sz="0" w:space="0" w:color="auto"/>
              </w:divBdr>
            </w:div>
            <w:div w:id="447966664">
              <w:marLeft w:val="0"/>
              <w:marRight w:val="0"/>
              <w:marTop w:val="0"/>
              <w:marBottom w:val="0"/>
              <w:divBdr>
                <w:top w:val="none" w:sz="0" w:space="0" w:color="auto"/>
                <w:left w:val="none" w:sz="0" w:space="0" w:color="auto"/>
                <w:bottom w:val="none" w:sz="0" w:space="0" w:color="auto"/>
                <w:right w:val="none" w:sz="0" w:space="0" w:color="auto"/>
              </w:divBdr>
            </w:div>
            <w:div w:id="1143082605">
              <w:marLeft w:val="0"/>
              <w:marRight w:val="0"/>
              <w:marTop w:val="0"/>
              <w:marBottom w:val="0"/>
              <w:divBdr>
                <w:top w:val="none" w:sz="0" w:space="0" w:color="auto"/>
                <w:left w:val="none" w:sz="0" w:space="0" w:color="auto"/>
                <w:bottom w:val="none" w:sz="0" w:space="0" w:color="auto"/>
                <w:right w:val="none" w:sz="0" w:space="0" w:color="auto"/>
              </w:divBdr>
            </w:div>
            <w:div w:id="71785014">
              <w:blockQuote w:val="1"/>
              <w:marLeft w:val="-60"/>
              <w:marRight w:val="0"/>
              <w:marTop w:val="0"/>
              <w:marBottom w:val="240"/>
              <w:divBdr>
                <w:top w:val="none" w:sz="0" w:space="0" w:color="auto"/>
                <w:left w:val="single" w:sz="24" w:space="12" w:color="DDDDDD"/>
                <w:bottom w:val="none" w:sz="0" w:space="0" w:color="auto"/>
                <w:right w:val="none" w:sz="0" w:space="0" w:color="auto"/>
              </w:divBdr>
            </w:div>
            <w:div w:id="1782725564">
              <w:marLeft w:val="0"/>
              <w:marRight w:val="0"/>
              <w:marTop w:val="0"/>
              <w:marBottom w:val="0"/>
              <w:divBdr>
                <w:top w:val="none" w:sz="0" w:space="0" w:color="auto"/>
                <w:left w:val="none" w:sz="0" w:space="0" w:color="auto"/>
                <w:bottom w:val="none" w:sz="0" w:space="0" w:color="auto"/>
                <w:right w:val="none" w:sz="0" w:space="0" w:color="auto"/>
              </w:divBdr>
            </w:div>
            <w:div w:id="1199589535">
              <w:blockQuote w:val="1"/>
              <w:marLeft w:val="-60"/>
              <w:marRight w:val="0"/>
              <w:marTop w:val="0"/>
              <w:marBottom w:val="240"/>
              <w:divBdr>
                <w:top w:val="none" w:sz="0" w:space="0" w:color="auto"/>
                <w:left w:val="single" w:sz="24" w:space="12" w:color="DDDDDD"/>
                <w:bottom w:val="none" w:sz="0" w:space="0" w:color="auto"/>
                <w:right w:val="none" w:sz="0" w:space="0" w:color="auto"/>
              </w:divBdr>
            </w:div>
            <w:div w:id="736510162">
              <w:marLeft w:val="0"/>
              <w:marRight w:val="0"/>
              <w:marTop w:val="0"/>
              <w:marBottom w:val="0"/>
              <w:divBdr>
                <w:top w:val="none" w:sz="0" w:space="0" w:color="auto"/>
                <w:left w:val="none" w:sz="0" w:space="0" w:color="auto"/>
                <w:bottom w:val="none" w:sz="0" w:space="0" w:color="auto"/>
                <w:right w:val="none" w:sz="0" w:space="0" w:color="auto"/>
              </w:divBdr>
            </w:div>
            <w:div w:id="1321348215">
              <w:marLeft w:val="0"/>
              <w:marRight w:val="0"/>
              <w:marTop w:val="0"/>
              <w:marBottom w:val="0"/>
              <w:divBdr>
                <w:top w:val="none" w:sz="0" w:space="0" w:color="auto"/>
                <w:left w:val="none" w:sz="0" w:space="0" w:color="auto"/>
                <w:bottom w:val="none" w:sz="0" w:space="0" w:color="auto"/>
                <w:right w:val="none" w:sz="0" w:space="0" w:color="auto"/>
              </w:divBdr>
            </w:div>
            <w:div w:id="1809274538">
              <w:marLeft w:val="0"/>
              <w:marRight w:val="0"/>
              <w:marTop w:val="0"/>
              <w:marBottom w:val="0"/>
              <w:divBdr>
                <w:top w:val="none" w:sz="0" w:space="0" w:color="auto"/>
                <w:left w:val="none" w:sz="0" w:space="0" w:color="auto"/>
                <w:bottom w:val="none" w:sz="0" w:space="0" w:color="auto"/>
                <w:right w:val="none" w:sz="0" w:space="0" w:color="auto"/>
              </w:divBdr>
            </w:div>
            <w:div w:id="1635599704">
              <w:marLeft w:val="0"/>
              <w:marRight w:val="0"/>
              <w:marTop w:val="0"/>
              <w:marBottom w:val="0"/>
              <w:divBdr>
                <w:top w:val="none" w:sz="0" w:space="0" w:color="auto"/>
                <w:left w:val="none" w:sz="0" w:space="0" w:color="auto"/>
                <w:bottom w:val="none" w:sz="0" w:space="0" w:color="auto"/>
                <w:right w:val="none" w:sz="0" w:space="0" w:color="auto"/>
              </w:divBdr>
            </w:div>
            <w:div w:id="1594123095">
              <w:marLeft w:val="0"/>
              <w:marRight w:val="0"/>
              <w:marTop w:val="0"/>
              <w:marBottom w:val="0"/>
              <w:divBdr>
                <w:top w:val="none" w:sz="0" w:space="0" w:color="auto"/>
                <w:left w:val="none" w:sz="0" w:space="0" w:color="auto"/>
                <w:bottom w:val="none" w:sz="0" w:space="0" w:color="auto"/>
                <w:right w:val="none" w:sz="0" w:space="0" w:color="auto"/>
              </w:divBdr>
            </w:div>
            <w:div w:id="1113211306">
              <w:marLeft w:val="0"/>
              <w:marRight w:val="0"/>
              <w:marTop w:val="0"/>
              <w:marBottom w:val="0"/>
              <w:divBdr>
                <w:top w:val="none" w:sz="0" w:space="0" w:color="auto"/>
                <w:left w:val="none" w:sz="0" w:space="0" w:color="auto"/>
                <w:bottom w:val="none" w:sz="0" w:space="0" w:color="auto"/>
                <w:right w:val="none" w:sz="0" w:space="0" w:color="auto"/>
              </w:divBdr>
            </w:div>
            <w:div w:id="969942412">
              <w:marLeft w:val="0"/>
              <w:marRight w:val="0"/>
              <w:marTop w:val="0"/>
              <w:marBottom w:val="0"/>
              <w:divBdr>
                <w:top w:val="none" w:sz="0" w:space="0" w:color="auto"/>
                <w:left w:val="none" w:sz="0" w:space="0" w:color="auto"/>
                <w:bottom w:val="none" w:sz="0" w:space="0" w:color="auto"/>
                <w:right w:val="none" w:sz="0" w:space="0" w:color="auto"/>
              </w:divBdr>
            </w:div>
            <w:div w:id="59179867">
              <w:marLeft w:val="0"/>
              <w:marRight w:val="0"/>
              <w:marTop w:val="0"/>
              <w:marBottom w:val="0"/>
              <w:divBdr>
                <w:top w:val="none" w:sz="0" w:space="0" w:color="auto"/>
                <w:left w:val="none" w:sz="0" w:space="0" w:color="auto"/>
                <w:bottom w:val="none" w:sz="0" w:space="0" w:color="auto"/>
                <w:right w:val="none" w:sz="0" w:space="0" w:color="auto"/>
              </w:divBdr>
            </w:div>
            <w:div w:id="1314070122">
              <w:marLeft w:val="0"/>
              <w:marRight w:val="0"/>
              <w:marTop w:val="0"/>
              <w:marBottom w:val="0"/>
              <w:divBdr>
                <w:top w:val="none" w:sz="0" w:space="0" w:color="auto"/>
                <w:left w:val="none" w:sz="0" w:space="0" w:color="auto"/>
                <w:bottom w:val="none" w:sz="0" w:space="0" w:color="auto"/>
                <w:right w:val="none" w:sz="0" w:space="0" w:color="auto"/>
              </w:divBdr>
            </w:div>
            <w:div w:id="1775049095">
              <w:blockQuote w:val="1"/>
              <w:marLeft w:val="-60"/>
              <w:marRight w:val="0"/>
              <w:marTop w:val="0"/>
              <w:marBottom w:val="240"/>
              <w:divBdr>
                <w:top w:val="none" w:sz="0" w:space="0" w:color="auto"/>
                <w:left w:val="single" w:sz="24" w:space="12" w:color="DDDDDD"/>
                <w:bottom w:val="none" w:sz="0" w:space="0" w:color="auto"/>
                <w:right w:val="none" w:sz="0" w:space="0" w:color="auto"/>
              </w:divBdr>
            </w:div>
            <w:div w:id="1788620942">
              <w:marLeft w:val="0"/>
              <w:marRight w:val="0"/>
              <w:marTop w:val="0"/>
              <w:marBottom w:val="0"/>
              <w:divBdr>
                <w:top w:val="none" w:sz="0" w:space="0" w:color="auto"/>
                <w:left w:val="none" w:sz="0" w:space="0" w:color="auto"/>
                <w:bottom w:val="none" w:sz="0" w:space="0" w:color="auto"/>
                <w:right w:val="none" w:sz="0" w:space="0" w:color="auto"/>
              </w:divBdr>
            </w:div>
            <w:div w:id="1683510244">
              <w:blockQuote w:val="1"/>
              <w:marLeft w:val="-60"/>
              <w:marRight w:val="0"/>
              <w:marTop w:val="0"/>
              <w:marBottom w:val="240"/>
              <w:divBdr>
                <w:top w:val="none" w:sz="0" w:space="0" w:color="auto"/>
                <w:left w:val="single" w:sz="24" w:space="12" w:color="DDDDDD"/>
                <w:bottom w:val="none" w:sz="0" w:space="0" w:color="auto"/>
                <w:right w:val="none" w:sz="0" w:space="0" w:color="auto"/>
              </w:divBdr>
            </w:div>
            <w:div w:id="717096728">
              <w:blockQuote w:val="1"/>
              <w:marLeft w:val="-60"/>
              <w:marRight w:val="0"/>
              <w:marTop w:val="0"/>
              <w:marBottom w:val="240"/>
              <w:divBdr>
                <w:top w:val="none" w:sz="0" w:space="0" w:color="auto"/>
                <w:left w:val="single" w:sz="24" w:space="12" w:color="DDDDDD"/>
                <w:bottom w:val="none" w:sz="0" w:space="0" w:color="auto"/>
                <w:right w:val="none" w:sz="0" w:space="0" w:color="auto"/>
              </w:divBdr>
            </w:div>
            <w:div w:id="1826584162">
              <w:marLeft w:val="0"/>
              <w:marRight w:val="0"/>
              <w:marTop w:val="0"/>
              <w:marBottom w:val="0"/>
              <w:divBdr>
                <w:top w:val="none" w:sz="0" w:space="0" w:color="auto"/>
                <w:left w:val="none" w:sz="0" w:space="0" w:color="auto"/>
                <w:bottom w:val="none" w:sz="0" w:space="0" w:color="auto"/>
                <w:right w:val="none" w:sz="0" w:space="0" w:color="auto"/>
              </w:divBdr>
            </w:div>
            <w:div w:id="1118184411">
              <w:marLeft w:val="0"/>
              <w:marRight w:val="0"/>
              <w:marTop w:val="0"/>
              <w:marBottom w:val="0"/>
              <w:divBdr>
                <w:top w:val="none" w:sz="0" w:space="0" w:color="auto"/>
                <w:left w:val="none" w:sz="0" w:space="0" w:color="auto"/>
                <w:bottom w:val="none" w:sz="0" w:space="0" w:color="auto"/>
                <w:right w:val="none" w:sz="0" w:space="0" w:color="auto"/>
              </w:divBdr>
            </w:div>
            <w:div w:id="1732189757">
              <w:blockQuote w:val="1"/>
              <w:marLeft w:val="-60"/>
              <w:marRight w:val="0"/>
              <w:marTop w:val="0"/>
              <w:marBottom w:val="240"/>
              <w:divBdr>
                <w:top w:val="none" w:sz="0" w:space="0" w:color="auto"/>
                <w:left w:val="single" w:sz="24" w:space="12" w:color="DDDDDD"/>
                <w:bottom w:val="none" w:sz="0" w:space="0" w:color="auto"/>
                <w:right w:val="none" w:sz="0" w:space="0" w:color="auto"/>
              </w:divBdr>
            </w:div>
            <w:div w:id="1335839338">
              <w:blockQuote w:val="1"/>
              <w:marLeft w:val="-60"/>
              <w:marRight w:val="0"/>
              <w:marTop w:val="0"/>
              <w:marBottom w:val="240"/>
              <w:divBdr>
                <w:top w:val="none" w:sz="0" w:space="0" w:color="auto"/>
                <w:left w:val="single" w:sz="24" w:space="12" w:color="DDDDDD"/>
                <w:bottom w:val="none" w:sz="0" w:space="0" w:color="auto"/>
                <w:right w:val="none" w:sz="0" w:space="0" w:color="auto"/>
              </w:divBdr>
            </w:div>
            <w:div w:id="1548445939">
              <w:blockQuote w:val="1"/>
              <w:marLeft w:val="-60"/>
              <w:marRight w:val="0"/>
              <w:marTop w:val="0"/>
              <w:marBottom w:val="240"/>
              <w:divBdr>
                <w:top w:val="none" w:sz="0" w:space="0" w:color="auto"/>
                <w:left w:val="single" w:sz="24" w:space="12" w:color="DDDDDD"/>
                <w:bottom w:val="none" w:sz="0" w:space="0" w:color="auto"/>
                <w:right w:val="none" w:sz="0" w:space="0" w:color="auto"/>
              </w:divBdr>
            </w:div>
            <w:div w:id="317002762">
              <w:blockQuote w:val="1"/>
              <w:marLeft w:val="-60"/>
              <w:marRight w:val="0"/>
              <w:marTop w:val="0"/>
              <w:marBottom w:val="240"/>
              <w:divBdr>
                <w:top w:val="none" w:sz="0" w:space="0" w:color="auto"/>
                <w:left w:val="single" w:sz="24" w:space="12" w:color="DDDDDD"/>
                <w:bottom w:val="none" w:sz="0" w:space="0" w:color="auto"/>
                <w:right w:val="none" w:sz="0" w:space="0" w:color="auto"/>
              </w:divBdr>
            </w:div>
            <w:div w:id="1365715855">
              <w:marLeft w:val="0"/>
              <w:marRight w:val="0"/>
              <w:marTop w:val="0"/>
              <w:marBottom w:val="0"/>
              <w:divBdr>
                <w:top w:val="none" w:sz="0" w:space="0" w:color="auto"/>
                <w:left w:val="none" w:sz="0" w:space="0" w:color="auto"/>
                <w:bottom w:val="none" w:sz="0" w:space="0" w:color="auto"/>
                <w:right w:val="none" w:sz="0" w:space="0" w:color="auto"/>
              </w:divBdr>
            </w:div>
            <w:div w:id="860360946">
              <w:marLeft w:val="0"/>
              <w:marRight w:val="0"/>
              <w:marTop w:val="0"/>
              <w:marBottom w:val="0"/>
              <w:divBdr>
                <w:top w:val="none" w:sz="0" w:space="0" w:color="auto"/>
                <w:left w:val="none" w:sz="0" w:space="0" w:color="auto"/>
                <w:bottom w:val="none" w:sz="0" w:space="0" w:color="auto"/>
                <w:right w:val="none" w:sz="0" w:space="0" w:color="auto"/>
              </w:divBdr>
            </w:div>
            <w:div w:id="114643385">
              <w:marLeft w:val="0"/>
              <w:marRight w:val="0"/>
              <w:marTop w:val="0"/>
              <w:marBottom w:val="0"/>
              <w:divBdr>
                <w:top w:val="none" w:sz="0" w:space="0" w:color="auto"/>
                <w:left w:val="none" w:sz="0" w:space="0" w:color="auto"/>
                <w:bottom w:val="none" w:sz="0" w:space="0" w:color="auto"/>
                <w:right w:val="none" w:sz="0" w:space="0" w:color="auto"/>
              </w:divBdr>
            </w:div>
            <w:div w:id="927269661">
              <w:marLeft w:val="0"/>
              <w:marRight w:val="0"/>
              <w:marTop w:val="0"/>
              <w:marBottom w:val="0"/>
              <w:divBdr>
                <w:top w:val="none" w:sz="0" w:space="0" w:color="auto"/>
                <w:left w:val="none" w:sz="0" w:space="0" w:color="auto"/>
                <w:bottom w:val="none" w:sz="0" w:space="0" w:color="auto"/>
                <w:right w:val="none" w:sz="0" w:space="0" w:color="auto"/>
              </w:divBdr>
            </w:div>
            <w:div w:id="1918512344">
              <w:marLeft w:val="0"/>
              <w:marRight w:val="0"/>
              <w:marTop w:val="0"/>
              <w:marBottom w:val="0"/>
              <w:divBdr>
                <w:top w:val="none" w:sz="0" w:space="0" w:color="auto"/>
                <w:left w:val="none" w:sz="0" w:space="0" w:color="auto"/>
                <w:bottom w:val="none" w:sz="0" w:space="0" w:color="auto"/>
                <w:right w:val="none" w:sz="0" w:space="0" w:color="auto"/>
              </w:divBdr>
            </w:div>
            <w:div w:id="1890412645">
              <w:marLeft w:val="0"/>
              <w:marRight w:val="0"/>
              <w:marTop w:val="0"/>
              <w:marBottom w:val="0"/>
              <w:divBdr>
                <w:top w:val="none" w:sz="0" w:space="0" w:color="auto"/>
                <w:left w:val="none" w:sz="0" w:space="0" w:color="auto"/>
                <w:bottom w:val="none" w:sz="0" w:space="0" w:color="auto"/>
                <w:right w:val="none" w:sz="0" w:space="0" w:color="auto"/>
              </w:divBdr>
            </w:div>
            <w:div w:id="202669776">
              <w:blockQuote w:val="1"/>
              <w:marLeft w:val="-60"/>
              <w:marRight w:val="0"/>
              <w:marTop w:val="0"/>
              <w:marBottom w:val="240"/>
              <w:divBdr>
                <w:top w:val="none" w:sz="0" w:space="0" w:color="auto"/>
                <w:left w:val="single" w:sz="24" w:space="12" w:color="DDDDDD"/>
                <w:bottom w:val="none" w:sz="0" w:space="0" w:color="auto"/>
                <w:right w:val="none" w:sz="0" w:space="0" w:color="auto"/>
              </w:divBdr>
            </w:div>
            <w:div w:id="640310407">
              <w:marLeft w:val="0"/>
              <w:marRight w:val="0"/>
              <w:marTop w:val="0"/>
              <w:marBottom w:val="0"/>
              <w:divBdr>
                <w:top w:val="none" w:sz="0" w:space="0" w:color="auto"/>
                <w:left w:val="none" w:sz="0" w:space="0" w:color="auto"/>
                <w:bottom w:val="none" w:sz="0" w:space="0" w:color="auto"/>
                <w:right w:val="none" w:sz="0" w:space="0" w:color="auto"/>
              </w:divBdr>
            </w:div>
            <w:div w:id="991912520">
              <w:marLeft w:val="0"/>
              <w:marRight w:val="0"/>
              <w:marTop w:val="0"/>
              <w:marBottom w:val="0"/>
              <w:divBdr>
                <w:top w:val="none" w:sz="0" w:space="0" w:color="auto"/>
                <w:left w:val="none" w:sz="0" w:space="0" w:color="auto"/>
                <w:bottom w:val="none" w:sz="0" w:space="0" w:color="auto"/>
                <w:right w:val="none" w:sz="0" w:space="0" w:color="auto"/>
              </w:divBdr>
            </w:div>
            <w:div w:id="1752581091">
              <w:marLeft w:val="0"/>
              <w:marRight w:val="0"/>
              <w:marTop w:val="0"/>
              <w:marBottom w:val="0"/>
              <w:divBdr>
                <w:top w:val="none" w:sz="0" w:space="0" w:color="auto"/>
                <w:left w:val="none" w:sz="0" w:space="0" w:color="auto"/>
                <w:bottom w:val="none" w:sz="0" w:space="0" w:color="auto"/>
                <w:right w:val="none" w:sz="0" w:space="0" w:color="auto"/>
              </w:divBdr>
            </w:div>
            <w:div w:id="1907376132">
              <w:marLeft w:val="0"/>
              <w:marRight w:val="0"/>
              <w:marTop w:val="0"/>
              <w:marBottom w:val="0"/>
              <w:divBdr>
                <w:top w:val="none" w:sz="0" w:space="0" w:color="auto"/>
                <w:left w:val="none" w:sz="0" w:space="0" w:color="auto"/>
                <w:bottom w:val="none" w:sz="0" w:space="0" w:color="auto"/>
                <w:right w:val="none" w:sz="0" w:space="0" w:color="auto"/>
              </w:divBdr>
            </w:div>
            <w:div w:id="176509752">
              <w:marLeft w:val="0"/>
              <w:marRight w:val="0"/>
              <w:marTop w:val="0"/>
              <w:marBottom w:val="0"/>
              <w:divBdr>
                <w:top w:val="none" w:sz="0" w:space="0" w:color="auto"/>
                <w:left w:val="none" w:sz="0" w:space="0" w:color="auto"/>
                <w:bottom w:val="none" w:sz="0" w:space="0" w:color="auto"/>
                <w:right w:val="none" w:sz="0" w:space="0" w:color="auto"/>
              </w:divBdr>
            </w:div>
            <w:div w:id="1337809162">
              <w:blockQuote w:val="1"/>
              <w:marLeft w:val="-60"/>
              <w:marRight w:val="0"/>
              <w:marTop w:val="0"/>
              <w:marBottom w:val="240"/>
              <w:divBdr>
                <w:top w:val="none" w:sz="0" w:space="0" w:color="auto"/>
                <w:left w:val="single" w:sz="24" w:space="12" w:color="DDDDDD"/>
                <w:bottom w:val="none" w:sz="0" w:space="0" w:color="auto"/>
                <w:right w:val="none" w:sz="0" w:space="0" w:color="auto"/>
              </w:divBdr>
            </w:div>
            <w:div w:id="2014262906">
              <w:blockQuote w:val="1"/>
              <w:marLeft w:val="-60"/>
              <w:marRight w:val="0"/>
              <w:marTop w:val="0"/>
              <w:marBottom w:val="240"/>
              <w:divBdr>
                <w:top w:val="none" w:sz="0" w:space="0" w:color="auto"/>
                <w:left w:val="single" w:sz="24" w:space="12" w:color="DDDDDD"/>
                <w:bottom w:val="none" w:sz="0" w:space="0" w:color="auto"/>
                <w:right w:val="none" w:sz="0" w:space="0" w:color="auto"/>
              </w:divBdr>
            </w:div>
            <w:div w:id="981277120">
              <w:marLeft w:val="0"/>
              <w:marRight w:val="0"/>
              <w:marTop w:val="0"/>
              <w:marBottom w:val="0"/>
              <w:divBdr>
                <w:top w:val="none" w:sz="0" w:space="0" w:color="auto"/>
                <w:left w:val="none" w:sz="0" w:space="0" w:color="auto"/>
                <w:bottom w:val="none" w:sz="0" w:space="0" w:color="auto"/>
                <w:right w:val="none" w:sz="0" w:space="0" w:color="auto"/>
              </w:divBdr>
            </w:div>
            <w:div w:id="570120161">
              <w:blockQuote w:val="1"/>
              <w:marLeft w:val="-60"/>
              <w:marRight w:val="0"/>
              <w:marTop w:val="0"/>
              <w:marBottom w:val="240"/>
              <w:divBdr>
                <w:top w:val="none" w:sz="0" w:space="0" w:color="auto"/>
                <w:left w:val="single" w:sz="24" w:space="12" w:color="DDDDDD"/>
                <w:bottom w:val="none" w:sz="0" w:space="0" w:color="auto"/>
                <w:right w:val="none" w:sz="0" w:space="0" w:color="auto"/>
              </w:divBdr>
            </w:div>
            <w:div w:id="1961179423">
              <w:blockQuote w:val="1"/>
              <w:marLeft w:val="-60"/>
              <w:marRight w:val="0"/>
              <w:marTop w:val="0"/>
              <w:marBottom w:val="240"/>
              <w:divBdr>
                <w:top w:val="none" w:sz="0" w:space="0" w:color="auto"/>
                <w:left w:val="single" w:sz="24" w:space="12" w:color="DDDDDD"/>
                <w:bottom w:val="none" w:sz="0" w:space="0" w:color="auto"/>
                <w:right w:val="none" w:sz="0" w:space="0" w:color="auto"/>
              </w:divBdr>
            </w:div>
            <w:div w:id="1958877668">
              <w:blockQuote w:val="1"/>
              <w:marLeft w:val="-60"/>
              <w:marRight w:val="0"/>
              <w:marTop w:val="0"/>
              <w:marBottom w:val="240"/>
              <w:divBdr>
                <w:top w:val="none" w:sz="0" w:space="0" w:color="auto"/>
                <w:left w:val="single" w:sz="24" w:space="12" w:color="DDDDDD"/>
                <w:bottom w:val="none" w:sz="0" w:space="0" w:color="auto"/>
                <w:right w:val="none" w:sz="0" w:space="0" w:color="auto"/>
              </w:divBdr>
            </w:div>
            <w:div w:id="1090083361">
              <w:marLeft w:val="0"/>
              <w:marRight w:val="0"/>
              <w:marTop w:val="0"/>
              <w:marBottom w:val="0"/>
              <w:divBdr>
                <w:top w:val="none" w:sz="0" w:space="0" w:color="auto"/>
                <w:left w:val="none" w:sz="0" w:space="0" w:color="auto"/>
                <w:bottom w:val="none" w:sz="0" w:space="0" w:color="auto"/>
                <w:right w:val="none" w:sz="0" w:space="0" w:color="auto"/>
              </w:divBdr>
            </w:div>
            <w:div w:id="126113783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0877980">
              <w:marLeft w:val="0"/>
              <w:marRight w:val="0"/>
              <w:marTop w:val="0"/>
              <w:marBottom w:val="0"/>
              <w:divBdr>
                <w:top w:val="none" w:sz="0" w:space="0" w:color="auto"/>
                <w:left w:val="none" w:sz="0" w:space="0" w:color="auto"/>
                <w:bottom w:val="none" w:sz="0" w:space="0" w:color="auto"/>
                <w:right w:val="none" w:sz="0" w:space="0" w:color="auto"/>
              </w:divBdr>
            </w:div>
            <w:div w:id="345252687">
              <w:blockQuote w:val="1"/>
              <w:marLeft w:val="-60"/>
              <w:marRight w:val="0"/>
              <w:marTop w:val="0"/>
              <w:marBottom w:val="240"/>
              <w:divBdr>
                <w:top w:val="none" w:sz="0" w:space="0" w:color="auto"/>
                <w:left w:val="single" w:sz="24" w:space="12" w:color="DDDDDD"/>
                <w:bottom w:val="none" w:sz="0" w:space="0" w:color="auto"/>
                <w:right w:val="none" w:sz="0" w:space="0" w:color="auto"/>
              </w:divBdr>
            </w:div>
            <w:div w:id="281230656">
              <w:marLeft w:val="0"/>
              <w:marRight w:val="0"/>
              <w:marTop w:val="0"/>
              <w:marBottom w:val="0"/>
              <w:divBdr>
                <w:top w:val="none" w:sz="0" w:space="0" w:color="auto"/>
                <w:left w:val="none" w:sz="0" w:space="0" w:color="auto"/>
                <w:bottom w:val="none" w:sz="0" w:space="0" w:color="auto"/>
                <w:right w:val="none" w:sz="0" w:space="0" w:color="auto"/>
              </w:divBdr>
            </w:div>
            <w:div w:id="495725871">
              <w:blockQuote w:val="1"/>
              <w:marLeft w:val="-60"/>
              <w:marRight w:val="0"/>
              <w:marTop w:val="0"/>
              <w:marBottom w:val="240"/>
              <w:divBdr>
                <w:top w:val="none" w:sz="0" w:space="0" w:color="auto"/>
                <w:left w:val="single" w:sz="24" w:space="12" w:color="DDDDDD"/>
                <w:bottom w:val="none" w:sz="0" w:space="0" w:color="auto"/>
                <w:right w:val="none" w:sz="0" w:space="0" w:color="auto"/>
              </w:divBdr>
            </w:div>
            <w:div w:id="1935476177">
              <w:marLeft w:val="0"/>
              <w:marRight w:val="0"/>
              <w:marTop w:val="0"/>
              <w:marBottom w:val="0"/>
              <w:divBdr>
                <w:top w:val="none" w:sz="0" w:space="0" w:color="auto"/>
                <w:left w:val="none" w:sz="0" w:space="0" w:color="auto"/>
                <w:bottom w:val="none" w:sz="0" w:space="0" w:color="auto"/>
                <w:right w:val="none" w:sz="0" w:space="0" w:color="auto"/>
              </w:divBdr>
            </w:div>
            <w:div w:id="1860002222">
              <w:marLeft w:val="0"/>
              <w:marRight w:val="0"/>
              <w:marTop w:val="0"/>
              <w:marBottom w:val="0"/>
              <w:divBdr>
                <w:top w:val="none" w:sz="0" w:space="0" w:color="auto"/>
                <w:left w:val="none" w:sz="0" w:space="0" w:color="auto"/>
                <w:bottom w:val="none" w:sz="0" w:space="0" w:color="auto"/>
                <w:right w:val="none" w:sz="0" w:space="0" w:color="auto"/>
              </w:divBdr>
            </w:div>
            <w:div w:id="1692341372">
              <w:marLeft w:val="0"/>
              <w:marRight w:val="0"/>
              <w:marTop w:val="0"/>
              <w:marBottom w:val="0"/>
              <w:divBdr>
                <w:top w:val="none" w:sz="0" w:space="0" w:color="auto"/>
                <w:left w:val="none" w:sz="0" w:space="0" w:color="auto"/>
                <w:bottom w:val="none" w:sz="0" w:space="0" w:color="auto"/>
                <w:right w:val="none" w:sz="0" w:space="0" w:color="auto"/>
              </w:divBdr>
            </w:div>
            <w:div w:id="1163624413">
              <w:marLeft w:val="0"/>
              <w:marRight w:val="0"/>
              <w:marTop w:val="0"/>
              <w:marBottom w:val="0"/>
              <w:divBdr>
                <w:top w:val="none" w:sz="0" w:space="0" w:color="auto"/>
                <w:left w:val="none" w:sz="0" w:space="0" w:color="auto"/>
                <w:bottom w:val="none" w:sz="0" w:space="0" w:color="auto"/>
                <w:right w:val="none" w:sz="0" w:space="0" w:color="auto"/>
              </w:divBdr>
            </w:div>
            <w:div w:id="1428112547">
              <w:blockQuote w:val="1"/>
              <w:marLeft w:val="-60"/>
              <w:marRight w:val="0"/>
              <w:marTop w:val="0"/>
              <w:marBottom w:val="240"/>
              <w:divBdr>
                <w:top w:val="none" w:sz="0" w:space="0" w:color="auto"/>
                <w:left w:val="single" w:sz="24" w:space="12" w:color="DDDDDD"/>
                <w:bottom w:val="none" w:sz="0" w:space="0" w:color="auto"/>
                <w:right w:val="none" w:sz="0" w:space="0" w:color="auto"/>
              </w:divBdr>
            </w:div>
            <w:div w:id="827676404">
              <w:marLeft w:val="0"/>
              <w:marRight w:val="0"/>
              <w:marTop w:val="0"/>
              <w:marBottom w:val="0"/>
              <w:divBdr>
                <w:top w:val="none" w:sz="0" w:space="0" w:color="auto"/>
                <w:left w:val="none" w:sz="0" w:space="0" w:color="auto"/>
                <w:bottom w:val="none" w:sz="0" w:space="0" w:color="auto"/>
                <w:right w:val="none" w:sz="0" w:space="0" w:color="auto"/>
              </w:divBdr>
            </w:div>
            <w:div w:id="1723678665">
              <w:marLeft w:val="0"/>
              <w:marRight w:val="0"/>
              <w:marTop w:val="0"/>
              <w:marBottom w:val="0"/>
              <w:divBdr>
                <w:top w:val="none" w:sz="0" w:space="0" w:color="auto"/>
                <w:left w:val="none" w:sz="0" w:space="0" w:color="auto"/>
                <w:bottom w:val="none" w:sz="0" w:space="0" w:color="auto"/>
                <w:right w:val="none" w:sz="0" w:space="0" w:color="auto"/>
              </w:divBdr>
            </w:div>
            <w:div w:id="264188888">
              <w:marLeft w:val="0"/>
              <w:marRight w:val="0"/>
              <w:marTop w:val="0"/>
              <w:marBottom w:val="0"/>
              <w:divBdr>
                <w:top w:val="none" w:sz="0" w:space="0" w:color="auto"/>
                <w:left w:val="none" w:sz="0" w:space="0" w:color="auto"/>
                <w:bottom w:val="none" w:sz="0" w:space="0" w:color="auto"/>
                <w:right w:val="none" w:sz="0" w:space="0" w:color="auto"/>
              </w:divBdr>
            </w:div>
            <w:div w:id="1959676245">
              <w:marLeft w:val="0"/>
              <w:marRight w:val="0"/>
              <w:marTop w:val="0"/>
              <w:marBottom w:val="0"/>
              <w:divBdr>
                <w:top w:val="none" w:sz="0" w:space="0" w:color="auto"/>
                <w:left w:val="none" w:sz="0" w:space="0" w:color="auto"/>
                <w:bottom w:val="none" w:sz="0" w:space="0" w:color="auto"/>
                <w:right w:val="none" w:sz="0" w:space="0" w:color="auto"/>
              </w:divBdr>
            </w:div>
            <w:div w:id="1345550207">
              <w:marLeft w:val="0"/>
              <w:marRight w:val="0"/>
              <w:marTop w:val="0"/>
              <w:marBottom w:val="0"/>
              <w:divBdr>
                <w:top w:val="none" w:sz="0" w:space="0" w:color="auto"/>
                <w:left w:val="none" w:sz="0" w:space="0" w:color="auto"/>
                <w:bottom w:val="none" w:sz="0" w:space="0" w:color="auto"/>
                <w:right w:val="none" w:sz="0" w:space="0" w:color="auto"/>
              </w:divBdr>
            </w:div>
            <w:div w:id="1708944673">
              <w:marLeft w:val="0"/>
              <w:marRight w:val="0"/>
              <w:marTop w:val="0"/>
              <w:marBottom w:val="0"/>
              <w:divBdr>
                <w:top w:val="none" w:sz="0" w:space="0" w:color="auto"/>
                <w:left w:val="none" w:sz="0" w:space="0" w:color="auto"/>
                <w:bottom w:val="none" w:sz="0" w:space="0" w:color="auto"/>
                <w:right w:val="none" w:sz="0" w:space="0" w:color="auto"/>
              </w:divBdr>
            </w:div>
            <w:div w:id="1174758449">
              <w:marLeft w:val="0"/>
              <w:marRight w:val="0"/>
              <w:marTop w:val="0"/>
              <w:marBottom w:val="0"/>
              <w:divBdr>
                <w:top w:val="none" w:sz="0" w:space="0" w:color="auto"/>
                <w:left w:val="none" w:sz="0" w:space="0" w:color="auto"/>
                <w:bottom w:val="none" w:sz="0" w:space="0" w:color="auto"/>
                <w:right w:val="none" w:sz="0" w:space="0" w:color="auto"/>
              </w:divBdr>
            </w:div>
            <w:div w:id="1452625037">
              <w:marLeft w:val="0"/>
              <w:marRight w:val="0"/>
              <w:marTop w:val="0"/>
              <w:marBottom w:val="0"/>
              <w:divBdr>
                <w:top w:val="none" w:sz="0" w:space="0" w:color="auto"/>
                <w:left w:val="none" w:sz="0" w:space="0" w:color="auto"/>
                <w:bottom w:val="none" w:sz="0" w:space="0" w:color="auto"/>
                <w:right w:val="none" w:sz="0" w:space="0" w:color="auto"/>
              </w:divBdr>
            </w:div>
            <w:div w:id="1798374262">
              <w:marLeft w:val="0"/>
              <w:marRight w:val="0"/>
              <w:marTop w:val="0"/>
              <w:marBottom w:val="0"/>
              <w:divBdr>
                <w:top w:val="none" w:sz="0" w:space="0" w:color="auto"/>
                <w:left w:val="none" w:sz="0" w:space="0" w:color="auto"/>
                <w:bottom w:val="none" w:sz="0" w:space="0" w:color="auto"/>
                <w:right w:val="none" w:sz="0" w:space="0" w:color="auto"/>
              </w:divBdr>
            </w:div>
            <w:div w:id="1434401381">
              <w:blockQuote w:val="1"/>
              <w:marLeft w:val="-60"/>
              <w:marRight w:val="0"/>
              <w:marTop w:val="0"/>
              <w:marBottom w:val="240"/>
              <w:divBdr>
                <w:top w:val="none" w:sz="0" w:space="0" w:color="auto"/>
                <w:left w:val="single" w:sz="24" w:space="12" w:color="DDDDDD"/>
                <w:bottom w:val="none" w:sz="0" w:space="0" w:color="auto"/>
                <w:right w:val="none" w:sz="0" w:space="0" w:color="auto"/>
              </w:divBdr>
            </w:div>
            <w:div w:id="1242249815">
              <w:marLeft w:val="0"/>
              <w:marRight w:val="0"/>
              <w:marTop w:val="0"/>
              <w:marBottom w:val="0"/>
              <w:divBdr>
                <w:top w:val="none" w:sz="0" w:space="0" w:color="auto"/>
                <w:left w:val="none" w:sz="0" w:space="0" w:color="auto"/>
                <w:bottom w:val="none" w:sz="0" w:space="0" w:color="auto"/>
                <w:right w:val="none" w:sz="0" w:space="0" w:color="auto"/>
              </w:divBdr>
            </w:div>
            <w:div w:id="1104884921">
              <w:marLeft w:val="0"/>
              <w:marRight w:val="0"/>
              <w:marTop w:val="0"/>
              <w:marBottom w:val="0"/>
              <w:divBdr>
                <w:top w:val="none" w:sz="0" w:space="0" w:color="auto"/>
                <w:left w:val="none" w:sz="0" w:space="0" w:color="auto"/>
                <w:bottom w:val="none" w:sz="0" w:space="0" w:color="auto"/>
                <w:right w:val="none" w:sz="0" w:space="0" w:color="auto"/>
              </w:divBdr>
            </w:div>
            <w:div w:id="618606375">
              <w:marLeft w:val="0"/>
              <w:marRight w:val="0"/>
              <w:marTop w:val="0"/>
              <w:marBottom w:val="0"/>
              <w:divBdr>
                <w:top w:val="none" w:sz="0" w:space="0" w:color="auto"/>
                <w:left w:val="none" w:sz="0" w:space="0" w:color="auto"/>
                <w:bottom w:val="none" w:sz="0" w:space="0" w:color="auto"/>
                <w:right w:val="none" w:sz="0" w:space="0" w:color="auto"/>
              </w:divBdr>
            </w:div>
            <w:div w:id="2109353787">
              <w:marLeft w:val="0"/>
              <w:marRight w:val="0"/>
              <w:marTop w:val="0"/>
              <w:marBottom w:val="0"/>
              <w:divBdr>
                <w:top w:val="none" w:sz="0" w:space="0" w:color="auto"/>
                <w:left w:val="none" w:sz="0" w:space="0" w:color="auto"/>
                <w:bottom w:val="none" w:sz="0" w:space="0" w:color="auto"/>
                <w:right w:val="none" w:sz="0" w:space="0" w:color="auto"/>
              </w:divBdr>
            </w:div>
            <w:div w:id="268968867">
              <w:marLeft w:val="0"/>
              <w:marRight w:val="0"/>
              <w:marTop w:val="0"/>
              <w:marBottom w:val="0"/>
              <w:divBdr>
                <w:top w:val="none" w:sz="0" w:space="0" w:color="auto"/>
                <w:left w:val="none" w:sz="0" w:space="0" w:color="auto"/>
                <w:bottom w:val="none" w:sz="0" w:space="0" w:color="auto"/>
                <w:right w:val="none" w:sz="0" w:space="0" w:color="auto"/>
              </w:divBdr>
            </w:div>
            <w:div w:id="1704672106">
              <w:marLeft w:val="0"/>
              <w:marRight w:val="0"/>
              <w:marTop w:val="0"/>
              <w:marBottom w:val="0"/>
              <w:divBdr>
                <w:top w:val="none" w:sz="0" w:space="0" w:color="auto"/>
                <w:left w:val="none" w:sz="0" w:space="0" w:color="auto"/>
                <w:bottom w:val="none" w:sz="0" w:space="0" w:color="auto"/>
                <w:right w:val="none" w:sz="0" w:space="0" w:color="auto"/>
              </w:divBdr>
            </w:div>
            <w:div w:id="1886528725">
              <w:blockQuote w:val="1"/>
              <w:marLeft w:val="-60"/>
              <w:marRight w:val="0"/>
              <w:marTop w:val="0"/>
              <w:marBottom w:val="240"/>
              <w:divBdr>
                <w:top w:val="none" w:sz="0" w:space="0" w:color="auto"/>
                <w:left w:val="single" w:sz="24" w:space="12" w:color="DDDDDD"/>
                <w:bottom w:val="none" w:sz="0" w:space="0" w:color="auto"/>
                <w:right w:val="none" w:sz="0" w:space="0" w:color="auto"/>
              </w:divBdr>
            </w:div>
            <w:div w:id="397290115">
              <w:marLeft w:val="0"/>
              <w:marRight w:val="0"/>
              <w:marTop w:val="0"/>
              <w:marBottom w:val="0"/>
              <w:divBdr>
                <w:top w:val="none" w:sz="0" w:space="0" w:color="auto"/>
                <w:left w:val="none" w:sz="0" w:space="0" w:color="auto"/>
                <w:bottom w:val="none" w:sz="0" w:space="0" w:color="auto"/>
                <w:right w:val="none" w:sz="0" w:space="0" w:color="auto"/>
              </w:divBdr>
            </w:div>
            <w:div w:id="117258818">
              <w:marLeft w:val="0"/>
              <w:marRight w:val="0"/>
              <w:marTop w:val="0"/>
              <w:marBottom w:val="0"/>
              <w:divBdr>
                <w:top w:val="none" w:sz="0" w:space="0" w:color="auto"/>
                <w:left w:val="none" w:sz="0" w:space="0" w:color="auto"/>
                <w:bottom w:val="none" w:sz="0" w:space="0" w:color="auto"/>
                <w:right w:val="none" w:sz="0" w:space="0" w:color="auto"/>
              </w:divBdr>
            </w:div>
            <w:div w:id="1444692128">
              <w:blockQuote w:val="1"/>
              <w:marLeft w:val="-60"/>
              <w:marRight w:val="0"/>
              <w:marTop w:val="0"/>
              <w:marBottom w:val="240"/>
              <w:divBdr>
                <w:top w:val="none" w:sz="0" w:space="0" w:color="auto"/>
                <w:left w:val="single" w:sz="24" w:space="12" w:color="DDDDDD"/>
                <w:bottom w:val="none" w:sz="0" w:space="0" w:color="auto"/>
                <w:right w:val="none" w:sz="0" w:space="0" w:color="auto"/>
              </w:divBdr>
            </w:div>
            <w:div w:id="1631322254">
              <w:marLeft w:val="0"/>
              <w:marRight w:val="0"/>
              <w:marTop w:val="0"/>
              <w:marBottom w:val="0"/>
              <w:divBdr>
                <w:top w:val="none" w:sz="0" w:space="0" w:color="auto"/>
                <w:left w:val="none" w:sz="0" w:space="0" w:color="auto"/>
                <w:bottom w:val="none" w:sz="0" w:space="0" w:color="auto"/>
                <w:right w:val="none" w:sz="0" w:space="0" w:color="auto"/>
              </w:divBdr>
            </w:div>
            <w:div w:id="2128506717">
              <w:blockQuote w:val="1"/>
              <w:marLeft w:val="-60"/>
              <w:marRight w:val="0"/>
              <w:marTop w:val="0"/>
              <w:marBottom w:val="240"/>
              <w:divBdr>
                <w:top w:val="none" w:sz="0" w:space="0" w:color="auto"/>
                <w:left w:val="single" w:sz="24" w:space="12" w:color="DDDDDD"/>
                <w:bottom w:val="none" w:sz="0" w:space="0" w:color="auto"/>
                <w:right w:val="none" w:sz="0" w:space="0" w:color="auto"/>
              </w:divBdr>
            </w:div>
            <w:div w:id="2111705025">
              <w:marLeft w:val="0"/>
              <w:marRight w:val="0"/>
              <w:marTop w:val="0"/>
              <w:marBottom w:val="0"/>
              <w:divBdr>
                <w:top w:val="none" w:sz="0" w:space="0" w:color="auto"/>
                <w:left w:val="none" w:sz="0" w:space="0" w:color="auto"/>
                <w:bottom w:val="none" w:sz="0" w:space="0" w:color="auto"/>
                <w:right w:val="none" w:sz="0" w:space="0" w:color="auto"/>
              </w:divBdr>
            </w:div>
            <w:div w:id="1488715853">
              <w:marLeft w:val="0"/>
              <w:marRight w:val="0"/>
              <w:marTop w:val="0"/>
              <w:marBottom w:val="0"/>
              <w:divBdr>
                <w:top w:val="none" w:sz="0" w:space="0" w:color="auto"/>
                <w:left w:val="none" w:sz="0" w:space="0" w:color="auto"/>
                <w:bottom w:val="none" w:sz="0" w:space="0" w:color="auto"/>
                <w:right w:val="none" w:sz="0" w:space="0" w:color="auto"/>
              </w:divBdr>
            </w:div>
            <w:div w:id="1470778627">
              <w:marLeft w:val="0"/>
              <w:marRight w:val="0"/>
              <w:marTop w:val="0"/>
              <w:marBottom w:val="0"/>
              <w:divBdr>
                <w:top w:val="none" w:sz="0" w:space="0" w:color="auto"/>
                <w:left w:val="none" w:sz="0" w:space="0" w:color="auto"/>
                <w:bottom w:val="none" w:sz="0" w:space="0" w:color="auto"/>
                <w:right w:val="none" w:sz="0" w:space="0" w:color="auto"/>
              </w:divBdr>
            </w:div>
            <w:div w:id="787357566">
              <w:marLeft w:val="0"/>
              <w:marRight w:val="0"/>
              <w:marTop w:val="0"/>
              <w:marBottom w:val="0"/>
              <w:divBdr>
                <w:top w:val="none" w:sz="0" w:space="0" w:color="auto"/>
                <w:left w:val="none" w:sz="0" w:space="0" w:color="auto"/>
                <w:bottom w:val="none" w:sz="0" w:space="0" w:color="auto"/>
                <w:right w:val="none" w:sz="0" w:space="0" w:color="auto"/>
              </w:divBdr>
            </w:div>
            <w:div w:id="1409618436">
              <w:marLeft w:val="0"/>
              <w:marRight w:val="0"/>
              <w:marTop w:val="0"/>
              <w:marBottom w:val="0"/>
              <w:divBdr>
                <w:top w:val="none" w:sz="0" w:space="0" w:color="auto"/>
                <w:left w:val="none" w:sz="0" w:space="0" w:color="auto"/>
                <w:bottom w:val="none" w:sz="0" w:space="0" w:color="auto"/>
                <w:right w:val="none" w:sz="0" w:space="0" w:color="auto"/>
              </w:divBdr>
            </w:div>
            <w:div w:id="1003900381">
              <w:marLeft w:val="0"/>
              <w:marRight w:val="0"/>
              <w:marTop w:val="0"/>
              <w:marBottom w:val="0"/>
              <w:divBdr>
                <w:top w:val="none" w:sz="0" w:space="0" w:color="auto"/>
                <w:left w:val="none" w:sz="0" w:space="0" w:color="auto"/>
                <w:bottom w:val="none" w:sz="0" w:space="0" w:color="auto"/>
                <w:right w:val="none" w:sz="0" w:space="0" w:color="auto"/>
              </w:divBdr>
            </w:div>
            <w:div w:id="1376387854">
              <w:marLeft w:val="0"/>
              <w:marRight w:val="0"/>
              <w:marTop w:val="0"/>
              <w:marBottom w:val="0"/>
              <w:divBdr>
                <w:top w:val="none" w:sz="0" w:space="0" w:color="auto"/>
                <w:left w:val="none" w:sz="0" w:space="0" w:color="auto"/>
                <w:bottom w:val="none" w:sz="0" w:space="0" w:color="auto"/>
                <w:right w:val="none" w:sz="0" w:space="0" w:color="auto"/>
              </w:divBdr>
            </w:div>
            <w:div w:id="857697328">
              <w:marLeft w:val="0"/>
              <w:marRight w:val="0"/>
              <w:marTop w:val="0"/>
              <w:marBottom w:val="0"/>
              <w:divBdr>
                <w:top w:val="none" w:sz="0" w:space="0" w:color="auto"/>
                <w:left w:val="none" w:sz="0" w:space="0" w:color="auto"/>
                <w:bottom w:val="none" w:sz="0" w:space="0" w:color="auto"/>
                <w:right w:val="none" w:sz="0" w:space="0" w:color="auto"/>
              </w:divBdr>
            </w:div>
            <w:div w:id="592478067">
              <w:blockQuote w:val="1"/>
              <w:marLeft w:val="-60"/>
              <w:marRight w:val="0"/>
              <w:marTop w:val="0"/>
              <w:marBottom w:val="240"/>
              <w:divBdr>
                <w:top w:val="none" w:sz="0" w:space="0" w:color="auto"/>
                <w:left w:val="single" w:sz="24" w:space="12" w:color="DDDDDD"/>
                <w:bottom w:val="none" w:sz="0" w:space="0" w:color="auto"/>
                <w:right w:val="none" w:sz="0" w:space="0" w:color="auto"/>
              </w:divBdr>
            </w:div>
            <w:div w:id="477767149">
              <w:marLeft w:val="0"/>
              <w:marRight w:val="0"/>
              <w:marTop w:val="0"/>
              <w:marBottom w:val="0"/>
              <w:divBdr>
                <w:top w:val="none" w:sz="0" w:space="0" w:color="auto"/>
                <w:left w:val="none" w:sz="0" w:space="0" w:color="auto"/>
                <w:bottom w:val="none" w:sz="0" w:space="0" w:color="auto"/>
                <w:right w:val="none" w:sz="0" w:space="0" w:color="auto"/>
              </w:divBdr>
            </w:div>
            <w:div w:id="1242250780">
              <w:marLeft w:val="0"/>
              <w:marRight w:val="0"/>
              <w:marTop w:val="0"/>
              <w:marBottom w:val="0"/>
              <w:divBdr>
                <w:top w:val="none" w:sz="0" w:space="0" w:color="auto"/>
                <w:left w:val="none" w:sz="0" w:space="0" w:color="auto"/>
                <w:bottom w:val="none" w:sz="0" w:space="0" w:color="auto"/>
                <w:right w:val="none" w:sz="0" w:space="0" w:color="auto"/>
              </w:divBdr>
            </w:div>
            <w:div w:id="1949504125">
              <w:blockQuote w:val="1"/>
              <w:marLeft w:val="-60"/>
              <w:marRight w:val="0"/>
              <w:marTop w:val="0"/>
              <w:marBottom w:val="240"/>
              <w:divBdr>
                <w:top w:val="none" w:sz="0" w:space="0" w:color="auto"/>
                <w:left w:val="single" w:sz="24" w:space="12" w:color="DDDDDD"/>
                <w:bottom w:val="none" w:sz="0" w:space="0" w:color="auto"/>
                <w:right w:val="none" w:sz="0" w:space="0" w:color="auto"/>
              </w:divBdr>
            </w:div>
            <w:div w:id="1610774762">
              <w:marLeft w:val="0"/>
              <w:marRight w:val="0"/>
              <w:marTop w:val="0"/>
              <w:marBottom w:val="0"/>
              <w:divBdr>
                <w:top w:val="none" w:sz="0" w:space="0" w:color="auto"/>
                <w:left w:val="none" w:sz="0" w:space="0" w:color="auto"/>
                <w:bottom w:val="none" w:sz="0" w:space="0" w:color="auto"/>
                <w:right w:val="none" w:sz="0" w:space="0" w:color="auto"/>
              </w:divBdr>
            </w:div>
            <w:div w:id="1539271444">
              <w:marLeft w:val="0"/>
              <w:marRight w:val="0"/>
              <w:marTop w:val="0"/>
              <w:marBottom w:val="0"/>
              <w:divBdr>
                <w:top w:val="none" w:sz="0" w:space="0" w:color="auto"/>
                <w:left w:val="none" w:sz="0" w:space="0" w:color="auto"/>
                <w:bottom w:val="none" w:sz="0" w:space="0" w:color="auto"/>
                <w:right w:val="none" w:sz="0" w:space="0" w:color="auto"/>
              </w:divBdr>
            </w:div>
            <w:div w:id="154304472">
              <w:marLeft w:val="0"/>
              <w:marRight w:val="0"/>
              <w:marTop w:val="0"/>
              <w:marBottom w:val="0"/>
              <w:divBdr>
                <w:top w:val="none" w:sz="0" w:space="0" w:color="auto"/>
                <w:left w:val="none" w:sz="0" w:space="0" w:color="auto"/>
                <w:bottom w:val="none" w:sz="0" w:space="0" w:color="auto"/>
                <w:right w:val="none" w:sz="0" w:space="0" w:color="auto"/>
              </w:divBdr>
            </w:div>
            <w:div w:id="995766827">
              <w:marLeft w:val="0"/>
              <w:marRight w:val="0"/>
              <w:marTop w:val="0"/>
              <w:marBottom w:val="0"/>
              <w:divBdr>
                <w:top w:val="none" w:sz="0" w:space="0" w:color="auto"/>
                <w:left w:val="none" w:sz="0" w:space="0" w:color="auto"/>
                <w:bottom w:val="none" w:sz="0" w:space="0" w:color="auto"/>
                <w:right w:val="none" w:sz="0" w:space="0" w:color="auto"/>
              </w:divBdr>
            </w:div>
            <w:div w:id="919678752">
              <w:marLeft w:val="0"/>
              <w:marRight w:val="0"/>
              <w:marTop w:val="0"/>
              <w:marBottom w:val="0"/>
              <w:divBdr>
                <w:top w:val="none" w:sz="0" w:space="0" w:color="auto"/>
                <w:left w:val="none" w:sz="0" w:space="0" w:color="auto"/>
                <w:bottom w:val="none" w:sz="0" w:space="0" w:color="auto"/>
                <w:right w:val="none" w:sz="0" w:space="0" w:color="auto"/>
              </w:divBdr>
            </w:div>
            <w:div w:id="54620774">
              <w:blockQuote w:val="1"/>
              <w:marLeft w:val="-60"/>
              <w:marRight w:val="0"/>
              <w:marTop w:val="0"/>
              <w:marBottom w:val="240"/>
              <w:divBdr>
                <w:top w:val="none" w:sz="0" w:space="0" w:color="auto"/>
                <w:left w:val="single" w:sz="24" w:space="12" w:color="DDDDDD"/>
                <w:bottom w:val="none" w:sz="0" w:space="0" w:color="auto"/>
                <w:right w:val="none" w:sz="0" w:space="0" w:color="auto"/>
              </w:divBdr>
            </w:div>
            <w:div w:id="1454710856">
              <w:marLeft w:val="0"/>
              <w:marRight w:val="0"/>
              <w:marTop w:val="0"/>
              <w:marBottom w:val="0"/>
              <w:divBdr>
                <w:top w:val="none" w:sz="0" w:space="0" w:color="auto"/>
                <w:left w:val="none" w:sz="0" w:space="0" w:color="auto"/>
                <w:bottom w:val="none" w:sz="0" w:space="0" w:color="auto"/>
                <w:right w:val="none" w:sz="0" w:space="0" w:color="auto"/>
              </w:divBdr>
            </w:div>
            <w:div w:id="71971206">
              <w:marLeft w:val="0"/>
              <w:marRight w:val="0"/>
              <w:marTop w:val="0"/>
              <w:marBottom w:val="0"/>
              <w:divBdr>
                <w:top w:val="none" w:sz="0" w:space="0" w:color="auto"/>
                <w:left w:val="none" w:sz="0" w:space="0" w:color="auto"/>
                <w:bottom w:val="none" w:sz="0" w:space="0" w:color="auto"/>
                <w:right w:val="none" w:sz="0" w:space="0" w:color="auto"/>
              </w:divBdr>
            </w:div>
            <w:div w:id="1846818418">
              <w:marLeft w:val="0"/>
              <w:marRight w:val="0"/>
              <w:marTop w:val="0"/>
              <w:marBottom w:val="0"/>
              <w:divBdr>
                <w:top w:val="none" w:sz="0" w:space="0" w:color="auto"/>
                <w:left w:val="none" w:sz="0" w:space="0" w:color="auto"/>
                <w:bottom w:val="none" w:sz="0" w:space="0" w:color="auto"/>
                <w:right w:val="none" w:sz="0" w:space="0" w:color="auto"/>
              </w:divBdr>
            </w:div>
            <w:div w:id="1572815378">
              <w:blockQuote w:val="1"/>
              <w:marLeft w:val="-60"/>
              <w:marRight w:val="0"/>
              <w:marTop w:val="0"/>
              <w:marBottom w:val="240"/>
              <w:divBdr>
                <w:top w:val="none" w:sz="0" w:space="0" w:color="auto"/>
                <w:left w:val="single" w:sz="24" w:space="12" w:color="DDDDDD"/>
                <w:bottom w:val="none" w:sz="0" w:space="0" w:color="auto"/>
                <w:right w:val="none" w:sz="0" w:space="0" w:color="auto"/>
              </w:divBdr>
            </w:div>
            <w:div w:id="857425128">
              <w:blockQuote w:val="1"/>
              <w:marLeft w:val="-60"/>
              <w:marRight w:val="0"/>
              <w:marTop w:val="0"/>
              <w:marBottom w:val="240"/>
              <w:divBdr>
                <w:top w:val="none" w:sz="0" w:space="0" w:color="auto"/>
                <w:left w:val="single" w:sz="24" w:space="12" w:color="DDDDDD"/>
                <w:bottom w:val="none" w:sz="0" w:space="0" w:color="auto"/>
                <w:right w:val="none" w:sz="0" w:space="0" w:color="auto"/>
              </w:divBdr>
            </w:div>
            <w:div w:id="488446110">
              <w:blockQuote w:val="1"/>
              <w:marLeft w:val="-60"/>
              <w:marRight w:val="0"/>
              <w:marTop w:val="0"/>
              <w:marBottom w:val="240"/>
              <w:divBdr>
                <w:top w:val="none" w:sz="0" w:space="0" w:color="auto"/>
                <w:left w:val="single" w:sz="24" w:space="12" w:color="DDDDDD"/>
                <w:bottom w:val="none" w:sz="0" w:space="0" w:color="auto"/>
                <w:right w:val="none" w:sz="0" w:space="0" w:color="auto"/>
              </w:divBdr>
            </w:div>
            <w:div w:id="268049441">
              <w:blockQuote w:val="1"/>
              <w:marLeft w:val="-60"/>
              <w:marRight w:val="0"/>
              <w:marTop w:val="0"/>
              <w:marBottom w:val="240"/>
              <w:divBdr>
                <w:top w:val="none" w:sz="0" w:space="0" w:color="auto"/>
                <w:left w:val="single" w:sz="24" w:space="12" w:color="DDDDDD"/>
                <w:bottom w:val="none" w:sz="0" w:space="0" w:color="auto"/>
                <w:right w:val="none" w:sz="0" w:space="0" w:color="auto"/>
              </w:divBdr>
            </w:div>
            <w:div w:id="180141203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20121766">
              <w:blockQuote w:val="1"/>
              <w:marLeft w:val="-60"/>
              <w:marRight w:val="0"/>
              <w:marTop w:val="0"/>
              <w:marBottom w:val="240"/>
              <w:divBdr>
                <w:top w:val="none" w:sz="0" w:space="0" w:color="auto"/>
                <w:left w:val="single" w:sz="24" w:space="12" w:color="DDDDDD"/>
                <w:bottom w:val="none" w:sz="0" w:space="0" w:color="auto"/>
                <w:right w:val="none" w:sz="0" w:space="0" w:color="auto"/>
              </w:divBdr>
            </w:div>
            <w:div w:id="1044407353">
              <w:blockQuote w:val="1"/>
              <w:marLeft w:val="-60"/>
              <w:marRight w:val="0"/>
              <w:marTop w:val="0"/>
              <w:marBottom w:val="240"/>
              <w:divBdr>
                <w:top w:val="none" w:sz="0" w:space="0" w:color="auto"/>
                <w:left w:val="single" w:sz="24" w:space="12" w:color="DDDDDD"/>
                <w:bottom w:val="none" w:sz="0" w:space="0" w:color="auto"/>
                <w:right w:val="none" w:sz="0" w:space="0" w:color="auto"/>
              </w:divBdr>
            </w:div>
            <w:div w:id="358048458">
              <w:blockQuote w:val="1"/>
              <w:marLeft w:val="-60"/>
              <w:marRight w:val="0"/>
              <w:marTop w:val="0"/>
              <w:marBottom w:val="240"/>
              <w:divBdr>
                <w:top w:val="none" w:sz="0" w:space="0" w:color="auto"/>
                <w:left w:val="single" w:sz="24" w:space="12" w:color="DDDDDD"/>
                <w:bottom w:val="none" w:sz="0" w:space="0" w:color="auto"/>
                <w:right w:val="none" w:sz="0" w:space="0" w:color="auto"/>
              </w:divBdr>
            </w:div>
            <w:div w:id="2105419541">
              <w:blockQuote w:val="1"/>
              <w:marLeft w:val="-60"/>
              <w:marRight w:val="0"/>
              <w:marTop w:val="0"/>
              <w:marBottom w:val="240"/>
              <w:divBdr>
                <w:top w:val="none" w:sz="0" w:space="0" w:color="auto"/>
                <w:left w:val="single" w:sz="24" w:space="12" w:color="DDDDDD"/>
                <w:bottom w:val="none" w:sz="0" w:space="0" w:color="auto"/>
                <w:right w:val="none" w:sz="0" w:space="0" w:color="auto"/>
              </w:divBdr>
            </w:div>
            <w:div w:id="992106715">
              <w:blockQuote w:val="1"/>
              <w:marLeft w:val="-60"/>
              <w:marRight w:val="0"/>
              <w:marTop w:val="0"/>
              <w:marBottom w:val="240"/>
              <w:divBdr>
                <w:top w:val="none" w:sz="0" w:space="0" w:color="auto"/>
                <w:left w:val="single" w:sz="24" w:space="12" w:color="DDDDDD"/>
                <w:bottom w:val="none" w:sz="0" w:space="0" w:color="auto"/>
                <w:right w:val="none" w:sz="0" w:space="0" w:color="auto"/>
              </w:divBdr>
            </w:div>
            <w:div w:id="800922765">
              <w:marLeft w:val="0"/>
              <w:marRight w:val="0"/>
              <w:marTop w:val="0"/>
              <w:marBottom w:val="0"/>
              <w:divBdr>
                <w:top w:val="none" w:sz="0" w:space="0" w:color="auto"/>
                <w:left w:val="none" w:sz="0" w:space="0" w:color="auto"/>
                <w:bottom w:val="none" w:sz="0" w:space="0" w:color="auto"/>
                <w:right w:val="none" w:sz="0" w:space="0" w:color="auto"/>
              </w:divBdr>
            </w:div>
            <w:div w:id="275991055">
              <w:blockQuote w:val="1"/>
              <w:marLeft w:val="-60"/>
              <w:marRight w:val="0"/>
              <w:marTop w:val="0"/>
              <w:marBottom w:val="240"/>
              <w:divBdr>
                <w:top w:val="none" w:sz="0" w:space="0" w:color="auto"/>
                <w:left w:val="single" w:sz="24" w:space="12" w:color="DDDDDD"/>
                <w:bottom w:val="none" w:sz="0" w:space="0" w:color="auto"/>
                <w:right w:val="none" w:sz="0" w:space="0" w:color="auto"/>
              </w:divBdr>
            </w:div>
            <w:div w:id="1138955364">
              <w:marLeft w:val="0"/>
              <w:marRight w:val="0"/>
              <w:marTop w:val="0"/>
              <w:marBottom w:val="0"/>
              <w:divBdr>
                <w:top w:val="none" w:sz="0" w:space="0" w:color="auto"/>
                <w:left w:val="none" w:sz="0" w:space="0" w:color="auto"/>
                <w:bottom w:val="none" w:sz="0" w:space="0" w:color="auto"/>
                <w:right w:val="none" w:sz="0" w:space="0" w:color="auto"/>
              </w:divBdr>
            </w:div>
            <w:div w:id="1720864170">
              <w:marLeft w:val="0"/>
              <w:marRight w:val="0"/>
              <w:marTop w:val="0"/>
              <w:marBottom w:val="0"/>
              <w:divBdr>
                <w:top w:val="none" w:sz="0" w:space="0" w:color="auto"/>
                <w:left w:val="none" w:sz="0" w:space="0" w:color="auto"/>
                <w:bottom w:val="none" w:sz="0" w:space="0" w:color="auto"/>
                <w:right w:val="none" w:sz="0" w:space="0" w:color="auto"/>
              </w:divBdr>
            </w:div>
            <w:div w:id="746803532">
              <w:marLeft w:val="0"/>
              <w:marRight w:val="0"/>
              <w:marTop w:val="0"/>
              <w:marBottom w:val="0"/>
              <w:divBdr>
                <w:top w:val="none" w:sz="0" w:space="0" w:color="auto"/>
                <w:left w:val="none" w:sz="0" w:space="0" w:color="auto"/>
                <w:bottom w:val="none" w:sz="0" w:space="0" w:color="auto"/>
                <w:right w:val="none" w:sz="0" w:space="0" w:color="auto"/>
              </w:divBdr>
            </w:div>
            <w:div w:id="791484222">
              <w:blockQuote w:val="1"/>
              <w:marLeft w:val="-60"/>
              <w:marRight w:val="0"/>
              <w:marTop w:val="0"/>
              <w:marBottom w:val="240"/>
              <w:divBdr>
                <w:top w:val="none" w:sz="0" w:space="0" w:color="auto"/>
                <w:left w:val="single" w:sz="24" w:space="12" w:color="DDDDDD"/>
                <w:bottom w:val="none" w:sz="0" w:space="0" w:color="auto"/>
                <w:right w:val="none" w:sz="0" w:space="0" w:color="auto"/>
              </w:divBdr>
            </w:div>
            <w:div w:id="896088745">
              <w:marLeft w:val="0"/>
              <w:marRight w:val="0"/>
              <w:marTop w:val="0"/>
              <w:marBottom w:val="0"/>
              <w:divBdr>
                <w:top w:val="none" w:sz="0" w:space="0" w:color="auto"/>
                <w:left w:val="none" w:sz="0" w:space="0" w:color="auto"/>
                <w:bottom w:val="none" w:sz="0" w:space="0" w:color="auto"/>
                <w:right w:val="none" w:sz="0" w:space="0" w:color="auto"/>
              </w:divBdr>
            </w:div>
            <w:div w:id="60176052">
              <w:marLeft w:val="0"/>
              <w:marRight w:val="0"/>
              <w:marTop w:val="0"/>
              <w:marBottom w:val="0"/>
              <w:divBdr>
                <w:top w:val="none" w:sz="0" w:space="0" w:color="auto"/>
                <w:left w:val="none" w:sz="0" w:space="0" w:color="auto"/>
                <w:bottom w:val="none" w:sz="0" w:space="0" w:color="auto"/>
                <w:right w:val="none" w:sz="0" w:space="0" w:color="auto"/>
              </w:divBdr>
            </w:div>
            <w:div w:id="27730844">
              <w:blockQuote w:val="1"/>
              <w:marLeft w:val="-60"/>
              <w:marRight w:val="0"/>
              <w:marTop w:val="0"/>
              <w:marBottom w:val="240"/>
              <w:divBdr>
                <w:top w:val="none" w:sz="0" w:space="0" w:color="auto"/>
                <w:left w:val="single" w:sz="24" w:space="12" w:color="DDDDDD"/>
                <w:bottom w:val="none" w:sz="0" w:space="0" w:color="auto"/>
                <w:right w:val="none" w:sz="0" w:space="0" w:color="auto"/>
              </w:divBdr>
            </w:div>
            <w:div w:id="662855044">
              <w:marLeft w:val="0"/>
              <w:marRight w:val="0"/>
              <w:marTop w:val="0"/>
              <w:marBottom w:val="0"/>
              <w:divBdr>
                <w:top w:val="none" w:sz="0" w:space="0" w:color="auto"/>
                <w:left w:val="none" w:sz="0" w:space="0" w:color="auto"/>
                <w:bottom w:val="none" w:sz="0" w:space="0" w:color="auto"/>
                <w:right w:val="none" w:sz="0" w:space="0" w:color="auto"/>
              </w:divBdr>
            </w:div>
            <w:div w:id="1414666555">
              <w:marLeft w:val="0"/>
              <w:marRight w:val="0"/>
              <w:marTop w:val="0"/>
              <w:marBottom w:val="0"/>
              <w:divBdr>
                <w:top w:val="none" w:sz="0" w:space="0" w:color="auto"/>
                <w:left w:val="none" w:sz="0" w:space="0" w:color="auto"/>
                <w:bottom w:val="none" w:sz="0" w:space="0" w:color="auto"/>
                <w:right w:val="none" w:sz="0" w:space="0" w:color="auto"/>
              </w:divBdr>
            </w:div>
            <w:div w:id="273947217">
              <w:marLeft w:val="0"/>
              <w:marRight w:val="0"/>
              <w:marTop w:val="0"/>
              <w:marBottom w:val="0"/>
              <w:divBdr>
                <w:top w:val="none" w:sz="0" w:space="0" w:color="auto"/>
                <w:left w:val="none" w:sz="0" w:space="0" w:color="auto"/>
                <w:bottom w:val="none" w:sz="0" w:space="0" w:color="auto"/>
                <w:right w:val="none" w:sz="0" w:space="0" w:color="auto"/>
              </w:divBdr>
            </w:div>
            <w:div w:id="722405003">
              <w:marLeft w:val="0"/>
              <w:marRight w:val="0"/>
              <w:marTop w:val="0"/>
              <w:marBottom w:val="0"/>
              <w:divBdr>
                <w:top w:val="none" w:sz="0" w:space="0" w:color="auto"/>
                <w:left w:val="none" w:sz="0" w:space="0" w:color="auto"/>
                <w:bottom w:val="none" w:sz="0" w:space="0" w:color="auto"/>
                <w:right w:val="none" w:sz="0" w:space="0" w:color="auto"/>
              </w:divBdr>
            </w:div>
            <w:div w:id="632755148">
              <w:marLeft w:val="0"/>
              <w:marRight w:val="0"/>
              <w:marTop w:val="0"/>
              <w:marBottom w:val="0"/>
              <w:divBdr>
                <w:top w:val="none" w:sz="0" w:space="0" w:color="auto"/>
                <w:left w:val="none" w:sz="0" w:space="0" w:color="auto"/>
                <w:bottom w:val="none" w:sz="0" w:space="0" w:color="auto"/>
                <w:right w:val="none" w:sz="0" w:space="0" w:color="auto"/>
              </w:divBdr>
            </w:div>
            <w:div w:id="1824350381">
              <w:marLeft w:val="0"/>
              <w:marRight w:val="0"/>
              <w:marTop w:val="0"/>
              <w:marBottom w:val="0"/>
              <w:divBdr>
                <w:top w:val="none" w:sz="0" w:space="0" w:color="auto"/>
                <w:left w:val="none" w:sz="0" w:space="0" w:color="auto"/>
                <w:bottom w:val="none" w:sz="0" w:space="0" w:color="auto"/>
                <w:right w:val="none" w:sz="0" w:space="0" w:color="auto"/>
              </w:divBdr>
            </w:div>
            <w:div w:id="715859149">
              <w:marLeft w:val="0"/>
              <w:marRight w:val="0"/>
              <w:marTop w:val="0"/>
              <w:marBottom w:val="0"/>
              <w:divBdr>
                <w:top w:val="none" w:sz="0" w:space="0" w:color="auto"/>
                <w:left w:val="none" w:sz="0" w:space="0" w:color="auto"/>
                <w:bottom w:val="none" w:sz="0" w:space="0" w:color="auto"/>
                <w:right w:val="none" w:sz="0" w:space="0" w:color="auto"/>
              </w:divBdr>
            </w:div>
            <w:div w:id="1101486750">
              <w:marLeft w:val="0"/>
              <w:marRight w:val="0"/>
              <w:marTop w:val="0"/>
              <w:marBottom w:val="0"/>
              <w:divBdr>
                <w:top w:val="none" w:sz="0" w:space="0" w:color="auto"/>
                <w:left w:val="none" w:sz="0" w:space="0" w:color="auto"/>
                <w:bottom w:val="none" w:sz="0" w:space="0" w:color="auto"/>
                <w:right w:val="none" w:sz="0" w:space="0" w:color="auto"/>
              </w:divBdr>
            </w:div>
            <w:div w:id="868837476">
              <w:marLeft w:val="0"/>
              <w:marRight w:val="0"/>
              <w:marTop w:val="0"/>
              <w:marBottom w:val="0"/>
              <w:divBdr>
                <w:top w:val="none" w:sz="0" w:space="0" w:color="auto"/>
                <w:left w:val="none" w:sz="0" w:space="0" w:color="auto"/>
                <w:bottom w:val="none" w:sz="0" w:space="0" w:color="auto"/>
                <w:right w:val="none" w:sz="0" w:space="0" w:color="auto"/>
              </w:divBdr>
            </w:div>
            <w:div w:id="1254708539">
              <w:marLeft w:val="0"/>
              <w:marRight w:val="0"/>
              <w:marTop w:val="0"/>
              <w:marBottom w:val="0"/>
              <w:divBdr>
                <w:top w:val="none" w:sz="0" w:space="0" w:color="auto"/>
                <w:left w:val="none" w:sz="0" w:space="0" w:color="auto"/>
                <w:bottom w:val="none" w:sz="0" w:space="0" w:color="auto"/>
                <w:right w:val="none" w:sz="0" w:space="0" w:color="auto"/>
              </w:divBdr>
            </w:div>
            <w:div w:id="740979834">
              <w:marLeft w:val="0"/>
              <w:marRight w:val="0"/>
              <w:marTop w:val="0"/>
              <w:marBottom w:val="0"/>
              <w:divBdr>
                <w:top w:val="none" w:sz="0" w:space="0" w:color="auto"/>
                <w:left w:val="none" w:sz="0" w:space="0" w:color="auto"/>
                <w:bottom w:val="none" w:sz="0" w:space="0" w:color="auto"/>
                <w:right w:val="none" w:sz="0" w:space="0" w:color="auto"/>
              </w:divBdr>
            </w:div>
            <w:div w:id="494489637">
              <w:marLeft w:val="0"/>
              <w:marRight w:val="0"/>
              <w:marTop w:val="0"/>
              <w:marBottom w:val="0"/>
              <w:divBdr>
                <w:top w:val="none" w:sz="0" w:space="0" w:color="auto"/>
                <w:left w:val="none" w:sz="0" w:space="0" w:color="auto"/>
                <w:bottom w:val="none" w:sz="0" w:space="0" w:color="auto"/>
                <w:right w:val="none" w:sz="0" w:space="0" w:color="auto"/>
              </w:divBdr>
            </w:div>
            <w:div w:id="387344399">
              <w:marLeft w:val="0"/>
              <w:marRight w:val="0"/>
              <w:marTop w:val="0"/>
              <w:marBottom w:val="0"/>
              <w:divBdr>
                <w:top w:val="none" w:sz="0" w:space="0" w:color="auto"/>
                <w:left w:val="none" w:sz="0" w:space="0" w:color="auto"/>
                <w:bottom w:val="none" w:sz="0" w:space="0" w:color="auto"/>
                <w:right w:val="none" w:sz="0" w:space="0" w:color="auto"/>
              </w:divBdr>
            </w:div>
            <w:div w:id="1253392746">
              <w:marLeft w:val="0"/>
              <w:marRight w:val="0"/>
              <w:marTop w:val="0"/>
              <w:marBottom w:val="0"/>
              <w:divBdr>
                <w:top w:val="none" w:sz="0" w:space="0" w:color="auto"/>
                <w:left w:val="none" w:sz="0" w:space="0" w:color="auto"/>
                <w:bottom w:val="none" w:sz="0" w:space="0" w:color="auto"/>
                <w:right w:val="none" w:sz="0" w:space="0" w:color="auto"/>
              </w:divBdr>
            </w:div>
            <w:div w:id="721752233">
              <w:marLeft w:val="0"/>
              <w:marRight w:val="0"/>
              <w:marTop w:val="0"/>
              <w:marBottom w:val="0"/>
              <w:divBdr>
                <w:top w:val="none" w:sz="0" w:space="0" w:color="auto"/>
                <w:left w:val="none" w:sz="0" w:space="0" w:color="auto"/>
                <w:bottom w:val="none" w:sz="0" w:space="0" w:color="auto"/>
                <w:right w:val="none" w:sz="0" w:space="0" w:color="auto"/>
              </w:divBdr>
            </w:div>
            <w:div w:id="240255114">
              <w:marLeft w:val="0"/>
              <w:marRight w:val="0"/>
              <w:marTop w:val="0"/>
              <w:marBottom w:val="0"/>
              <w:divBdr>
                <w:top w:val="none" w:sz="0" w:space="0" w:color="auto"/>
                <w:left w:val="none" w:sz="0" w:space="0" w:color="auto"/>
                <w:bottom w:val="none" w:sz="0" w:space="0" w:color="auto"/>
                <w:right w:val="none" w:sz="0" w:space="0" w:color="auto"/>
              </w:divBdr>
            </w:div>
            <w:div w:id="802429592">
              <w:blockQuote w:val="1"/>
              <w:marLeft w:val="-60"/>
              <w:marRight w:val="0"/>
              <w:marTop w:val="0"/>
              <w:marBottom w:val="240"/>
              <w:divBdr>
                <w:top w:val="none" w:sz="0" w:space="0" w:color="auto"/>
                <w:left w:val="single" w:sz="24" w:space="12" w:color="DDDDDD"/>
                <w:bottom w:val="none" w:sz="0" w:space="0" w:color="auto"/>
                <w:right w:val="none" w:sz="0" w:space="0" w:color="auto"/>
              </w:divBdr>
            </w:div>
            <w:div w:id="1394310052">
              <w:marLeft w:val="0"/>
              <w:marRight w:val="0"/>
              <w:marTop w:val="0"/>
              <w:marBottom w:val="0"/>
              <w:divBdr>
                <w:top w:val="none" w:sz="0" w:space="0" w:color="auto"/>
                <w:left w:val="none" w:sz="0" w:space="0" w:color="auto"/>
                <w:bottom w:val="none" w:sz="0" w:space="0" w:color="auto"/>
                <w:right w:val="none" w:sz="0" w:space="0" w:color="auto"/>
              </w:divBdr>
            </w:div>
            <w:div w:id="1206673958">
              <w:marLeft w:val="0"/>
              <w:marRight w:val="0"/>
              <w:marTop w:val="0"/>
              <w:marBottom w:val="0"/>
              <w:divBdr>
                <w:top w:val="none" w:sz="0" w:space="0" w:color="auto"/>
                <w:left w:val="none" w:sz="0" w:space="0" w:color="auto"/>
                <w:bottom w:val="none" w:sz="0" w:space="0" w:color="auto"/>
                <w:right w:val="none" w:sz="0" w:space="0" w:color="auto"/>
              </w:divBdr>
            </w:div>
            <w:div w:id="1822429839">
              <w:marLeft w:val="0"/>
              <w:marRight w:val="0"/>
              <w:marTop w:val="0"/>
              <w:marBottom w:val="0"/>
              <w:divBdr>
                <w:top w:val="none" w:sz="0" w:space="0" w:color="auto"/>
                <w:left w:val="none" w:sz="0" w:space="0" w:color="auto"/>
                <w:bottom w:val="none" w:sz="0" w:space="0" w:color="auto"/>
                <w:right w:val="none" w:sz="0" w:space="0" w:color="auto"/>
              </w:divBdr>
            </w:div>
            <w:div w:id="694574487">
              <w:marLeft w:val="0"/>
              <w:marRight w:val="0"/>
              <w:marTop w:val="0"/>
              <w:marBottom w:val="0"/>
              <w:divBdr>
                <w:top w:val="none" w:sz="0" w:space="0" w:color="auto"/>
                <w:left w:val="none" w:sz="0" w:space="0" w:color="auto"/>
                <w:bottom w:val="none" w:sz="0" w:space="0" w:color="auto"/>
                <w:right w:val="none" w:sz="0" w:space="0" w:color="auto"/>
              </w:divBdr>
            </w:div>
            <w:div w:id="321206219">
              <w:marLeft w:val="0"/>
              <w:marRight w:val="0"/>
              <w:marTop w:val="0"/>
              <w:marBottom w:val="0"/>
              <w:divBdr>
                <w:top w:val="none" w:sz="0" w:space="0" w:color="auto"/>
                <w:left w:val="none" w:sz="0" w:space="0" w:color="auto"/>
                <w:bottom w:val="none" w:sz="0" w:space="0" w:color="auto"/>
                <w:right w:val="none" w:sz="0" w:space="0" w:color="auto"/>
              </w:divBdr>
            </w:div>
            <w:div w:id="243683026">
              <w:blockQuote w:val="1"/>
              <w:marLeft w:val="-60"/>
              <w:marRight w:val="0"/>
              <w:marTop w:val="0"/>
              <w:marBottom w:val="240"/>
              <w:divBdr>
                <w:top w:val="none" w:sz="0" w:space="0" w:color="auto"/>
                <w:left w:val="single" w:sz="24" w:space="12" w:color="DDDDDD"/>
                <w:bottom w:val="none" w:sz="0" w:space="0" w:color="auto"/>
                <w:right w:val="none" w:sz="0" w:space="0" w:color="auto"/>
              </w:divBdr>
            </w:div>
            <w:div w:id="2112309789">
              <w:marLeft w:val="0"/>
              <w:marRight w:val="0"/>
              <w:marTop w:val="0"/>
              <w:marBottom w:val="0"/>
              <w:divBdr>
                <w:top w:val="none" w:sz="0" w:space="0" w:color="auto"/>
                <w:left w:val="none" w:sz="0" w:space="0" w:color="auto"/>
                <w:bottom w:val="none" w:sz="0" w:space="0" w:color="auto"/>
                <w:right w:val="none" w:sz="0" w:space="0" w:color="auto"/>
              </w:divBdr>
            </w:div>
            <w:div w:id="251092748">
              <w:blockQuote w:val="1"/>
              <w:marLeft w:val="-60"/>
              <w:marRight w:val="0"/>
              <w:marTop w:val="0"/>
              <w:marBottom w:val="240"/>
              <w:divBdr>
                <w:top w:val="none" w:sz="0" w:space="0" w:color="auto"/>
                <w:left w:val="single" w:sz="24" w:space="12" w:color="DDDDDD"/>
                <w:bottom w:val="none" w:sz="0" w:space="0" w:color="auto"/>
                <w:right w:val="none" w:sz="0" w:space="0" w:color="auto"/>
              </w:divBdr>
            </w:div>
            <w:div w:id="1850366354">
              <w:marLeft w:val="0"/>
              <w:marRight w:val="0"/>
              <w:marTop w:val="0"/>
              <w:marBottom w:val="0"/>
              <w:divBdr>
                <w:top w:val="none" w:sz="0" w:space="0" w:color="auto"/>
                <w:left w:val="none" w:sz="0" w:space="0" w:color="auto"/>
                <w:bottom w:val="none" w:sz="0" w:space="0" w:color="auto"/>
                <w:right w:val="none" w:sz="0" w:space="0" w:color="auto"/>
              </w:divBdr>
            </w:div>
            <w:div w:id="1177884484">
              <w:marLeft w:val="0"/>
              <w:marRight w:val="0"/>
              <w:marTop w:val="0"/>
              <w:marBottom w:val="0"/>
              <w:divBdr>
                <w:top w:val="none" w:sz="0" w:space="0" w:color="auto"/>
                <w:left w:val="none" w:sz="0" w:space="0" w:color="auto"/>
                <w:bottom w:val="none" w:sz="0" w:space="0" w:color="auto"/>
                <w:right w:val="none" w:sz="0" w:space="0" w:color="auto"/>
              </w:divBdr>
            </w:div>
            <w:div w:id="606932231">
              <w:marLeft w:val="0"/>
              <w:marRight w:val="0"/>
              <w:marTop w:val="0"/>
              <w:marBottom w:val="0"/>
              <w:divBdr>
                <w:top w:val="none" w:sz="0" w:space="0" w:color="auto"/>
                <w:left w:val="none" w:sz="0" w:space="0" w:color="auto"/>
                <w:bottom w:val="none" w:sz="0" w:space="0" w:color="auto"/>
                <w:right w:val="none" w:sz="0" w:space="0" w:color="auto"/>
              </w:divBdr>
            </w:div>
            <w:div w:id="1682780197">
              <w:marLeft w:val="0"/>
              <w:marRight w:val="0"/>
              <w:marTop w:val="0"/>
              <w:marBottom w:val="0"/>
              <w:divBdr>
                <w:top w:val="none" w:sz="0" w:space="0" w:color="auto"/>
                <w:left w:val="none" w:sz="0" w:space="0" w:color="auto"/>
                <w:bottom w:val="none" w:sz="0" w:space="0" w:color="auto"/>
                <w:right w:val="none" w:sz="0" w:space="0" w:color="auto"/>
              </w:divBdr>
            </w:div>
            <w:div w:id="160705655">
              <w:marLeft w:val="0"/>
              <w:marRight w:val="0"/>
              <w:marTop w:val="0"/>
              <w:marBottom w:val="0"/>
              <w:divBdr>
                <w:top w:val="none" w:sz="0" w:space="0" w:color="auto"/>
                <w:left w:val="none" w:sz="0" w:space="0" w:color="auto"/>
                <w:bottom w:val="none" w:sz="0" w:space="0" w:color="auto"/>
                <w:right w:val="none" w:sz="0" w:space="0" w:color="auto"/>
              </w:divBdr>
            </w:div>
            <w:div w:id="1574968037">
              <w:marLeft w:val="0"/>
              <w:marRight w:val="0"/>
              <w:marTop w:val="0"/>
              <w:marBottom w:val="0"/>
              <w:divBdr>
                <w:top w:val="none" w:sz="0" w:space="0" w:color="auto"/>
                <w:left w:val="none" w:sz="0" w:space="0" w:color="auto"/>
                <w:bottom w:val="none" w:sz="0" w:space="0" w:color="auto"/>
                <w:right w:val="none" w:sz="0" w:space="0" w:color="auto"/>
              </w:divBdr>
            </w:div>
            <w:div w:id="1193543123">
              <w:marLeft w:val="0"/>
              <w:marRight w:val="0"/>
              <w:marTop w:val="0"/>
              <w:marBottom w:val="0"/>
              <w:divBdr>
                <w:top w:val="none" w:sz="0" w:space="0" w:color="auto"/>
                <w:left w:val="none" w:sz="0" w:space="0" w:color="auto"/>
                <w:bottom w:val="none" w:sz="0" w:space="0" w:color="auto"/>
                <w:right w:val="none" w:sz="0" w:space="0" w:color="auto"/>
              </w:divBdr>
            </w:div>
            <w:div w:id="1849755328">
              <w:marLeft w:val="0"/>
              <w:marRight w:val="0"/>
              <w:marTop w:val="0"/>
              <w:marBottom w:val="0"/>
              <w:divBdr>
                <w:top w:val="none" w:sz="0" w:space="0" w:color="auto"/>
                <w:left w:val="none" w:sz="0" w:space="0" w:color="auto"/>
                <w:bottom w:val="none" w:sz="0" w:space="0" w:color="auto"/>
                <w:right w:val="none" w:sz="0" w:space="0" w:color="auto"/>
              </w:divBdr>
            </w:div>
            <w:div w:id="256912554">
              <w:marLeft w:val="0"/>
              <w:marRight w:val="0"/>
              <w:marTop w:val="0"/>
              <w:marBottom w:val="0"/>
              <w:divBdr>
                <w:top w:val="none" w:sz="0" w:space="0" w:color="auto"/>
                <w:left w:val="none" w:sz="0" w:space="0" w:color="auto"/>
                <w:bottom w:val="none" w:sz="0" w:space="0" w:color="auto"/>
                <w:right w:val="none" w:sz="0" w:space="0" w:color="auto"/>
              </w:divBdr>
            </w:div>
            <w:div w:id="280693400">
              <w:marLeft w:val="0"/>
              <w:marRight w:val="0"/>
              <w:marTop w:val="0"/>
              <w:marBottom w:val="0"/>
              <w:divBdr>
                <w:top w:val="none" w:sz="0" w:space="0" w:color="auto"/>
                <w:left w:val="none" w:sz="0" w:space="0" w:color="auto"/>
                <w:bottom w:val="none" w:sz="0" w:space="0" w:color="auto"/>
                <w:right w:val="none" w:sz="0" w:space="0" w:color="auto"/>
              </w:divBdr>
            </w:div>
            <w:div w:id="2045640863">
              <w:marLeft w:val="0"/>
              <w:marRight w:val="0"/>
              <w:marTop w:val="0"/>
              <w:marBottom w:val="0"/>
              <w:divBdr>
                <w:top w:val="none" w:sz="0" w:space="0" w:color="auto"/>
                <w:left w:val="none" w:sz="0" w:space="0" w:color="auto"/>
                <w:bottom w:val="none" w:sz="0" w:space="0" w:color="auto"/>
                <w:right w:val="none" w:sz="0" w:space="0" w:color="auto"/>
              </w:divBdr>
            </w:div>
            <w:div w:id="1645545136">
              <w:marLeft w:val="0"/>
              <w:marRight w:val="0"/>
              <w:marTop w:val="0"/>
              <w:marBottom w:val="0"/>
              <w:divBdr>
                <w:top w:val="none" w:sz="0" w:space="0" w:color="auto"/>
                <w:left w:val="none" w:sz="0" w:space="0" w:color="auto"/>
                <w:bottom w:val="none" w:sz="0" w:space="0" w:color="auto"/>
                <w:right w:val="none" w:sz="0" w:space="0" w:color="auto"/>
              </w:divBdr>
            </w:div>
            <w:div w:id="463471528">
              <w:marLeft w:val="0"/>
              <w:marRight w:val="0"/>
              <w:marTop w:val="0"/>
              <w:marBottom w:val="0"/>
              <w:divBdr>
                <w:top w:val="none" w:sz="0" w:space="0" w:color="auto"/>
                <w:left w:val="none" w:sz="0" w:space="0" w:color="auto"/>
                <w:bottom w:val="none" w:sz="0" w:space="0" w:color="auto"/>
                <w:right w:val="none" w:sz="0" w:space="0" w:color="auto"/>
              </w:divBdr>
            </w:div>
            <w:div w:id="1242183355">
              <w:marLeft w:val="0"/>
              <w:marRight w:val="0"/>
              <w:marTop w:val="0"/>
              <w:marBottom w:val="0"/>
              <w:divBdr>
                <w:top w:val="none" w:sz="0" w:space="0" w:color="auto"/>
                <w:left w:val="none" w:sz="0" w:space="0" w:color="auto"/>
                <w:bottom w:val="none" w:sz="0" w:space="0" w:color="auto"/>
                <w:right w:val="none" w:sz="0" w:space="0" w:color="auto"/>
              </w:divBdr>
            </w:div>
            <w:div w:id="1258100775">
              <w:marLeft w:val="0"/>
              <w:marRight w:val="0"/>
              <w:marTop w:val="0"/>
              <w:marBottom w:val="0"/>
              <w:divBdr>
                <w:top w:val="none" w:sz="0" w:space="0" w:color="auto"/>
                <w:left w:val="none" w:sz="0" w:space="0" w:color="auto"/>
                <w:bottom w:val="none" w:sz="0" w:space="0" w:color="auto"/>
                <w:right w:val="none" w:sz="0" w:space="0" w:color="auto"/>
              </w:divBdr>
            </w:div>
            <w:div w:id="429745397">
              <w:marLeft w:val="0"/>
              <w:marRight w:val="0"/>
              <w:marTop w:val="0"/>
              <w:marBottom w:val="0"/>
              <w:divBdr>
                <w:top w:val="none" w:sz="0" w:space="0" w:color="auto"/>
                <w:left w:val="none" w:sz="0" w:space="0" w:color="auto"/>
                <w:bottom w:val="none" w:sz="0" w:space="0" w:color="auto"/>
                <w:right w:val="none" w:sz="0" w:space="0" w:color="auto"/>
              </w:divBdr>
            </w:div>
            <w:div w:id="950480876">
              <w:marLeft w:val="0"/>
              <w:marRight w:val="0"/>
              <w:marTop w:val="0"/>
              <w:marBottom w:val="0"/>
              <w:divBdr>
                <w:top w:val="none" w:sz="0" w:space="0" w:color="auto"/>
                <w:left w:val="none" w:sz="0" w:space="0" w:color="auto"/>
                <w:bottom w:val="none" w:sz="0" w:space="0" w:color="auto"/>
                <w:right w:val="none" w:sz="0" w:space="0" w:color="auto"/>
              </w:divBdr>
            </w:div>
            <w:div w:id="413629236">
              <w:marLeft w:val="0"/>
              <w:marRight w:val="0"/>
              <w:marTop w:val="0"/>
              <w:marBottom w:val="0"/>
              <w:divBdr>
                <w:top w:val="none" w:sz="0" w:space="0" w:color="auto"/>
                <w:left w:val="none" w:sz="0" w:space="0" w:color="auto"/>
                <w:bottom w:val="none" w:sz="0" w:space="0" w:color="auto"/>
                <w:right w:val="none" w:sz="0" w:space="0" w:color="auto"/>
              </w:divBdr>
            </w:div>
            <w:div w:id="385301269">
              <w:marLeft w:val="0"/>
              <w:marRight w:val="0"/>
              <w:marTop w:val="0"/>
              <w:marBottom w:val="0"/>
              <w:divBdr>
                <w:top w:val="none" w:sz="0" w:space="0" w:color="auto"/>
                <w:left w:val="none" w:sz="0" w:space="0" w:color="auto"/>
                <w:bottom w:val="none" w:sz="0" w:space="0" w:color="auto"/>
                <w:right w:val="none" w:sz="0" w:space="0" w:color="auto"/>
              </w:divBdr>
            </w:div>
            <w:div w:id="999187988">
              <w:marLeft w:val="0"/>
              <w:marRight w:val="0"/>
              <w:marTop w:val="0"/>
              <w:marBottom w:val="0"/>
              <w:divBdr>
                <w:top w:val="none" w:sz="0" w:space="0" w:color="auto"/>
                <w:left w:val="none" w:sz="0" w:space="0" w:color="auto"/>
                <w:bottom w:val="none" w:sz="0" w:space="0" w:color="auto"/>
                <w:right w:val="none" w:sz="0" w:space="0" w:color="auto"/>
              </w:divBdr>
            </w:div>
            <w:div w:id="1363558169">
              <w:marLeft w:val="0"/>
              <w:marRight w:val="0"/>
              <w:marTop w:val="0"/>
              <w:marBottom w:val="0"/>
              <w:divBdr>
                <w:top w:val="none" w:sz="0" w:space="0" w:color="auto"/>
                <w:left w:val="none" w:sz="0" w:space="0" w:color="auto"/>
                <w:bottom w:val="none" w:sz="0" w:space="0" w:color="auto"/>
                <w:right w:val="none" w:sz="0" w:space="0" w:color="auto"/>
              </w:divBdr>
            </w:div>
            <w:div w:id="1287811441">
              <w:marLeft w:val="0"/>
              <w:marRight w:val="0"/>
              <w:marTop w:val="0"/>
              <w:marBottom w:val="0"/>
              <w:divBdr>
                <w:top w:val="none" w:sz="0" w:space="0" w:color="auto"/>
                <w:left w:val="none" w:sz="0" w:space="0" w:color="auto"/>
                <w:bottom w:val="none" w:sz="0" w:space="0" w:color="auto"/>
                <w:right w:val="none" w:sz="0" w:space="0" w:color="auto"/>
              </w:divBdr>
            </w:div>
            <w:div w:id="1722706277">
              <w:marLeft w:val="0"/>
              <w:marRight w:val="0"/>
              <w:marTop w:val="0"/>
              <w:marBottom w:val="0"/>
              <w:divBdr>
                <w:top w:val="none" w:sz="0" w:space="0" w:color="auto"/>
                <w:left w:val="none" w:sz="0" w:space="0" w:color="auto"/>
                <w:bottom w:val="none" w:sz="0" w:space="0" w:color="auto"/>
                <w:right w:val="none" w:sz="0" w:space="0" w:color="auto"/>
              </w:divBdr>
            </w:div>
            <w:div w:id="280773178">
              <w:marLeft w:val="0"/>
              <w:marRight w:val="0"/>
              <w:marTop w:val="0"/>
              <w:marBottom w:val="0"/>
              <w:divBdr>
                <w:top w:val="none" w:sz="0" w:space="0" w:color="auto"/>
                <w:left w:val="none" w:sz="0" w:space="0" w:color="auto"/>
                <w:bottom w:val="none" w:sz="0" w:space="0" w:color="auto"/>
                <w:right w:val="none" w:sz="0" w:space="0" w:color="auto"/>
              </w:divBdr>
            </w:div>
            <w:div w:id="317155425">
              <w:marLeft w:val="0"/>
              <w:marRight w:val="0"/>
              <w:marTop w:val="0"/>
              <w:marBottom w:val="0"/>
              <w:divBdr>
                <w:top w:val="none" w:sz="0" w:space="0" w:color="auto"/>
                <w:left w:val="none" w:sz="0" w:space="0" w:color="auto"/>
                <w:bottom w:val="none" w:sz="0" w:space="0" w:color="auto"/>
                <w:right w:val="none" w:sz="0" w:space="0" w:color="auto"/>
              </w:divBdr>
            </w:div>
            <w:div w:id="2029408531">
              <w:marLeft w:val="0"/>
              <w:marRight w:val="0"/>
              <w:marTop w:val="0"/>
              <w:marBottom w:val="0"/>
              <w:divBdr>
                <w:top w:val="none" w:sz="0" w:space="0" w:color="auto"/>
                <w:left w:val="none" w:sz="0" w:space="0" w:color="auto"/>
                <w:bottom w:val="none" w:sz="0" w:space="0" w:color="auto"/>
                <w:right w:val="none" w:sz="0" w:space="0" w:color="auto"/>
              </w:divBdr>
            </w:div>
            <w:div w:id="938100101">
              <w:marLeft w:val="0"/>
              <w:marRight w:val="0"/>
              <w:marTop w:val="0"/>
              <w:marBottom w:val="0"/>
              <w:divBdr>
                <w:top w:val="none" w:sz="0" w:space="0" w:color="auto"/>
                <w:left w:val="none" w:sz="0" w:space="0" w:color="auto"/>
                <w:bottom w:val="none" w:sz="0" w:space="0" w:color="auto"/>
                <w:right w:val="none" w:sz="0" w:space="0" w:color="auto"/>
              </w:divBdr>
            </w:div>
            <w:div w:id="2015566505">
              <w:blockQuote w:val="1"/>
              <w:marLeft w:val="-60"/>
              <w:marRight w:val="0"/>
              <w:marTop w:val="0"/>
              <w:marBottom w:val="240"/>
              <w:divBdr>
                <w:top w:val="none" w:sz="0" w:space="0" w:color="auto"/>
                <w:left w:val="single" w:sz="24" w:space="12" w:color="DDDDDD"/>
                <w:bottom w:val="none" w:sz="0" w:space="0" w:color="auto"/>
                <w:right w:val="none" w:sz="0" w:space="0" w:color="auto"/>
              </w:divBdr>
            </w:div>
            <w:div w:id="1176071885">
              <w:marLeft w:val="0"/>
              <w:marRight w:val="0"/>
              <w:marTop w:val="0"/>
              <w:marBottom w:val="0"/>
              <w:divBdr>
                <w:top w:val="none" w:sz="0" w:space="0" w:color="auto"/>
                <w:left w:val="none" w:sz="0" w:space="0" w:color="auto"/>
                <w:bottom w:val="none" w:sz="0" w:space="0" w:color="auto"/>
                <w:right w:val="none" w:sz="0" w:space="0" w:color="auto"/>
              </w:divBdr>
            </w:div>
            <w:div w:id="1491486159">
              <w:marLeft w:val="0"/>
              <w:marRight w:val="0"/>
              <w:marTop w:val="0"/>
              <w:marBottom w:val="0"/>
              <w:divBdr>
                <w:top w:val="none" w:sz="0" w:space="0" w:color="auto"/>
                <w:left w:val="none" w:sz="0" w:space="0" w:color="auto"/>
                <w:bottom w:val="none" w:sz="0" w:space="0" w:color="auto"/>
                <w:right w:val="none" w:sz="0" w:space="0" w:color="auto"/>
              </w:divBdr>
            </w:div>
            <w:div w:id="1023629725">
              <w:marLeft w:val="0"/>
              <w:marRight w:val="0"/>
              <w:marTop w:val="0"/>
              <w:marBottom w:val="0"/>
              <w:divBdr>
                <w:top w:val="none" w:sz="0" w:space="0" w:color="auto"/>
                <w:left w:val="none" w:sz="0" w:space="0" w:color="auto"/>
                <w:bottom w:val="none" w:sz="0" w:space="0" w:color="auto"/>
                <w:right w:val="none" w:sz="0" w:space="0" w:color="auto"/>
              </w:divBdr>
            </w:div>
            <w:div w:id="1460798213">
              <w:marLeft w:val="0"/>
              <w:marRight w:val="0"/>
              <w:marTop w:val="0"/>
              <w:marBottom w:val="0"/>
              <w:divBdr>
                <w:top w:val="none" w:sz="0" w:space="0" w:color="auto"/>
                <w:left w:val="none" w:sz="0" w:space="0" w:color="auto"/>
                <w:bottom w:val="none" w:sz="0" w:space="0" w:color="auto"/>
                <w:right w:val="none" w:sz="0" w:space="0" w:color="auto"/>
              </w:divBdr>
            </w:div>
            <w:div w:id="1506745106">
              <w:marLeft w:val="0"/>
              <w:marRight w:val="0"/>
              <w:marTop w:val="0"/>
              <w:marBottom w:val="0"/>
              <w:divBdr>
                <w:top w:val="none" w:sz="0" w:space="0" w:color="auto"/>
                <w:left w:val="none" w:sz="0" w:space="0" w:color="auto"/>
                <w:bottom w:val="none" w:sz="0" w:space="0" w:color="auto"/>
                <w:right w:val="none" w:sz="0" w:space="0" w:color="auto"/>
              </w:divBdr>
            </w:div>
            <w:div w:id="361521021">
              <w:marLeft w:val="0"/>
              <w:marRight w:val="0"/>
              <w:marTop w:val="0"/>
              <w:marBottom w:val="0"/>
              <w:divBdr>
                <w:top w:val="none" w:sz="0" w:space="0" w:color="auto"/>
                <w:left w:val="none" w:sz="0" w:space="0" w:color="auto"/>
                <w:bottom w:val="none" w:sz="0" w:space="0" w:color="auto"/>
                <w:right w:val="none" w:sz="0" w:space="0" w:color="auto"/>
              </w:divBdr>
            </w:div>
            <w:div w:id="1907380284">
              <w:marLeft w:val="0"/>
              <w:marRight w:val="0"/>
              <w:marTop w:val="0"/>
              <w:marBottom w:val="0"/>
              <w:divBdr>
                <w:top w:val="none" w:sz="0" w:space="0" w:color="auto"/>
                <w:left w:val="none" w:sz="0" w:space="0" w:color="auto"/>
                <w:bottom w:val="none" w:sz="0" w:space="0" w:color="auto"/>
                <w:right w:val="none" w:sz="0" w:space="0" w:color="auto"/>
              </w:divBdr>
            </w:div>
            <w:div w:id="919867228">
              <w:marLeft w:val="0"/>
              <w:marRight w:val="0"/>
              <w:marTop w:val="0"/>
              <w:marBottom w:val="0"/>
              <w:divBdr>
                <w:top w:val="none" w:sz="0" w:space="0" w:color="auto"/>
                <w:left w:val="none" w:sz="0" w:space="0" w:color="auto"/>
                <w:bottom w:val="none" w:sz="0" w:space="0" w:color="auto"/>
                <w:right w:val="none" w:sz="0" w:space="0" w:color="auto"/>
              </w:divBdr>
            </w:div>
            <w:div w:id="1305116051">
              <w:marLeft w:val="0"/>
              <w:marRight w:val="0"/>
              <w:marTop w:val="0"/>
              <w:marBottom w:val="0"/>
              <w:divBdr>
                <w:top w:val="none" w:sz="0" w:space="0" w:color="auto"/>
                <w:left w:val="none" w:sz="0" w:space="0" w:color="auto"/>
                <w:bottom w:val="none" w:sz="0" w:space="0" w:color="auto"/>
                <w:right w:val="none" w:sz="0" w:space="0" w:color="auto"/>
              </w:divBdr>
            </w:div>
            <w:div w:id="661397085">
              <w:marLeft w:val="0"/>
              <w:marRight w:val="0"/>
              <w:marTop w:val="0"/>
              <w:marBottom w:val="0"/>
              <w:divBdr>
                <w:top w:val="none" w:sz="0" w:space="0" w:color="auto"/>
                <w:left w:val="none" w:sz="0" w:space="0" w:color="auto"/>
                <w:bottom w:val="none" w:sz="0" w:space="0" w:color="auto"/>
                <w:right w:val="none" w:sz="0" w:space="0" w:color="auto"/>
              </w:divBdr>
            </w:div>
            <w:div w:id="1499540769">
              <w:marLeft w:val="0"/>
              <w:marRight w:val="0"/>
              <w:marTop w:val="0"/>
              <w:marBottom w:val="0"/>
              <w:divBdr>
                <w:top w:val="none" w:sz="0" w:space="0" w:color="auto"/>
                <w:left w:val="none" w:sz="0" w:space="0" w:color="auto"/>
                <w:bottom w:val="none" w:sz="0" w:space="0" w:color="auto"/>
                <w:right w:val="none" w:sz="0" w:space="0" w:color="auto"/>
              </w:divBdr>
            </w:div>
            <w:div w:id="1555775663">
              <w:marLeft w:val="0"/>
              <w:marRight w:val="0"/>
              <w:marTop w:val="0"/>
              <w:marBottom w:val="0"/>
              <w:divBdr>
                <w:top w:val="none" w:sz="0" w:space="0" w:color="auto"/>
                <w:left w:val="none" w:sz="0" w:space="0" w:color="auto"/>
                <w:bottom w:val="none" w:sz="0" w:space="0" w:color="auto"/>
                <w:right w:val="none" w:sz="0" w:space="0" w:color="auto"/>
              </w:divBdr>
            </w:div>
            <w:div w:id="319431597">
              <w:marLeft w:val="0"/>
              <w:marRight w:val="0"/>
              <w:marTop w:val="0"/>
              <w:marBottom w:val="0"/>
              <w:divBdr>
                <w:top w:val="none" w:sz="0" w:space="0" w:color="auto"/>
                <w:left w:val="none" w:sz="0" w:space="0" w:color="auto"/>
                <w:bottom w:val="none" w:sz="0" w:space="0" w:color="auto"/>
                <w:right w:val="none" w:sz="0" w:space="0" w:color="auto"/>
              </w:divBdr>
            </w:div>
            <w:div w:id="1192035406">
              <w:marLeft w:val="0"/>
              <w:marRight w:val="0"/>
              <w:marTop w:val="0"/>
              <w:marBottom w:val="0"/>
              <w:divBdr>
                <w:top w:val="none" w:sz="0" w:space="0" w:color="auto"/>
                <w:left w:val="none" w:sz="0" w:space="0" w:color="auto"/>
                <w:bottom w:val="none" w:sz="0" w:space="0" w:color="auto"/>
                <w:right w:val="none" w:sz="0" w:space="0" w:color="auto"/>
              </w:divBdr>
            </w:div>
            <w:div w:id="823473305">
              <w:marLeft w:val="0"/>
              <w:marRight w:val="0"/>
              <w:marTop w:val="0"/>
              <w:marBottom w:val="0"/>
              <w:divBdr>
                <w:top w:val="none" w:sz="0" w:space="0" w:color="auto"/>
                <w:left w:val="none" w:sz="0" w:space="0" w:color="auto"/>
                <w:bottom w:val="none" w:sz="0" w:space="0" w:color="auto"/>
                <w:right w:val="none" w:sz="0" w:space="0" w:color="auto"/>
              </w:divBdr>
            </w:div>
            <w:div w:id="2036029316">
              <w:marLeft w:val="0"/>
              <w:marRight w:val="0"/>
              <w:marTop w:val="0"/>
              <w:marBottom w:val="0"/>
              <w:divBdr>
                <w:top w:val="none" w:sz="0" w:space="0" w:color="auto"/>
                <w:left w:val="none" w:sz="0" w:space="0" w:color="auto"/>
                <w:bottom w:val="none" w:sz="0" w:space="0" w:color="auto"/>
                <w:right w:val="none" w:sz="0" w:space="0" w:color="auto"/>
              </w:divBdr>
            </w:div>
            <w:div w:id="2031446143">
              <w:marLeft w:val="0"/>
              <w:marRight w:val="0"/>
              <w:marTop w:val="0"/>
              <w:marBottom w:val="0"/>
              <w:divBdr>
                <w:top w:val="none" w:sz="0" w:space="0" w:color="auto"/>
                <w:left w:val="none" w:sz="0" w:space="0" w:color="auto"/>
                <w:bottom w:val="none" w:sz="0" w:space="0" w:color="auto"/>
                <w:right w:val="none" w:sz="0" w:space="0" w:color="auto"/>
              </w:divBdr>
            </w:div>
            <w:div w:id="541096694">
              <w:marLeft w:val="0"/>
              <w:marRight w:val="0"/>
              <w:marTop w:val="0"/>
              <w:marBottom w:val="0"/>
              <w:divBdr>
                <w:top w:val="none" w:sz="0" w:space="0" w:color="auto"/>
                <w:left w:val="none" w:sz="0" w:space="0" w:color="auto"/>
                <w:bottom w:val="none" w:sz="0" w:space="0" w:color="auto"/>
                <w:right w:val="none" w:sz="0" w:space="0" w:color="auto"/>
              </w:divBdr>
            </w:div>
            <w:div w:id="484398560">
              <w:marLeft w:val="0"/>
              <w:marRight w:val="0"/>
              <w:marTop w:val="0"/>
              <w:marBottom w:val="0"/>
              <w:divBdr>
                <w:top w:val="none" w:sz="0" w:space="0" w:color="auto"/>
                <w:left w:val="none" w:sz="0" w:space="0" w:color="auto"/>
                <w:bottom w:val="none" w:sz="0" w:space="0" w:color="auto"/>
                <w:right w:val="none" w:sz="0" w:space="0" w:color="auto"/>
              </w:divBdr>
            </w:div>
            <w:div w:id="310838490">
              <w:marLeft w:val="0"/>
              <w:marRight w:val="0"/>
              <w:marTop w:val="0"/>
              <w:marBottom w:val="0"/>
              <w:divBdr>
                <w:top w:val="none" w:sz="0" w:space="0" w:color="auto"/>
                <w:left w:val="none" w:sz="0" w:space="0" w:color="auto"/>
                <w:bottom w:val="none" w:sz="0" w:space="0" w:color="auto"/>
                <w:right w:val="none" w:sz="0" w:space="0" w:color="auto"/>
              </w:divBdr>
            </w:div>
            <w:div w:id="934829334">
              <w:marLeft w:val="0"/>
              <w:marRight w:val="0"/>
              <w:marTop w:val="0"/>
              <w:marBottom w:val="0"/>
              <w:divBdr>
                <w:top w:val="none" w:sz="0" w:space="0" w:color="auto"/>
                <w:left w:val="none" w:sz="0" w:space="0" w:color="auto"/>
                <w:bottom w:val="none" w:sz="0" w:space="0" w:color="auto"/>
                <w:right w:val="none" w:sz="0" w:space="0" w:color="auto"/>
              </w:divBdr>
            </w:div>
            <w:div w:id="715083975">
              <w:marLeft w:val="0"/>
              <w:marRight w:val="0"/>
              <w:marTop w:val="0"/>
              <w:marBottom w:val="0"/>
              <w:divBdr>
                <w:top w:val="none" w:sz="0" w:space="0" w:color="auto"/>
                <w:left w:val="none" w:sz="0" w:space="0" w:color="auto"/>
                <w:bottom w:val="none" w:sz="0" w:space="0" w:color="auto"/>
                <w:right w:val="none" w:sz="0" w:space="0" w:color="auto"/>
              </w:divBdr>
            </w:div>
            <w:div w:id="1967733296">
              <w:marLeft w:val="0"/>
              <w:marRight w:val="0"/>
              <w:marTop w:val="0"/>
              <w:marBottom w:val="0"/>
              <w:divBdr>
                <w:top w:val="none" w:sz="0" w:space="0" w:color="auto"/>
                <w:left w:val="none" w:sz="0" w:space="0" w:color="auto"/>
                <w:bottom w:val="none" w:sz="0" w:space="0" w:color="auto"/>
                <w:right w:val="none" w:sz="0" w:space="0" w:color="auto"/>
              </w:divBdr>
            </w:div>
            <w:div w:id="905457388">
              <w:marLeft w:val="0"/>
              <w:marRight w:val="0"/>
              <w:marTop w:val="0"/>
              <w:marBottom w:val="0"/>
              <w:divBdr>
                <w:top w:val="none" w:sz="0" w:space="0" w:color="auto"/>
                <w:left w:val="none" w:sz="0" w:space="0" w:color="auto"/>
                <w:bottom w:val="none" w:sz="0" w:space="0" w:color="auto"/>
                <w:right w:val="none" w:sz="0" w:space="0" w:color="auto"/>
              </w:divBdr>
            </w:div>
            <w:div w:id="746416025">
              <w:marLeft w:val="0"/>
              <w:marRight w:val="0"/>
              <w:marTop w:val="0"/>
              <w:marBottom w:val="0"/>
              <w:divBdr>
                <w:top w:val="none" w:sz="0" w:space="0" w:color="auto"/>
                <w:left w:val="none" w:sz="0" w:space="0" w:color="auto"/>
                <w:bottom w:val="none" w:sz="0" w:space="0" w:color="auto"/>
                <w:right w:val="none" w:sz="0" w:space="0" w:color="auto"/>
              </w:divBdr>
            </w:div>
            <w:div w:id="225067952">
              <w:marLeft w:val="0"/>
              <w:marRight w:val="0"/>
              <w:marTop w:val="0"/>
              <w:marBottom w:val="0"/>
              <w:divBdr>
                <w:top w:val="none" w:sz="0" w:space="0" w:color="auto"/>
                <w:left w:val="none" w:sz="0" w:space="0" w:color="auto"/>
                <w:bottom w:val="none" w:sz="0" w:space="0" w:color="auto"/>
                <w:right w:val="none" w:sz="0" w:space="0" w:color="auto"/>
              </w:divBdr>
            </w:div>
            <w:div w:id="1586644876">
              <w:marLeft w:val="0"/>
              <w:marRight w:val="0"/>
              <w:marTop w:val="0"/>
              <w:marBottom w:val="0"/>
              <w:divBdr>
                <w:top w:val="none" w:sz="0" w:space="0" w:color="auto"/>
                <w:left w:val="none" w:sz="0" w:space="0" w:color="auto"/>
                <w:bottom w:val="none" w:sz="0" w:space="0" w:color="auto"/>
                <w:right w:val="none" w:sz="0" w:space="0" w:color="auto"/>
              </w:divBdr>
            </w:div>
            <w:div w:id="1704136758">
              <w:marLeft w:val="0"/>
              <w:marRight w:val="0"/>
              <w:marTop w:val="0"/>
              <w:marBottom w:val="0"/>
              <w:divBdr>
                <w:top w:val="none" w:sz="0" w:space="0" w:color="auto"/>
                <w:left w:val="none" w:sz="0" w:space="0" w:color="auto"/>
                <w:bottom w:val="none" w:sz="0" w:space="0" w:color="auto"/>
                <w:right w:val="none" w:sz="0" w:space="0" w:color="auto"/>
              </w:divBdr>
            </w:div>
            <w:div w:id="1816332124">
              <w:marLeft w:val="0"/>
              <w:marRight w:val="0"/>
              <w:marTop w:val="0"/>
              <w:marBottom w:val="0"/>
              <w:divBdr>
                <w:top w:val="none" w:sz="0" w:space="0" w:color="auto"/>
                <w:left w:val="none" w:sz="0" w:space="0" w:color="auto"/>
                <w:bottom w:val="none" w:sz="0" w:space="0" w:color="auto"/>
                <w:right w:val="none" w:sz="0" w:space="0" w:color="auto"/>
              </w:divBdr>
            </w:div>
            <w:div w:id="1511065878">
              <w:marLeft w:val="0"/>
              <w:marRight w:val="0"/>
              <w:marTop w:val="0"/>
              <w:marBottom w:val="0"/>
              <w:divBdr>
                <w:top w:val="none" w:sz="0" w:space="0" w:color="auto"/>
                <w:left w:val="none" w:sz="0" w:space="0" w:color="auto"/>
                <w:bottom w:val="none" w:sz="0" w:space="0" w:color="auto"/>
                <w:right w:val="none" w:sz="0" w:space="0" w:color="auto"/>
              </w:divBdr>
            </w:div>
            <w:div w:id="254245399">
              <w:marLeft w:val="0"/>
              <w:marRight w:val="0"/>
              <w:marTop w:val="0"/>
              <w:marBottom w:val="0"/>
              <w:divBdr>
                <w:top w:val="none" w:sz="0" w:space="0" w:color="auto"/>
                <w:left w:val="none" w:sz="0" w:space="0" w:color="auto"/>
                <w:bottom w:val="none" w:sz="0" w:space="0" w:color="auto"/>
                <w:right w:val="none" w:sz="0" w:space="0" w:color="auto"/>
              </w:divBdr>
            </w:div>
            <w:div w:id="1797020206">
              <w:marLeft w:val="0"/>
              <w:marRight w:val="0"/>
              <w:marTop w:val="0"/>
              <w:marBottom w:val="0"/>
              <w:divBdr>
                <w:top w:val="none" w:sz="0" w:space="0" w:color="auto"/>
                <w:left w:val="none" w:sz="0" w:space="0" w:color="auto"/>
                <w:bottom w:val="none" w:sz="0" w:space="0" w:color="auto"/>
                <w:right w:val="none" w:sz="0" w:space="0" w:color="auto"/>
              </w:divBdr>
            </w:div>
            <w:div w:id="1052534782">
              <w:marLeft w:val="0"/>
              <w:marRight w:val="0"/>
              <w:marTop w:val="0"/>
              <w:marBottom w:val="0"/>
              <w:divBdr>
                <w:top w:val="none" w:sz="0" w:space="0" w:color="auto"/>
                <w:left w:val="none" w:sz="0" w:space="0" w:color="auto"/>
                <w:bottom w:val="none" w:sz="0" w:space="0" w:color="auto"/>
                <w:right w:val="none" w:sz="0" w:space="0" w:color="auto"/>
              </w:divBdr>
            </w:div>
            <w:div w:id="299656049">
              <w:marLeft w:val="0"/>
              <w:marRight w:val="0"/>
              <w:marTop w:val="0"/>
              <w:marBottom w:val="0"/>
              <w:divBdr>
                <w:top w:val="none" w:sz="0" w:space="0" w:color="auto"/>
                <w:left w:val="none" w:sz="0" w:space="0" w:color="auto"/>
                <w:bottom w:val="none" w:sz="0" w:space="0" w:color="auto"/>
                <w:right w:val="none" w:sz="0" w:space="0" w:color="auto"/>
              </w:divBdr>
            </w:div>
            <w:div w:id="69812210">
              <w:marLeft w:val="0"/>
              <w:marRight w:val="0"/>
              <w:marTop w:val="0"/>
              <w:marBottom w:val="0"/>
              <w:divBdr>
                <w:top w:val="none" w:sz="0" w:space="0" w:color="auto"/>
                <w:left w:val="none" w:sz="0" w:space="0" w:color="auto"/>
                <w:bottom w:val="none" w:sz="0" w:space="0" w:color="auto"/>
                <w:right w:val="none" w:sz="0" w:space="0" w:color="auto"/>
              </w:divBdr>
            </w:div>
            <w:div w:id="861281736">
              <w:marLeft w:val="0"/>
              <w:marRight w:val="0"/>
              <w:marTop w:val="0"/>
              <w:marBottom w:val="0"/>
              <w:divBdr>
                <w:top w:val="none" w:sz="0" w:space="0" w:color="auto"/>
                <w:left w:val="none" w:sz="0" w:space="0" w:color="auto"/>
                <w:bottom w:val="none" w:sz="0" w:space="0" w:color="auto"/>
                <w:right w:val="none" w:sz="0" w:space="0" w:color="auto"/>
              </w:divBdr>
            </w:div>
            <w:div w:id="554701335">
              <w:marLeft w:val="0"/>
              <w:marRight w:val="0"/>
              <w:marTop w:val="0"/>
              <w:marBottom w:val="0"/>
              <w:divBdr>
                <w:top w:val="none" w:sz="0" w:space="0" w:color="auto"/>
                <w:left w:val="none" w:sz="0" w:space="0" w:color="auto"/>
                <w:bottom w:val="none" w:sz="0" w:space="0" w:color="auto"/>
                <w:right w:val="none" w:sz="0" w:space="0" w:color="auto"/>
              </w:divBdr>
            </w:div>
            <w:div w:id="211238671">
              <w:marLeft w:val="0"/>
              <w:marRight w:val="0"/>
              <w:marTop w:val="0"/>
              <w:marBottom w:val="0"/>
              <w:divBdr>
                <w:top w:val="none" w:sz="0" w:space="0" w:color="auto"/>
                <w:left w:val="none" w:sz="0" w:space="0" w:color="auto"/>
                <w:bottom w:val="none" w:sz="0" w:space="0" w:color="auto"/>
                <w:right w:val="none" w:sz="0" w:space="0" w:color="auto"/>
              </w:divBdr>
            </w:div>
            <w:div w:id="1277833077">
              <w:marLeft w:val="0"/>
              <w:marRight w:val="0"/>
              <w:marTop w:val="0"/>
              <w:marBottom w:val="0"/>
              <w:divBdr>
                <w:top w:val="none" w:sz="0" w:space="0" w:color="auto"/>
                <w:left w:val="none" w:sz="0" w:space="0" w:color="auto"/>
                <w:bottom w:val="none" w:sz="0" w:space="0" w:color="auto"/>
                <w:right w:val="none" w:sz="0" w:space="0" w:color="auto"/>
              </w:divBdr>
            </w:div>
            <w:div w:id="1040859439">
              <w:marLeft w:val="0"/>
              <w:marRight w:val="0"/>
              <w:marTop w:val="0"/>
              <w:marBottom w:val="0"/>
              <w:divBdr>
                <w:top w:val="none" w:sz="0" w:space="0" w:color="auto"/>
                <w:left w:val="none" w:sz="0" w:space="0" w:color="auto"/>
                <w:bottom w:val="none" w:sz="0" w:space="0" w:color="auto"/>
                <w:right w:val="none" w:sz="0" w:space="0" w:color="auto"/>
              </w:divBdr>
            </w:div>
            <w:div w:id="2070223435">
              <w:marLeft w:val="0"/>
              <w:marRight w:val="0"/>
              <w:marTop w:val="0"/>
              <w:marBottom w:val="0"/>
              <w:divBdr>
                <w:top w:val="none" w:sz="0" w:space="0" w:color="auto"/>
                <w:left w:val="none" w:sz="0" w:space="0" w:color="auto"/>
                <w:bottom w:val="none" w:sz="0" w:space="0" w:color="auto"/>
                <w:right w:val="none" w:sz="0" w:space="0" w:color="auto"/>
              </w:divBdr>
            </w:div>
            <w:div w:id="1034887938">
              <w:marLeft w:val="0"/>
              <w:marRight w:val="0"/>
              <w:marTop w:val="0"/>
              <w:marBottom w:val="0"/>
              <w:divBdr>
                <w:top w:val="none" w:sz="0" w:space="0" w:color="auto"/>
                <w:left w:val="none" w:sz="0" w:space="0" w:color="auto"/>
                <w:bottom w:val="none" w:sz="0" w:space="0" w:color="auto"/>
                <w:right w:val="none" w:sz="0" w:space="0" w:color="auto"/>
              </w:divBdr>
            </w:div>
            <w:div w:id="303895043">
              <w:marLeft w:val="0"/>
              <w:marRight w:val="0"/>
              <w:marTop w:val="0"/>
              <w:marBottom w:val="0"/>
              <w:divBdr>
                <w:top w:val="none" w:sz="0" w:space="0" w:color="auto"/>
                <w:left w:val="none" w:sz="0" w:space="0" w:color="auto"/>
                <w:bottom w:val="none" w:sz="0" w:space="0" w:color="auto"/>
                <w:right w:val="none" w:sz="0" w:space="0" w:color="auto"/>
              </w:divBdr>
            </w:div>
            <w:div w:id="160900078">
              <w:marLeft w:val="0"/>
              <w:marRight w:val="0"/>
              <w:marTop w:val="0"/>
              <w:marBottom w:val="0"/>
              <w:divBdr>
                <w:top w:val="none" w:sz="0" w:space="0" w:color="auto"/>
                <w:left w:val="none" w:sz="0" w:space="0" w:color="auto"/>
                <w:bottom w:val="none" w:sz="0" w:space="0" w:color="auto"/>
                <w:right w:val="none" w:sz="0" w:space="0" w:color="auto"/>
              </w:divBdr>
            </w:div>
            <w:div w:id="1683313733">
              <w:marLeft w:val="0"/>
              <w:marRight w:val="0"/>
              <w:marTop w:val="0"/>
              <w:marBottom w:val="0"/>
              <w:divBdr>
                <w:top w:val="none" w:sz="0" w:space="0" w:color="auto"/>
                <w:left w:val="none" w:sz="0" w:space="0" w:color="auto"/>
                <w:bottom w:val="none" w:sz="0" w:space="0" w:color="auto"/>
                <w:right w:val="none" w:sz="0" w:space="0" w:color="auto"/>
              </w:divBdr>
            </w:div>
            <w:div w:id="129521972">
              <w:marLeft w:val="0"/>
              <w:marRight w:val="0"/>
              <w:marTop w:val="0"/>
              <w:marBottom w:val="0"/>
              <w:divBdr>
                <w:top w:val="none" w:sz="0" w:space="0" w:color="auto"/>
                <w:left w:val="none" w:sz="0" w:space="0" w:color="auto"/>
                <w:bottom w:val="none" w:sz="0" w:space="0" w:color="auto"/>
                <w:right w:val="none" w:sz="0" w:space="0" w:color="auto"/>
              </w:divBdr>
            </w:div>
            <w:div w:id="1197549495">
              <w:marLeft w:val="0"/>
              <w:marRight w:val="0"/>
              <w:marTop w:val="0"/>
              <w:marBottom w:val="0"/>
              <w:divBdr>
                <w:top w:val="none" w:sz="0" w:space="0" w:color="auto"/>
                <w:left w:val="none" w:sz="0" w:space="0" w:color="auto"/>
                <w:bottom w:val="none" w:sz="0" w:space="0" w:color="auto"/>
                <w:right w:val="none" w:sz="0" w:space="0" w:color="auto"/>
              </w:divBdr>
            </w:div>
            <w:div w:id="690184602">
              <w:blockQuote w:val="1"/>
              <w:marLeft w:val="-60"/>
              <w:marRight w:val="0"/>
              <w:marTop w:val="0"/>
              <w:marBottom w:val="240"/>
              <w:divBdr>
                <w:top w:val="none" w:sz="0" w:space="0" w:color="auto"/>
                <w:left w:val="single" w:sz="24" w:space="12" w:color="DDDDDD"/>
                <w:bottom w:val="none" w:sz="0" w:space="0" w:color="auto"/>
                <w:right w:val="none" w:sz="0" w:space="0" w:color="auto"/>
              </w:divBdr>
            </w:div>
            <w:div w:id="1352146435">
              <w:marLeft w:val="0"/>
              <w:marRight w:val="0"/>
              <w:marTop w:val="0"/>
              <w:marBottom w:val="0"/>
              <w:divBdr>
                <w:top w:val="none" w:sz="0" w:space="0" w:color="auto"/>
                <w:left w:val="none" w:sz="0" w:space="0" w:color="auto"/>
                <w:bottom w:val="none" w:sz="0" w:space="0" w:color="auto"/>
                <w:right w:val="none" w:sz="0" w:space="0" w:color="auto"/>
              </w:divBdr>
            </w:div>
            <w:div w:id="1314486897">
              <w:marLeft w:val="0"/>
              <w:marRight w:val="0"/>
              <w:marTop w:val="0"/>
              <w:marBottom w:val="0"/>
              <w:divBdr>
                <w:top w:val="none" w:sz="0" w:space="0" w:color="auto"/>
                <w:left w:val="none" w:sz="0" w:space="0" w:color="auto"/>
                <w:bottom w:val="none" w:sz="0" w:space="0" w:color="auto"/>
                <w:right w:val="none" w:sz="0" w:space="0" w:color="auto"/>
              </w:divBdr>
            </w:div>
            <w:div w:id="1944800138">
              <w:marLeft w:val="0"/>
              <w:marRight w:val="0"/>
              <w:marTop w:val="0"/>
              <w:marBottom w:val="0"/>
              <w:divBdr>
                <w:top w:val="none" w:sz="0" w:space="0" w:color="auto"/>
                <w:left w:val="none" w:sz="0" w:space="0" w:color="auto"/>
                <w:bottom w:val="none" w:sz="0" w:space="0" w:color="auto"/>
                <w:right w:val="none" w:sz="0" w:space="0" w:color="auto"/>
              </w:divBdr>
            </w:div>
            <w:div w:id="34084391">
              <w:marLeft w:val="0"/>
              <w:marRight w:val="0"/>
              <w:marTop w:val="0"/>
              <w:marBottom w:val="0"/>
              <w:divBdr>
                <w:top w:val="none" w:sz="0" w:space="0" w:color="auto"/>
                <w:left w:val="none" w:sz="0" w:space="0" w:color="auto"/>
                <w:bottom w:val="none" w:sz="0" w:space="0" w:color="auto"/>
                <w:right w:val="none" w:sz="0" w:space="0" w:color="auto"/>
              </w:divBdr>
            </w:div>
            <w:div w:id="1845900586">
              <w:marLeft w:val="0"/>
              <w:marRight w:val="0"/>
              <w:marTop w:val="0"/>
              <w:marBottom w:val="0"/>
              <w:divBdr>
                <w:top w:val="none" w:sz="0" w:space="0" w:color="auto"/>
                <w:left w:val="none" w:sz="0" w:space="0" w:color="auto"/>
                <w:bottom w:val="none" w:sz="0" w:space="0" w:color="auto"/>
                <w:right w:val="none" w:sz="0" w:space="0" w:color="auto"/>
              </w:divBdr>
            </w:div>
            <w:div w:id="679115494">
              <w:marLeft w:val="0"/>
              <w:marRight w:val="0"/>
              <w:marTop w:val="0"/>
              <w:marBottom w:val="0"/>
              <w:divBdr>
                <w:top w:val="none" w:sz="0" w:space="0" w:color="auto"/>
                <w:left w:val="none" w:sz="0" w:space="0" w:color="auto"/>
                <w:bottom w:val="none" w:sz="0" w:space="0" w:color="auto"/>
                <w:right w:val="none" w:sz="0" w:space="0" w:color="auto"/>
              </w:divBdr>
            </w:div>
            <w:div w:id="81999901">
              <w:marLeft w:val="0"/>
              <w:marRight w:val="0"/>
              <w:marTop w:val="0"/>
              <w:marBottom w:val="0"/>
              <w:divBdr>
                <w:top w:val="none" w:sz="0" w:space="0" w:color="auto"/>
                <w:left w:val="none" w:sz="0" w:space="0" w:color="auto"/>
                <w:bottom w:val="none" w:sz="0" w:space="0" w:color="auto"/>
                <w:right w:val="none" w:sz="0" w:space="0" w:color="auto"/>
              </w:divBdr>
            </w:div>
            <w:div w:id="1326856922">
              <w:marLeft w:val="0"/>
              <w:marRight w:val="0"/>
              <w:marTop w:val="0"/>
              <w:marBottom w:val="0"/>
              <w:divBdr>
                <w:top w:val="none" w:sz="0" w:space="0" w:color="auto"/>
                <w:left w:val="none" w:sz="0" w:space="0" w:color="auto"/>
                <w:bottom w:val="none" w:sz="0" w:space="0" w:color="auto"/>
                <w:right w:val="none" w:sz="0" w:space="0" w:color="auto"/>
              </w:divBdr>
            </w:div>
            <w:div w:id="1171600991">
              <w:marLeft w:val="0"/>
              <w:marRight w:val="0"/>
              <w:marTop w:val="0"/>
              <w:marBottom w:val="0"/>
              <w:divBdr>
                <w:top w:val="none" w:sz="0" w:space="0" w:color="auto"/>
                <w:left w:val="none" w:sz="0" w:space="0" w:color="auto"/>
                <w:bottom w:val="none" w:sz="0" w:space="0" w:color="auto"/>
                <w:right w:val="none" w:sz="0" w:space="0" w:color="auto"/>
              </w:divBdr>
            </w:div>
            <w:div w:id="1043597522">
              <w:marLeft w:val="0"/>
              <w:marRight w:val="0"/>
              <w:marTop w:val="0"/>
              <w:marBottom w:val="0"/>
              <w:divBdr>
                <w:top w:val="none" w:sz="0" w:space="0" w:color="auto"/>
                <w:left w:val="none" w:sz="0" w:space="0" w:color="auto"/>
                <w:bottom w:val="none" w:sz="0" w:space="0" w:color="auto"/>
                <w:right w:val="none" w:sz="0" w:space="0" w:color="auto"/>
              </w:divBdr>
            </w:div>
            <w:div w:id="1931546729">
              <w:marLeft w:val="0"/>
              <w:marRight w:val="0"/>
              <w:marTop w:val="0"/>
              <w:marBottom w:val="0"/>
              <w:divBdr>
                <w:top w:val="none" w:sz="0" w:space="0" w:color="auto"/>
                <w:left w:val="none" w:sz="0" w:space="0" w:color="auto"/>
                <w:bottom w:val="none" w:sz="0" w:space="0" w:color="auto"/>
                <w:right w:val="none" w:sz="0" w:space="0" w:color="auto"/>
              </w:divBdr>
            </w:div>
            <w:div w:id="1148670213">
              <w:marLeft w:val="0"/>
              <w:marRight w:val="0"/>
              <w:marTop w:val="0"/>
              <w:marBottom w:val="0"/>
              <w:divBdr>
                <w:top w:val="none" w:sz="0" w:space="0" w:color="auto"/>
                <w:left w:val="none" w:sz="0" w:space="0" w:color="auto"/>
                <w:bottom w:val="none" w:sz="0" w:space="0" w:color="auto"/>
                <w:right w:val="none" w:sz="0" w:space="0" w:color="auto"/>
              </w:divBdr>
            </w:div>
            <w:div w:id="1121807717">
              <w:marLeft w:val="0"/>
              <w:marRight w:val="0"/>
              <w:marTop w:val="0"/>
              <w:marBottom w:val="0"/>
              <w:divBdr>
                <w:top w:val="none" w:sz="0" w:space="0" w:color="auto"/>
                <w:left w:val="none" w:sz="0" w:space="0" w:color="auto"/>
                <w:bottom w:val="none" w:sz="0" w:space="0" w:color="auto"/>
                <w:right w:val="none" w:sz="0" w:space="0" w:color="auto"/>
              </w:divBdr>
            </w:div>
            <w:div w:id="1536191368">
              <w:marLeft w:val="0"/>
              <w:marRight w:val="0"/>
              <w:marTop w:val="0"/>
              <w:marBottom w:val="0"/>
              <w:divBdr>
                <w:top w:val="none" w:sz="0" w:space="0" w:color="auto"/>
                <w:left w:val="none" w:sz="0" w:space="0" w:color="auto"/>
                <w:bottom w:val="none" w:sz="0" w:space="0" w:color="auto"/>
                <w:right w:val="none" w:sz="0" w:space="0" w:color="auto"/>
              </w:divBdr>
            </w:div>
            <w:div w:id="1286234643">
              <w:marLeft w:val="0"/>
              <w:marRight w:val="0"/>
              <w:marTop w:val="0"/>
              <w:marBottom w:val="0"/>
              <w:divBdr>
                <w:top w:val="none" w:sz="0" w:space="0" w:color="auto"/>
                <w:left w:val="none" w:sz="0" w:space="0" w:color="auto"/>
                <w:bottom w:val="none" w:sz="0" w:space="0" w:color="auto"/>
                <w:right w:val="none" w:sz="0" w:space="0" w:color="auto"/>
              </w:divBdr>
            </w:div>
            <w:div w:id="519857397">
              <w:marLeft w:val="0"/>
              <w:marRight w:val="0"/>
              <w:marTop w:val="0"/>
              <w:marBottom w:val="0"/>
              <w:divBdr>
                <w:top w:val="none" w:sz="0" w:space="0" w:color="auto"/>
                <w:left w:val="none" w:sz="0" w:space="0" w:color="auto"/>
                <w:bottom w:val="none" w:sz="0" w:space="0" w:color="auto"/>
                <w:right w:val="none" w:sz="0" w:space="0" w:color="auto"/>
              </w:divBdr>
            </w:div>
            <w:div w:id="1083993228">
              <w:marLeft w:val="0"/>
              <w:marRight w:val="0"/>
              <w:marTop w:val="0"/>
              <w:marBottom w:val="0"/>
              <w:divBdr>
                <w:top w:val="none" w:sz="0" w:space="0" w:color="auto"/>
                <w:left w:val="none" w:sz="0" w:space="0" w:color="auto"/>
                <w:bottom w:val="none" w:sz="0" w:space="0" w:color="auto"/>
                <w:right w:val="none" w:sz="0" w:space="0" w:color="auto"/>
              </w:divBdr>
            </w:div>
            <w:div w:id="1840802118">
              <w:marLeft w:val="0"/>
              <w:marRight w:val="0"/>
              <w:marTop w:val="0"/>
              <w:marBottom w:val="0"/>
              <w:divBdr>
                <w:top w:val="none" w:sz="0" w:space="0" w:color="auto"/>
                <w:left w:val="none" w:sz="0" w:space="0" w:color="auto"/>
                <w:bottom w:val="none" w:sz="0" w:space="0" w:color="auto"/>
                <w:right w:val="none" w:sz="0" w:space="0" w:color="auto"/>
              </w:divBdr>
            </w:div>
            <w:div w:id="1083189377">
              <w:marLeft w:val="0"/>
              <w:marRight w:val="0"/>
              <w:marTop w:val="0"/>
              <w:marBottom w:val="0"/>
              <w:divBdr>
                <w:top w:val="none" w:sz="0" w:space="0" w:color="auto"/>
                <w:left w:val="none" w:sz="0" w:space="0" w:color="auto"/>
                <w:bottom w:val="none" w:sz="0" w:space="0" w:color="auto"/>
                <w:right w:val="none" w:sz="0" w:space="0" w:color="auto"/>
              </w:divBdr>
            </w:div>
            <w:div w:id="13465871">
              <w:marLeft w:val="0"/>
              <w:marRight w:val="0"/>
              <w:marTop w:val="0"/>
              <w:marBottom w:val="0"/>
              <w:divBdr>
                <w:top w:val="none" w:sz="0" w:space="0" w:color="auto"/>
                <w:left w:val="none" w:sz="0" w:space="0" w:color="auto"/>
                <w:bottom w:val="none" w:sz="0" w:space="0" w:color="auto"/>
                <w:right w:val="none" w:sz="0" w:space="0" w:color="auto"/>
              </w:divBdr>
            </w:div>
            <w:div w:id="1356150428">
              <w:marLeft w:val="0"/>
              <w:marRight w:val="0"/>
              <w:marTop w:val="0"/>
              <w:marBottom w:val="0"/>
              <w:divBdr>
                <w:top w:val="none" w:sz="0" w:space="0" w:color="auto"/>
                <w:left w:val="none" w:sz="0" w:space="0" w:color="auto"/>
                <w:bottom w:val="none" w:sz="0" w:space="0" w:color="auto"/>
                <w:right w:val="none" w:sz="0" w:space="0" w:color="auto"/>
              </w:divBdr>
            </w:div>
            <w:div w:id="525556753">
              <w:marLeft w:val="0"/>
              <w:marRight w:val="0"/>
              <w:marTop w:val="0"/>
              <w:marBottom w:val="0"/>
              <w:divBdr>
                <w:top w:val="none" w:sz="0" w:space="0" w:color="auto"/>
                <w:left w:val="none" w:sz="0" w:space="0" w:color="auto"/>
                <w:bottom w:val="none" w:sz="0" w:space="0" w:color="auto"/>
                <w:right w:val="none" w:sz="0" w:space="0" w:color="auto"/>
              </w:divBdr>
            </w:div>
            <w:div w:id="674768815">
              <w:marLeft w:val="0"/>
              <w:marRight w:val="0"/>
              <w:marTop w:val="0"/>
              <w:marBottom w:val="0"/>
              <w:divBdr>
                <w:top w:val="none" w:sz="0" w:space="0" w:color="auto"/>
                <w:left w:val="none" w:sz="0" w:space="0" w:color="auto"/>
                <w:bottom w:val="none" w:sz="0" w:space="0" w:color="auto"/>
                <w:right w:val="none" w:sz="0" w:space="0" w:color="auto"/>
              </w:divBdr>
            </w:div>
            <w:div w:id="2010405333">
              <w:marLeft w:val="0"/>
              <w:marRight w:val="0"/>
              <w:marTop w:val="0"/>
              <w:marBottom w:val="0"/>
              <w:divBdr>
                <w:top w:val="none" w:sz="0" w:space="0" w:color="auto"/>
                <w:left w:val="none" w:sz="0" w:space="0" w:color="auto"/>
                <w:bottom w:val="none" w:sz="0" w:space="0" w:color="auto"/>
                <w:right w:val="none" w:sz="0" w:space="0" w:color="auto"/>
              </w:divBdr>
            </w:div>
            <w:div w:id="1695154414">
              <w:marLeft w:val="0"/>
              <w:marRight w:val="0"/>
              <w:marTop w:val="0"/>
              <w:marBottom w:val="0"/>
              <w:divBdr>
                <w:top w:val="none" w:sz="0" w:space="0" w:color="auto"/>
                <w:left w:val="none" w:sz="0" w:space="0" w:color="auto"/>
                <w:bottom w:val="none" w:sz="0" w:space="0" w:color="auto"/>
                <w:right w:val="none" w:sz="0" w:space="0" w:color="auto"/>
              </w:divBdr>
            </w:div>
            <w:div w:id="1398283648">
              <w:marLeft w:val="0"/>
              <w:marRight w:val="0"/>
              <w:marTop w:val="0"/>
              <w:marBottom w:val="0"/>
              <w:divBdr>
                <w:top w:val="none" w:sz="0" w:space="0" w:color="auto"/>
                <w:left w:val="none" w:sz="0" w:space="0" w:color="auto"/>
                <w:bottom w:val="none" w:sz="0" w:space="0" w:color="auto"/>
                <w:right w:val="none" w:sz="0" w:space="0" w:color="auto"/>
              </w:divBdr>
            </w:div>
            <w:div w:id="639458366">
              <w:blockQuote w:val="1"/>
              <w:marLeft w:val="-60"/>
              <w:marRight w:val="0"/>
              <w:marTop w:val="0"/>
              <w:marBottom w:val="240"/>
              <w:divBdr>
                <w:top w:val="none" w:sz="0" w:space="0" w:color="auto"/>
                <w:left w:val="single" w:sz="24" w:space="12" w:color="DDDDDD"/>
                <w:bottom w:val="none" w:sz="0" w:space="0" w:color="auto"/>
                <w:right w:val="none" w:sz="0" w:space="0" w:color="auto"/>
              </w:divBdr>
            </w:div>
            <w:div w:id="1041513811">
              <w:marLeft w:val="0"/>
              <w:marRight w:val="0"/>
              <w:marTop w:val="0"/>
              <w:marBottom w:val="0"/>
              <w:divBdr>
                <w:top w:val="none" w:sz="0" w:space="0" w:color="auto"/>
                <w:left w:val="none" w:sz="0" w:space="0" w:color="auto"/>
                <w:bottom w:val="none" w:sz="0" w:space="0" w:color="auto"/>
                <w:right w:val="none" w:sz="0" w:space="0" w:color="auto"/>
              </w:divBdr>
            </w:div>
            <w:div w:id="552010685">
              <w:marLeft w:val="0"/>
              <w:marRight w:val="0"/>
              <w:marTop w:val="0"/>
              <w:marBottom w:val="0"/>
              <w:divBdr>
                <w:top w:val="none" w:sz="0" w:space="0" w:color="auto"/>
                <w:left w:val="none" w:sz="0" w:space="0" w:color="auto"/>
                <w:bottom w:val="none" w:sz="0" w:space="0" w:color="auto"/>
                <w:right w:val="none" w:sz="0" w:space="0" w:color="auto"/>
              </w:divBdr>
            </w:div>
            <w:div w:id="2118019375">
              <w:marLeft w:val="0"/>
              <w:marRight w:val="0"/>
              <w:marTop w:val="0"/>
              <w:marBottom w:val="0"/>
              <w:divBdr>
                <w:top w:val="none" w:sz="0" w:space="0" w:color="auto"/>
                <w:left w:val="none" w:sz="0" w:space="0" w:color="auto"/>
                <w:bottom w:val="none" w:sz="0" w:space="0" w:color="auto"/>
                <w:right w:val="none" w:sz="0" w:space="0" w:color="auto"/>
              </w:divBdr>
            </w:div>
            <w:div w:id="1668482265">
              <w:marLeft w:val="0"/>
              <w:marRight w:val="0"/>
              <w:marTop w:val="0"/>
              <w:marBottom w:val="0"/>
              <w:divBdr>
                <w:top w:val="none" w:sz="0" w:space="0" w:color="auto"/>
                <w:left w:val="none" w:sz="0" w:space="0" w:color="auto"/>
                <w:bottom w:val="none" w:sz="0" w:space="0" w:color="auto"/>
                <w:right w:val="none" w:sz="0" w:space="0" w:color="auto"/>
              </w:divBdr>
            </w:div>
            <w:div w:id="1904869856">
              <w:marLeft w:val="0"/>
              <w:marRight w:val="0"/>
              <w:marTop w:val="0"/>
              <w:marBottom w:val="0"/>
              <w:divBdr>
                <w:top w:val="none" w:sz="0" w:space="0" w:color="auto"/>
                <w:left w:val="none" w:sz="0" w:space="0" w:color="auto"/>
                <w:bottom w:val="none" w:sz="0" w:space="0" w:color="auto"/>
                <w:right w:val="none" w:sz="0" w:space="0" w:color="auto"/>
              </w:divBdr>
            </w:div>
            <w:div w:id="1885949536">
              <w:marLeft w:val="0"/>
              <w:marRight w:val="0"/>
              <w:marTop w:val="0"/>
              <w:marBottom w:val="0"/>
              <w:divBdr>
                <w:top w:val="none" w:sz="0" w:space="0" w:color="auto"/>
                <w:left w:val="none" w:sz="0" w:space="0" w:color="auto"/>
                <w:bottom w:val="none" w:sz="0" w:space="0" w:color="auto"/>
                <w:right w:val="none" w:sz="0" w:space="0" w:color="auto"/>
              </w:divBdr>
            </w:div>
            <w:div w:id="1526676040">
              <w:marLeft w:val="0"/>
              <w:marRight w:val="0"/>
              <w:marTop w:val="0"/>
              <w:marBottom w:val="0"/>
              <w:divBdr>
                <w:top w:val="none" w:sz="0" w:space="0" w:color="auto"/>
                <w:left w:val="none" w:sz="0" w:space="0" w:color="auto"/>
                <w:bottom w:val="none" w:sz="0" w:space="0" w:color="auto"/>
                <w:right w:val="none" w:sz="0" w:space="0" w:color="auto"/>
              </w:divBdr>
            </w:div>
            <w:div w:id="1906648130">
              <w:marLeft w:val="0"/>
              <w:marRight w:val="0"/>
              <w:marTop w:val="0"/>
              <w:marBottom w:val="0"/>
              <w:divBdr>
                <w:top w:val="none" w:sz="0" w:space="0" w:color="auto"/>
                <w:left w:val="none" w:sz="0" w:space="0" w:color="auto"/>
                <w:bottom w:val="none" w:sz="0" w:space="0" w:color="auto"/>
                <w:right w:val="none" w:sz="0" w:space="0" w:color="auto"/>
              </w:divBdr>
            </w:div>
            <w:div w:id="286283224">
              <w:marLeft w:val="0"/>
              <w:marRight w:val="0"/>
              <w:marTop w:val="0"/>
              <w:marBottom w:val="0"/>
              <w:divBdr>
                <w:top w:val="none" w:sz="0" w:space="0" w:color="auto"/>
                <w:left w:val="none" w:sz="0" w:space="0" w:color="auto"/>
                <w:bottom w:val="none" w:sz="0" w:space="0" w:color="auto"/>
                <w:right w:val="none" w:sz="0" w:space="0" w:color="auto"/>
              </w:divBdr>
            </w:div>
            <w:div w:id="1511994184">
              <w:marLeft w:val="0"/>
              <w:marRight w:val="0"/>
              <w:marTop w:val="0"/>
              <w:marBottom w:val="0"/>
              <w:divBdr>
                <w:top w:val="none" w:sz="0" w:space="0" w:color="auto"/>
                <w:left w:val="none" w:sz="0" w:space="0" w:color="auto"/>
                <w:bottom w:val="none" w:sz="0" w:space="0" w:color="auto"/>
                <w:right w:val="none" w:sz="0" w:space="0" w:color="auto"/>
              </w:divBdr>
            </w:div>
            <w:div w:id="1488087642">
              <w:marLeft w:val="0"/>
              <w:marRight w:val="0"/>
              <w:marTop w:val="0"/>
              <w:marBottom w:val="0"/>
              <w:divBdr>
                <w:top w:val="none" w:sz="0" w:space="0" w:color="auto"/>
                <w:left w:val="none" w:sz="0" w:space="0" w:color="auto"/>
                <w:bottom w:val="none" w:sz="0" w:space="0" w:color="auto"/>
                <w:right w:val="none" w:sz="0" w:space="0" w:color="auto"/>
              </w:divBdr>
            </w:div>
            <w:div w:id="1787964081">
              <w:marLeft w:val="0"/>
              <w:marRight w:val="0"/>
              <w:marTop w:val="0"/>
              <w:marBottom w:val="0"/>
              <w:divBdr>
                <w:top w:val="none" w:sz="0" w:space="0" w:color="auto"/>
                <w:left w:val="none" w:sz="0" w:space="0" w:color="auto"/>
                <w:bottom w:val="none" w:sz="0" w:space="0" w:color="auto"/>
                <w:right w:val="none" w:sz="0" w:space="0" w:color="auto"/>
              </w:divBdr>
            </w:div>
            <w:div w:id="1667705485">
              <w:marLeft w:val="0"/>
              <w:marRight w:val="0"/>
              <w:marTop w:val="0"/>
              <w:marBottom w:val="0"/>
              <w:divBdr>
                <w:top w:val="none" w:sz="0" w:space="0" w:color="auto"/>
                <w:left w:val="none" w:sz="0" w:space="0" w:color="auto"/>
                <w:bottom w:val="none" w:sz="0" w:space="0" w:color="auto"/>
                <w:right w:val="none" w:sz="0" w:space="0" w:color="auto"/>
              </w:divBdr>
            </w:div>
            <w:div w:id="181208105">
              <w:marLeft w:val="0"/>
              <w:marRight w:val="0"/>
              <w:marTop w:val="0"/>
              <w:marBottom w:val="0"/>
              <w:divBdr>
                <w:top w:val="none" w:sz="0" w:space="0" w:color="auto"/>
                <w:left w:val="none" w:sz="0" w:space="0" w:color="auto"/>
                <w:bottom w:val="none" w:sz="0" w:space="0" w:color="auto"/>
                <w:right w:val="none" w:sz="0" w:space="0" w:color="auto"/>
              </w:divBdr>
            </w:div>
            <w:div w:id="509413873">
              <w:marLeft w:val="0"/>
              <w:marRight w:val="0"/>
              <w:marTop w:val="0"/>
              <w:marBottom w:val="0"/>
              <w:divBdr>
                <w:top w:val="none" w:sz="0" w:space="0" w:color="auto"/>
                <w:left w:val="none" w:sz="0" w:space="0" w:color="auto"/>
                <w:bottom w:val="none" w:sz="0" w:space="0" w:color="auto"/>
                <w:right w:val="none" w:sz="0" w:space="0" w:color="auto"/>
              </w:divBdr>
            </w:div>
            <w:div w:id="1532840946">
              <w:marLeft w:val="0"/>
              <w:marRight w:val="0"/>
              <w:marTop w:val="0"/>
              <w:marBottom w:val="0"/>
              <w:divBdr>
                <w:top w:val="none" w:sz="0" w:space="0" w:color="auto"/>
                <w:left w:val="none" w:sz="0" w:space="0" w:color="auto"/>
                <w:bottom w:val="none" w:sz="0" w:space="0" w:color="auto"/>
                <w:right w:val="none" w:sz="0" w:space="0" w:color="auto"/>
              </w:divBdr>
            </w:div>
            <w:div w:id="396435049">
              <w:marLeft w:val="0"/>
              <w:marRight w:val="0"/>
              <w:marTop w:val="0"/>
              <w:marBottom w:val="0"/>
              <w:divBdr>
                <w:top w:val="none" w:sz="0" w:space="0" w:color="auto"/>
                <w:left w:val="none" w:sz="0" w:space="0" w:color="auto"/>
                <w:bottom w:val="none" w:sz="0" w:space="0" w:color="auto"/>
                <w:right w:val="none" w:sz="0" w:space="0" w:color="auto"/>
              </w:divBdr>
            </w:div>
            <w:div w:id="1294405666">
              <w:marLeft w:val="0"/>
              <w:marRight w:val="0"/>
              <w:marTop w:val="0"/>
              <w:marBottom w:val="0"/>
              <w:divBdr>
                <w:top w:val="none" w:sz="0" w:space="0" w:color="auto"/>
                <w:left w:val="none" w:sz="0" w:space="0" w:color="auto"/>
                <w:bottom w:val="none" w:sz="0" w:space="0" w:color="auto"/>
                <w:right w:val="none" w:sz="0" w:space="0" w:color="auto"/>
              </w:divBdr>
            </w:div>
            <w:div w:id="714082984">
              <w:marLeft w:val="0"/>
              <w:marRight w:val="0"/>
              <w:marTop w:val="0"/>
              <w:marBottom w:val="0"/>
              <w:divBdr>
                <w:top w:val="none" w:sz="0" w:space="0" w:color="auto"/>
                <w:left w:val="none" w:sz="0" w:space="0" w:color="auto"/>
                <w:bottom w:val="none" w:sz="0" w:space="0" w:color="auto"/>
                <w:right w:val="none" w:sz="0" w:space="0" w:color="auto"/>
              </w:divBdr>
            </w:div>
            <w:div w:id="1702899524">
              <w:marLeft w:val="0"/>
              <w:marRight w:val="0"/>
              <w:marTop w:val="0"/>
              <w:marBottom w:val="0"/>
              <w:divBdr>
                <w:top w:val="none" w:sz="0" w:space="0" w:color="auto"/>
                <w:left w:val="none" w:sz="0" w:space="0" w:color="auto"/>
                <w:bottom w:val="none" w:sz="0" w:space="0" w:color="auto"/>
                <w:right w:val="none" w:sz="0" w:space="0" w:color="auto"/>
              </w:divBdr>
            </w:div>
            <w:div w:id="1804418069">
              <w:marLeft w:val="0"/>
              <w:marRight w:val="0"/>
              <w:marTop w:val="0"/>
              <w:marBottom w:val="0"/>
              <w:divBdr>
                <w:top w:val="none" w:sz="0" w:space="0" w:color="auto"/>
                <w:left w:val="none" w:sz="0" w:space="0" w:color="auto"/>
                <w:bottom w:val="none" w:sz="0" w:space="0" w:color="auto"/>
                <w:right w:val="none" w:sz="0" w:space="0" w:color="auto"/>
              </w:divBdr>
            </w:div>
            <w:div w:id="229508676">
              <w:marLeft w:val="0"/>
              <w:marRight w:val="0"/>
              <w:marTop w:val="0"/>
              <w:marBottom w:val="0"/>
              <w:divBdr>
                <w:top w:val="none" w:sz="0" w:space="0" w:color="auto"/>
                <w:left w:val="none" w:sz="0" w:space="0" w:color="auto"/>
                <w:bottom w:val="none" w:sz="0" w:space="0" w:color="auto"/>
                <w:right w:val="none" w:sz="0" w:space="0" w:color="auto"/>
              </w:divBdr>
            </w:div>
            <w:div w:id="1632858844">
              <w:marLeft w:val="0"/>
              <w:marRight w:val="0"/>
              <w:marTop w:val="0"/>
              <w:marBottom w:val="0"/>
              <w:divBdr>
                <w:top w:val="none" w:sz="0" w:space="0" w:color="auto"/>
                <w:left w:val="none" w:sz="0" w:space="0" w:color="auto"/>
                <w:bottom w:val="none" w:sz="0" w:space="0" w:color="auto"/>
                <w:right w:val="none" w:sz="0" w:space="0" w:color="auto"/>
              </w:divBdr>
            </w:div>
            <w:div w:id="475877874">
              <w:marLeft w:val="0"/>
              <w:marRight w:val="0"/>
              <w:marTop w:val="0"/>
              <w:marBottom w:val="0"/>
              <w:divBdr>
                <w:top w:val="none" w:sz="0" w:space="0" w:color="auto"/>
                <w:left w:val="none" w:sz="0" w:space="0" w:color="auto"/>
                <w:bottom w:val="none" w:sz="0" w:space="0" w:color="auto"/>
                <w:right w:val="none" w:sz="0" w:space="0" w:color="auto"/>
              </w:divBdr>
            </w:div>
            <w:div w:id="1142648909">
              <w:marLeft w:val="0"/>
              <w:marRight w:val="0"/>
              <w:marTop w:val="0"/>
              <w:marBottom w:val="0"/>
              <w:divBdr>
                <w:top w:val="none" w:sz="0" w:space="0" w:color="auto"/>
                <w:left w:val="none" w:sz="0" w:space="0" w:color="auto"/>
                <w:bottom w:val="none" w:sz="0" w:space="0" w:color="auto"/>
                <w:right w:val="none" w:sz="0" w:space="0" w:color="auto"/>
              </w:divBdr>
            </w:div>
            <w:div w:id="1410811838">
              <w:marLeft w:val="0"/>
              <w:marRight w:val="0"/>
              <w:marTop w:val="0"/>
              <w:marBottom w:val="0"/>
              <w:divBdr>
                <w:top w:val="none" w:sz="0" w:space="0" w:color="auto"/>
                <w:left w:val="none" w:sz="0" w:space="0" w:color="auto"/>
                <w:bottom w:val="none" w:sz="0" w:space="0" w:color="auto"/>
                <w:right w:val="none" w:sz="0" w:space="0" w:color="auto"/>
              </w:divBdr>
            </w:div>
            <w:div w:id="1631131975">
              <w:marLeft w:val="0"/>
              <w:marRight w:val="0"/>
              <w:marTop w:val="0"/>
              <w:marBottom w:val="0"/>
              <w:divBdr>
                <w:top w:val="none" w:sz="0" w:space="0" w:color="auto"/>
                <w:left w:val="none" w:sz="0" w:space="0" w:color="auto"/>
                <w:bottom w:val="none" w:sz="0" w:space="0" w:color="auto"/>
                <w:right w:val="none" w:sz="0" w:space="0" w:color="auto"/>
              </w:divBdr>
            </w:div>
            <w:div w:id="1398628002">
              <w:marLeft w:val="0"/>
              <w:marRight w:val="0"/>
              <w:marTop w:val="0"/>
              <w:marBottom w:val="0"/>
              <w:divBdr>
                <w:top w:val="none" w:sz="0" w:space="0" w:color="auto"/>
                <w:left w:val="none" w:sz="0" w:space="0" w:color="auto"/>
                <w:bottom w:val="none" w:sz="0" w:space="0" w:color="auto"/>
                <w:right w:val="none" w:sz="0" w:space="0" w:color="auto"/>
              </w:divBdr>
            </w:div>
            <w:div w:id="66653888">
              <w:marLeft w:val="0"/>
              <w:marRight w:val="0"/>
              <w:marTop w:val="0"/>
              <w:marBottom w:val="0"/>
              <w:divBdr>
                <w:top w:val="none" w:sz="0" w:space="0" w:color="auto"/>
                <w:left w:val="none" w:sz="0" w:space="0" w:color="auto"/>
                <w:bottom w:val="none" w:sz="0" w:space="0" w:color="auto"/>
                <w:right w:val="none" w:sz="0" w:space="0" w:color="auto"/>
              </w:divBdr>
            </w:div>
            <w:div w:id="1519155062">
              <w:marLeft w:val="0"/>
              <w:marRight w:val="0"/>
              <w:marTop w:val="0"/>
              <w:marBottom w:val="0"/>
              <w:divBdr>
                <w:top w:val="none" w:sz="0" w:space="0" w:color="auto"/>
                <w:left w:val="none" w:sz="0" w:space="0" w:color="auto"/>
                <w:bottom w:val="none" w:sz="0" w:space="0" w:color="auto"/>
                <w:right w:val="none" w:sz="0" w:space="0" w:color="auto"/>
              </w:divBdr>
            </w:div>
            <w:div w:id="306207947">
              <w:marLeft w:val="0"/>
              <w:marRight w:val="0"/>
              <w:marTop w:val="0"/>
              <w:marBottom w:val="0"/>
              <w:divBdr>
                <w:top w:val="none" w:sz="0" w:space="0" w:color="auto"/>
                <w:left w:val="none" w:sz="0" w:space="0" w:color="auto"/>
                <w:bottom w:val="none" w:sz="0" w:space="0" w:color="auto"/>
                <w:right w:val="none" w:sz="0" w:space="0" w:color="auto"/>
              </w:divBdr>
            </w:div>
            <w:div w:id="1816097102">
              <w:marLeft w:val="0"/>
              <w:marRight w:val="0"/>
              <w:marTop w:val="0"/>
              <w:marBottom w:val="0"/>
              <w:divBdr>
                <w:top w:val="none" w:sz="0" w:space="0" w:color="auto"/>
                <w:left w:val="none" w:sz="0" w:space="0" w:color="auto"/>
                <w:bottom w:val="none" w:sz="0" w:space="0" w:color="auto"/>
                <w:right w:val="none" w:sz="0" w:space="0" w:color="auto"/>
              </w:divBdr>
            </w:div>
            <w:div w:id="2043243340">
              <w:marLeft w:val="0"/>
              <w:marRight w:val="0"/>
              <w:marTop w:val="0"/>
              <w:marBottom w:val="0"/>
              <w:divBdr>
                <w:top w:val="none" w:sz="0" w:space="0" w:color="auto"/>
                <w:left w:val="none" w:sz="0" w:space="0" w:color="auto"/>
                <w:bottom w:val="none" w:sz="0" w:space="0" w:color="auto"/>
                <w:right w:val="none" w:sz="0" w:space="0" w:color="auto"/>
              </w:divBdr>
            </w:div>
            <w:div w:id="1502815132">
              <w:marLeft w:val="0"/>
              <w:marRight w:val="0"/>
              <w:marTop w:val="0"/>
              <w:marBottom w:val="0"/>
              <w:divBdr>
                <w:top w:val="none" w:sz="0" w:space="0" w:color="auto"/>
                <w:left w:val="none" w:sz="0" w:space="0" w:color="auto"/>
                <w:bottom w:val="none" w:sz="0" w:space="0" w:color="auto"/>
                <w:right w:val="none" w:sz="0" w:space="0" w:color="auto"/>
              </w:divBdr>
            </w:div>
            <w:div w:id="1023171212">
              <w:marLeft w:val="0"/>
              <w:marRight w:val="0"/>
              <w:marTop w:val="0"/>
              <w:marBottom w:val="0"/>
              <w:divBdr>
                <w:top w:val="none" w:sz="0" w:space="0" w:color="auto"/>
                <w:left w:val="none" w:sz="0" w:space="0" w:color="auto"/>
                <w:bottom w:val="none" w:sz="0" w:space="0" w:color="auto"/>
                <w:right w:val="none" w:sz="0" w:space="0" w:color="auto"/>
              </w:divBdr>
            </w:div>
            <w:div w:id="1618832568">
              <w:marLeft w:val="0"/>
              <w:marRight w:val="0"/>
              <w:marTop w:val="0"/>
              <w:marBottom w:val="0"/>
              <w:divBdr>
                <w:top w:val="none" w:sz="0" w:space="0" w:color="auto"/>
                <w:left w:val="none" w:sz="0" w:space="0" w:color="auto"/>
                <w:bottom w:val="none" w:sz="0" w:space="0" w:color="auto"/>
                <w:right w:val="none" w:sz="0" w:space="0" w:color="auto"/>
              </w:divBdr>
            </w:div>
            <w:div w:id="1991667105">
              <w:marLeft w:val="0"/>
              <w:marRight w:val="0"/>
              <w:marTop w:val="0"/>
              <w:marBottom w:val="0"/>
              <w:divBdr>
                <w:top w:val="none" w:sz="0" w:space="0" w:color="auto"/>
                <w:left w:val="none" w:sz="0" w:space="0" w:color="auto"/>
                <w:bottom w:val="none" w:sz="0" w:space="0" w:color="auto"/>
                <w:right w:val="none" w:sz="0" w:space="0" w:color="auto"/>
              </w:divBdr>
            </w:div>
            <w:div w:id="1680154083">
              <w:marLeft w:val="0"/>
              <w:marRight w:val="0"/>
              <w:marTop w:val="0"/>
              <w:marBottom w:val="0"/>
              <w:divBdr>
                <w:top w:val="none" w:sz="0" w:space="0" w:color="auto"/>
                <w:left w:val="none" w:sz="0" w:space="0" w:color="auto"/>
                <w:bottom w:val="none" w:sz="0" w:space="0" w:color="auto"/>
                <w:right w:val="none" w:sz="0" w:space="0" w:color="auto"/>
              </w:divBdr>
            </w:div>
            <w:div w:id="788744820">
              <w:marLeft w:val="0"/>
              <w:marRight w:val="0"/>
              <w:marTop w:val="0"/>
              <w:marBottom w:val="0"/>
              <w:divBdr>
                <w:top w:val="none" w:sz="0" w:space="0" w:color="auto"/>
                <w:left w:val="none" w:sz="0" w:space="0" w:color="auto"/>
                <w:bottom w:val="none" w:sz="0" w:space="0" w:color="auto"/>
                <w:right w:val="none" w:sz="0" w:space="0" w:color="auto"/>
              </w:divBdr>
            </w:div>
            <w:div w:id="1628508267">
              <w:marLeft w:val="0"/>
              <w:marRight w:val="0"/>
              <w:marTop w:val="0"/>
              <w:marBottom w:val="0"/>
              <w:divBdr>
                <w:top w:val="none" w:sz="0" w:space="0" w:color="auto"/>
                <w:left w:val="none" w:sz="0" w:space="0" w:color="auto"/>
                <w:bottom w:val="none" w:sz="0" w:space="0" w:color="auto"/>
                <w:right w:val="none" w:sz="0" w:space="0" w:color="auto"/>
              </w:divBdr>
            </w:div>
            <w:div w:id="1637107984">
              <w:marLeft w:val="0"/>
              <w:marRight w:val="0"/>
              <w:marTop w:val="0"/>
              <w:marBottom w:val="0"/>
              <w:divBdr>
                <w:top w:val="none" w:sz="0" w:space="0" w:color="auto"/>
                <w:left w:val="none" w:sz="0" w:space="0" w:color="auto"/>
                <w:bottom w:val="none" w:sz="0" w:space="0" w:color="auto"/>
                <w:right w:val="none" w:sz="0" w:space="0" w:color="auto"/>
              </w:divBdr>
            </w:div>
            <w:div w:id="89593677">
              <w:marLeft w:val="0"/>
              <w:marRight w:val="0"/>
              <w:marTop w:val="0"/>
              <w:marBottom w:val="0"/>
              <w:divBdr>
                <w:top w:val="none" w:sz="0" w:space="0" w:color="auto"/>
                <w:left w:val="none" w:sz="0" w:space="0" w:color="auto"/>
                <w:bottom w:val="none" w:sz="0" w:space="0" w:color="auto"/>
                <w:right w:val="none" w:sz="0" w:space="0" w:color="auto"/>
              </w:divBdr>
            </w:div>
            <w:div w:id="1670056176">
              <w:marLeft w:val="0"/>
              <w:marRight w:val="0"/>
              <w:marTop w:val="0"/>
              <w:marBottom w:val="0"/>
              <w:divBdr>
                <w:top w:val="none" w:sz="0" w:space="0" w:color="auto"/>
                <w:left w:val="none" w:sz="0" w:space="0" w:color="auto"/>
                <w:bottom w:val="none" w:sz="0" w:space="0" w:color="auto"/>
                <w:right w:val="none" w:sz="0" w:space="0" w:color="auto"/>
              </w:divBdr>
            </w:div>
            <w:div w:id="2000814178">
              <w:marLeft w:val="0"/>
              <w:marRight w:val="0"/>
              <w:marTop w:val="0"/>
              <w:marBottom w:val="0"/>
              <w:divBdr>
                <w:top w:val="none" w:sz="0" w:space="0" w:color="auto"/>
                <w:left w:val="none" w:sz="0" w:space="0" w:color="auto"/>
                <w:bottom w:val="none" w:sz="0" w:space="0" w:color="auto"/>
                <w:right w:val="none" w:sz="0" w:space="0" w:color="auto"/>
              </w:divBdr>
            </w:div>
            <w:div w:id="204829085">
              <w:marLeft w:val="0"/>
              <w:marRight w:val="0"/>
              <w:marTop w:val="0"/>
              <w:marBottom w:val="0"/>
              <w:divBdr>
                <w:top w:val="none" w:sz="0" w:space="0" w:color="auto"/>
                <w:left w:val="none" w:sz="0" w:space="0" w:color="auto"/>
                <w:bottom w:val="none" w:sz="0" w:space="0" w:color="auto"/>
                <w:right w:val="none" w:sz="0" w:space="0" w:color="auto"/>
              </w:divBdr>
            </w:div>
            <w:div w:id="835725674">
              <w:marLeft w:val="0"/>
              <w:marRight w:val="0"/>
              <w:marTop w:val="0"/>
              <w:marBottom w:val="0"/>
              <w:divBdr>
                <w:top w:val="none" w:sz="0" w:space="0" w:color="auto"/>
                <w:left w:val="none" w:sz="0" w:space="0" w:color="auto"/>
                <w:bottom w:val="none" w:sz="0" w:space="0" w:color="auto"/>
                <w:right w:val="none" w:sz="0" w:space="0" w:color="auto"/>
              </w:divBdr>
            </w:div>
            <w:div w:id="1742021901">
              <w:marLeft w:val="0"/>
              <w:marRight w:val="0"/>
              <w:marTop w:val="0"/>
              <w:marBottom w:val="0"/>
              <w:divBdr>
                <w:top w:val="none" w:sz="0" w:space="0" w:color="auto"/>
                <w:left w:val="none" w:sz="0" w:space="0" w:color="auto"/>
                <w:bottom w:val="none" w:sz="0" w:space="0" w:color="auto"/>
                <w:right w:val="none" w:sz="0" w:space="0" w:color="auto"/>
              </w:divBdr>
            </w:div>
            <w:div w:id="1851220128">
              <w:blockQuote w:val="1"/>
              <w:marLeft w:val="-60"/>
              <w:marRight w:val="0"/>
              <w:marTop w:val="0"/>
              <w:marBottom w:val="240"/>
              <w:divBdr>
                <w:top w:val="none" w:sz="0" w:space="0" w:color="auto"/>
                <w:left w:val="single" w:sz="24" w:space="12" w:color="DDDDDD"/>
                <w:bottom w:val="none" w:sz="0" w:space="0" w:color="auto"/>
                <w:right w:val="none" w:sz="0" w:space="0" w:color="auto"/>
              </w:divBdr>
            </w:div>
            <w:div w:id="1870752955">
              <w:marLeft w:val="0"/>
              <w:marRight w:val="0"/>
              <w:marTop w:val="0"/>
              <w:marBottom w:val="0"/>
              <w:divBdr>
                <w:top w:val="none" w:sz="0" w:space="0" w:color="auto"/>
                <w:left w:val="none" w:sz="0" w:space="0" w:color="auto"/>
                <w:bottom w:val="none" w:sz="0" w:space="0" w:color="auto"/>
                <w:right w:val="none" w:sz="0" w:space="0" w:color="auto"/>
              </w:divBdr>
            </w:div>
            <w:div w:id="1963263766">
              <w:marLeft w:val="0"/>
              <w:marRight w:val="0"/>
              <w:marTop w:val="0"/>
              <w:marBottom w:val="0"/>
              <w:divBdr>
                <w:top w:val="none" w:sz="0" w:space="0" w:color="auto"/>
                <w:left w:val="none" w:sz="0" w:space="0" w:color="auto"/>
                <w:bottom w:val="none" w:sz="0" w:space="0" w:color="auto"/>
                <w:right w:val="none" w:sz="0" w:space="0" w:color="auto"/>
              </w:divBdr>
            </w:div>
            <w:div w:id="134670688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8544827">
              <w:marLeft w:val="0"/>
              <w:marRight w:val="0"/>
              <w:marTop w:val="0"/>
              <w:marBottom w:val="0"/>
              <w:divBdr>
                <w:top w:val="none" w:sz="0" w:space="0" w:color="auto"/>
                <w:left w:val="none" w:sz="0" w:space="0" w:color="auto"/>
                <w:bottom w:val="none" w:sz="0" w:space="0" w:color="auto"/>
                <w:right w:val="none" w:sz="0" w:space="0" w:color="auto"/>
              </w:divBdr>
            </w:div>
            <w:div w:id="525020927">
              <w:marLeft w:val="0"/>
              <w:marRight w:val="0"/>
              <w:marTop w:val="0"/>
              <w:marBottom w:val="0"/>
              <w:divBdr>
                <w:top w:val="none" w:sz="0" w:space="0" w:color="auto"/>
                <w:left w:val="none" w:sz="0" w:space="0" w:color="auto"/>
                <w:bottom w:val="none" w:sz="0" w:space="0" w:color="auto"/>
                <w:right w:val="none" w:sz="0" w:space="0" w:color="auto"/>
              </w:divBdr>
            </w:div>
            <w:div w:id="171535208">
              <w:marLeft w:val="0"/>
              <w:marRight w:val="0"/>
              <w:marTop w:val="0"/>
              <w:marBottom w:val="0"/>
              <w:divBdr>
                <w:top w:val="none" w:sz="0" w:space="0" w:color="auto"/>
                <w:left w:val="none" w:sz="0" w:space="0" w:color="auto"/>
                <w:bottom w:val="none" w:sz="0" w:space="0" w:color="auto"/>
                <w:right w:val="none" w:sz="0" w:space="0" w:color="auto"/>
              </w:divBdr>
            </w:div>
            <w:div w:id="644043705">
              <w:blockQuote w:val="1"/>
              <w:marLeft w:val="-60"/>
              <w:marRight w:val="0"/>
              <w:marTop w:val="0"/>
              <w:marBottom w:val="240"/>
              <w:divBdr>
                <w:top w:val="none" w:sz="0" w:space="0" w:color="auto"/>
                <w:left w:val="single" w:sz="24" w:space="12" w:color="DDDDDD"/>
                <w:bottom w:val="none" w:sz="0" w:space="0" w:color="auto"/>
                <w:right w:val="none" w:sz="0" w:space="0" w:color="auto"/>
              </w:divBdr>
            </w:div>
            <w:div w:id="103577815">
              <w:marLeft w:val="0"/>
              <w:marRight w:val="0"/>
              <w:marTop w:val="0"/>
              <w:marBottom w:val="0"/>
              <w:divBdr>
                <w:top w:val="none" w:sz="0" w:space="0" w:color="auto"/>
                <w:left w:val="none" w:sz="0" w:space="0" w:color="auto"/>
                <w:bottom w:val="none" w:sz="0" w:space="0" w:color="auto"/>
                <w:right w:val="none" w:sz="0" w:space="0" w:color="auto"/>
              </w:divBdr>
            </w:div>
            <w:div w:id="123893583">
              <w:blockQuote w:val="1"/>
              <w:marLeft w:val="-60"/>
              <w:marRight w:val="0"/>
              <w:marTop w:val="0"/>
              <w:marBottom w:val="240"/>
              <w:divBdr>
                <w:top w:val="none" w:sz="0" w:space="0" w:color="auto"/>
                <w:left w:val="single" w:sz="24" w:space="12" w:color="DDDDDD"/>
                <w:bottom w:val="none" w:sz="0" w:space="0" w:color="auto"/>
                <w:right w:val="none" w:sz="0" w:space="0" w:color="auto"/>
              </w:divBdr>
            </w:div>
            <w:div w:id="1028412777">
              <w:marLeft w:val="0"/>
              <w:marRight w:val="0"/>
              <w:marTop w:val="0"/>
              <w:marBottom w:val="0"/>
              <w:divBdr>
                <w:top w:val="none" w:sz="0" w:space="0" w:color="auto"/>
                <w:left w:val="none" w:sz="0" w:space="0" w:color="auto"/>
                <w:bottom w:val="none" w:sz="0" w:space="0" w:color="auto"/>
                <w:right w:val="none" w:sz="0" w:space="0" w:color="auto"/>
              </w:divBdr>
            </w:div>
            <w:div w:id="1176964219">
              <w:marLeft w:val="0"/>
              <w:marRight w:val="0"/>
              <w:marTop w:val="0"/>
              <w:marBottom w:val="0"/>
              <w:divBdr>
                <w:top w:val="none" w:sz="0" w:space="0" w:color="auto"/>
                <w:left w:val="none" w:sz="0" w:space="0" w:color="auto"/>
                <w:bottom w:val="none" w:sz="0" w:space="0" w:color="auto"/>
                <w:right w:val="none" w:sz="0" w:space="0" w:color="auto"/>
              </w:divBdr>
            </w:div>
            <w:div w:id="1262879691">
              <w:marLeft w:val="0"/>
              <w:marRight w:val="0"/>
              <w:marTop w:val="0"/>
              <w:marBottom w:val="0"/>
              <w:divBdr>
                <w:top w:val="none" w:sz="0" w:space="0" w:color="auto"/>
                <w:left w:val="none" w:sz="0" w:space="0" w:color="auto"/>
                <w:bottom w:val="none" w:sz="0" w:space="0" w:color="auto"/>
                <w:right w:val="none" w:sz="0" w:space="0" w:color="auto"/>
              </w:divBdr>
            </w:div>
            <w:div w:id="426849998">
              <w:marLeft w:val="0"/>
              <w:marRight w:val="0"/>
              <w:marTop w:val="0"/>
              <w:marBottom w:val="0"/>
              <w:divBdr>
                <w:top w:val="none" w:sz="0" w:space="0" w:color="auto"/>
                <w:left w:val="none" w:sz="0" w:space="0" w:color="auto"/>
                <w:bottom w:val="none" w:sz="0" w:space="0" w:color="auto"/>
                <w:right w:val="none" w:sz="0" w:space="0" w:color="auto"/>
              </w:divBdr>
            </w:div>
            <w:div w:id="684550753">
              <w:marLeft w:val="0"/>
              <w:marRight w:val="0"/>
              <w:marTop w:val="0"/>
              <w:marBottom w:val="0"/>
              <w:divBdr>
                <w:top w:val="none" w:sz="0" w:space="0" w:color="auto"/>
                <w:left w:val="none" w:sz="0" w:space="0" w:color="auto"/>
                <w:bottom w:val="none" w:sz="0" w:space="0" w:color="auto"/>
                <w:right w:val="none" w:sz="0" w:space="0" w:color="auto"/>
              </w:divBdr>
            </w:div>
            <w:div w:id="1123501214">
              <w:marLeft w:val="0"/>
              <w:marRight w:val="0"/>
              <w:marTop w:val="0"/>
              <w:marBottom w:val="0"/>
              <w:divBdr>
                <w:top w:val="none" w:sz="0" w:space="0" w:color="auto"/>
                <w:left w:val="none" w:sz="0" w:space="0" w:color="auto"/>
                <w:bottom w:val="none" w:sz="0" w:space="0" w:color="auto"/>
                <w:right w:val="none" w:sz="0" w:space="0" w:color="auto"/>
              </w:divBdr>
            </w:div>
            <w:div w:id="787823712">
              <w:marLeft w:val="0"/>
              <w:marRight w:val="0"/>
              <w:marTop w:val="0"/>
              <w:marBottom w:val="0"/>
              <w:divBdr>
                <w:top w:val="none" w:sz="0" w:space="0" w:color="auto"/>
                <w:left w:val="none" w:sz="0" w:space="0" w:color="auto"/>
                <w:bottom w:val="none" w:sz="0" w:space="0" w:color="auto"/>
                <w:right w:val="none" w:sz="0" w:space="0" w:color="auto"/>
              </w:divBdr>
            </w:div>
            <w:div w:id="911428425">
              <w:blockQuote w:val="1"/>
              <w:marLeft w:val="-60"/>
              <w:marRight w:val="0"/>
              <w:marTop w:val="0"/>
              <w:marBottom w:val="240"/>
              <w:divBdr>
                <w:top w:val="none" w:sz="0" w:space="0" w:color="auto"/>
                <w:left w:val="single" w:sz="24" w:space="12" w:color="DDDDDD"/>
                <w:bottom w:val="none" w:sz="0" w:space="0" w:color="auto"/>
                <w:right w:val="none" w:sz="0" w:space="0" w:color="auto"/>
              </w:divBdr>
            </w:div>
            <w:div w:id="1009064917">
              <w:marLeft w:val="0"/>
              <w:marRight w:val="0"/>
              <w:marTop w:val="0"/>
              <w:marBottom w:val="0"/>
              <w:divBdr>
                <w:top w:val="none" w:sz="0" w:space="0" w:color="auto"/>
                <w:left w:val="none" w:sz="0" w:space="0" w:color="auto"/>
                <w:bottom w:val="none" w:sz="0" w:space="0" w:color="auto"/>
                <w:right w:val="none" w:sz="0" w:space="0" w:color="auto"/>
              </w:divBdr>
            </w:div>
            <w:div w:id="1499924913">
              <w:marLeft w:val="0"/>
              <w:marRight w:val="0"/>
              <w:marTop w:val="0"/>
              <w:marBottom w:val="0"/>
              <w:divBdr>
                <w:top w:val="none" w:sz="0" w:space="0" w:color="auto"/>
                <w:left w:val="none" w:sz="0" w:space="0" w:color="auto"/>
                <w:bottom w:val="none" w:sz="0" w:space="0" w:color="auto"/>
                <w:right w:val="none" w:sz="0" w:space="0" w:color="auto"/>
              </w:divBdr>
            </w:div>
            <w:div w:id="1315601183">
              <w:marLeft w:val="0"/>
              <w:marRight w:val="0"/>
              <w:marTop w:val="0"/>
              <w:marBottom w:val="0"/>
              <w:divBdr>
                <w:top w:val="none" w:sz="0" w:space="0" w:color="auto"/>
                <w:left w:val="none" w:sz="0" w:space="0" w:color="auto"/>
                <w:bottom w:val="none" w:sz="0" w:space="0" w:color="auto"/>
                <w:right w:val="none" w:sz="0" w:space="0" w:color="auto"/>
              </w:divBdr>
            </w:div>
            <w:div w:id="30345166">
              <w:marLeft w:val="0"/>
              <w:marRight w:val="0"/>
              <w:marTop w:val="0"/>
              <w:marBottom w:val="0"/>
              <w:divBdr>
                <w:top w:val="none" w:sz="0" w:space="0" w:color="auto"/>
                <w:left w:val="none" w:sz="0" w:space="0" w:color="auto"/>
                <w:bottom w:val="none" w:sz="0" w:space="0" w:color="auto"/>
                <w:right w:val="none" w:sz="0" w:space="0" w:color="auto"/>
              </w:divBdr>
            </w:div>
            <w:div w:id="114451288">
              <w:marLeft w:val="0"/>
              <w:marRight w:val="0"/>
              <w:marTop w:val="0"/>
              <w:marBottom w:val="0"/>
              <w:divBdr>
                <w:top w:val="none" w:sz="0" w:space="0" w:color="auto"/>
                <w:left w:val="none" w:sz="0" w:space="0" w:color="auto"/>
                <w:bottom w:val="none" w:sz="0" w:space="0" w:color="auto"/>
                <w:right w:val="none" w:sz="0" w:space="0" w:color="auto"/>
              </w:divBdr>
            </w:div>
            <w:div w:id="1384404758">
              <w:marLeft w:val="0"/>
              <w:marRight w:val="0"/>
              <w:marTop w:val="0"/>
              <w:marBottom w:val="0"/>
              <w:divBdr>
                <w:top w:val="none" w:sz="0" w:space="0" w:color="auto"/>
                <w:left w:val="none" w:sz="0" w:space="0" w:color="auto"/>
                <w:bottom w:val="none" w:sz="0" w:space="0" w:color="auto"/>
                <w:right w:val="none" w:sz="0" w:space="0" w:color="auto"/>
              </w:divBdr>
            </w:div>
            <w:div w:id="212985919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85407600">
              <w:marLeft w:val="0"/>
              <w:marRight w:val="0"/>
              <w:marTop w:val="0"/>
              <w:marBottom w:val="0"/>
              <w:divBdr>
                <w:top w:val="none" w:sz="0" w:space="0" w:color="auto"/>
                <w:left w:val="none" w:sz="0" w:space="0" w:color="auto"/>
                <w:bottom w:val="none" w:sz="0" w:space="0" w:color="auto"/>
                <w:right w:val="none" w:sz="0" w:space="0" w:color="auto"/>
              </w:divBdr>
            </w:div>
            <w:div w:id="1780418667">
              <w:marLeft w:val="0"/>
              <w:marRight w:val="0"/>
              <w:marTop w:val="0"/>
              <w:marBottom w:val="0"/>
              <w:divBdr>
                <w:top w:val="none" w:sz="0" w:space="0" w:color="auto"/>
                <w:left w:val="none" w:sz="0" w:space="0" w:color="auto"/>
                <w:bottom w:val="none" w:sz="0" w:space="0" w:color="auto"/>
                <w:right w:val="none" w:sz="0" w:space="0" w:color="auto"/>
              </w:divBdr>
            </w:div>
            <w:div w:id="1961104267">
              <w:marLeft w:val="0"/>
              <w:marRight w:val="0"/>
              <w:marTop w:val="0"/>
              <w:marBottom w:val="0"/>
              <w:divBdr>
                <w:top w:val="none" w:sz="0" w:space="0" w:color="auto"/>
                <w:left w:val="none" w:sz="0" w:space="0" w:color="auto"/>
                <w:bottom w:val="none" w:sz="0" w:space="0" w:color="auto"/>
                <w:right w:val="none" w:sz="0" w:space="0" w:color="auto"/>
              </w:divBdr>
            </w:div>
            <w:div w:id="941497788">
              <w:marLeft w:val="0"/>
              <w:marRight w:val="0"/>
              <w:marTop w:val="0"/>
              <w:marBottom w:val="0"/>
              <w:divBdr>
                <w:top w:val="none" w:sz="0" w:space="0" w:color="auto"/>
                <w:left w:val="none" w:sz="0" w:space="0" w:color="auto"/>
                <w:bottom w:val="none" w:sz="0" w:space="0" w:color="auto"/>
                <w:right w:val="none" w:sz="0" w:space="0" w:color="auto"/>
              </w:divBdr>
            </w:div>
            <w:div w:id="1120488867">
              <w:marLeft w:val="0"/>
              <w:marRight w:val="0"/>
              <w:marTop w:val="0"/>
              <w:marBottom w:val="0"/>
              <w:divBdr>
                <w:top w:val="none" w:sz="0" w:space="0" w:color="auto"/>
                <w:left w:val="none" w:sz="0" w:space="0" w:color="auto"/>
                <w:bottom w:val="none" w:sz="0" w:space="0" w:color="auto"/>
                <w:right w:val="none" w:sz="0" w:space="0" w:color="auto"/>
              </w:divBdr>
            </w:div>
            <w:div w:id="258291944">
              <w:marLeft w:val="0"/>
              <w:marRight w:val="0"/>
              <w:marTop w:val="0"/>
              <w:marBottom w:val="0"/>
              <w:divBdr>
                <w:top w:val="none" w:sz="0" w:space="0" w:color="auto"/>
                <w:left w:val="none" w:sz="0" w:space="0" w:color="auto"/>
                <w:bottom w:val="none" w:sz="0" w:space="0" w:color="auto"/>
                <w:right w:val="none" w:sz="0" w:space="0" w:color="auto"/>
              </w:divBdr>
            </w:div>
            <w:div w:id="1134524871">
              <w:marLeft w:val="0"/>
              <w:marRight w:val="0"/>
              <w:marTop w:val="0"/>
              <w:marBottom w:val="0"/>
              <w:divBdr>
                <w:top w:val="none" w:sz="0" w:space="0" w:color="auto"/>
                <w:left w:val="none" w:sz="0" w:space="0" w:color="auto"/>
                <w:bottom w:val="none" w:sz="0" w:space="0" w:color="auto"/>
                <w:right w:val="none" w:sz="0" w:space="0" w:color="auto"/>
              </w:divBdr>
            </w:div>
            <w:div w:id="1677995711">
              <w:marLeft w:val="0"/>
              <w:marRight w:val="0"/>
              <w:marTop w:val="0"/>
              <w:marBottom w:val="0"/>
              <w:divBdr>
                <w:top w:val="none" w:sz="0" w:space="0" w:color="auto"/>
                <w:left w:val="none" w:sz="0" w:space="0" w:color="auto"/>
                <w:bottom w:val="none" w:sz="0" w:space="0" w:color="auto"/>
                <w:right w:val="none" w:sz="0" w:space="0" w:color="auto"/>
              </w:divBdr>
            </w:div>
            <w:div w:id="1671761147">
              <w:marLeft w:val="0"/>
              <w:marRight w:val="0"/>
              <w:marTop w:val="0"/>
              <w:marBottom w:val="0"/>
              <w:divBdr>
                <w:top w:val="none" w:sz="0" w:space="0" w:color="auto"/>
                <w:left w:val="none" w:sz="0" w:space="0" w:color="auto"/>
                <w:bottom w:val="none" w:sz="0" w:space="0" w:color="auto"/>
                <w:right w:val="none" w:sz="0" w:space="0" w:color="auto"/>
              </w:divBdr>
            </w:div>
            <w:div w:id="306403415">
              <w:marLeft w:val="0"/>
              <w:marRight w:val="0"/>
              <w:marTop w:val="0"/>
              <w:marBottom w:val="0"/>
              <w:divBdr>
                <w:top w:val="none" w:sz="0" w:space="0" w:color="auto"/>
                <w:left w:val="none" w:sz="0" w:space="0" w:color="auto"/>
                <w:bottom w:val="none" w:sz="0" w:space="0" w:color="auto"/>
                <w:right w:val="none" w:sz="0" w:space="0" w:color="auto"/>
              </w:divBdr>
            </w:div>
            <w:div w:id="1184974357">
              <w:marLeft w:val="0"/>
              <w:marRight w:val="0"/>
              <w:marTop w:val="0"/>
              <w:marBottom w:val="0"/>
              <w:divBdr>
                <w:top w:val="none" w:sz="0" w:space="0" w:color="auto"/>
                <w:left w:val="none" w:sz="0" w:space="0" w:color="auto"/>
                <w:bottom w:val="none" w:sz="0" w:space="0" w:color="auto"/>
                <w:right w:val="none" w:sz="0" w:space="0" w:color="auto"/>
              </w:divBdr>
            </w:div>
            <w:div w:id="1011029009">
              <w:marLeft w:val="0"/>
              <w:marRight w:val="0"/>
              <w:marTop w:val="0"/>
              <w:marBottom w:val="0"/>
              <w:divBdr>
                <w:top w:val="none" w:sz="0" w:space="0" w:color="auto"/>
                <w:left w:val="none" w:sz="0" w:space="0" w:color="auto"/>
                <w:bottom w:val="none" w:sz="0" w:space="0" w:color="auto"/>
                <w:right w:val="none" w:sz="0" w:space="0" w:color="auto"/>
              </w:divBdr>
            </w:div>
            <w:div w:id="1890336730">
              <w:marLeft w:val="0"/>
              <w:marRight w:val="0"/>
              <w:marTop w:val="0"/>
              <w:marBottom w:val="0"/>
              <w:divBdr>
                <w:top w:val="none" w:sz="0" w:space="0" w:color="auto"/>
                <w:left w:val="none" w:sz="0" w:space="0" w:color="auto"/>
                <w:bottom w:val="none" w:sz="0" w:space="0" w:color="auto"/>
                <w:right w:val="none" w:sz="0" w:space="0" w:color="auto"/>
              </w:divBdr>
            </w:div>
            <w:div w:id="445270647">
              <w:marLeft w:val="0"/>
              <w:marRight w:val="0"/>
              <w:marTop w:val="0"/>
              <w:marBottom w:val="0"/>
              <w:divBdr>
                <w:top w:val="none" w:sz="0" w:space="0" w:color="auto"/>
                <w:left w:val="none" w:sz="0" w:space="0" w:color="auto"/>
                <w:bottom w:val="none" w:sz="0" w:space="0" w:color="auto"/>
                <w:right w:val="none" w:sz="0" w:space="0" w:color="auto"/>
              </w:divBdr>
            </w:div>
            <w:div w:id="485778508">
              <w:marLeft w:val="0"/>
              <w:marRight w:val="0"/>
              <w:marTop w:val="0"/>
              <w:marBottom w:val="0"/>
              <w:divBdr>
                <w:top w:val="none" w:sz="0" w:space="0" w:color="auto"/>
                <w:left w:val="none" w:sz="0" w:space="0" w:color="auto"/>
                <w:bottom w:val="none" w:sz="0" w:space="0" w:color="auto"/>
                <w:right w:val="none" w:sz="0" w:space="0" w:color="auto"/>
              </w:divBdr>
            </w:div>
            <w:div w:id="1873029334">
              <w:marLeft w:val="0"/>
              <w:marRight w:val="0"/>
              <w:marTop w:val="0"/>
              <w:marBottom w:val="0"/>
              <w:divBdr>
                <w:top w:val="none" w:sz="0" w:space="0" w:color="auto"/>
                <w:left w:val="none" w:sz="0" w:space="0" w:color="auto"/>
                <w:bottom w:val="none" w:sz="0" w:space="0" w:color="auto"/>
                <w:right w:val="none" w:sz="0" w:space="0" w:color="auto"/>
              </w:divBdr>
            </w:div>
            <w:div w:id="766458814">
              <w:marLeft w:val="0"/>
              <w:marRight w:val="0"/>
              <w:marTop w:val="0"/>
              <w:marBottom w:val="0"/>
              <w:divBdr>
                <w:top w:val="none" w:sz="0" w:space="0" w:color="auto"/>
                <w:left w:val="none" w:sz="0" w:space="0" w:color="auto"/>
                <w:bottom w:val="none" w:sz="0" w:space="0" w:color="auto"/>
                <w:right w:val="none" w:sz="0" w:space="0" w:color="auto"/>
              </w:divBdr>
            </w:div>
            <w:div w:id="1284919481">
              <w:marLeft w:val="0"/>
              <w:marRight w:val="0"/>
              <w:marTop w:val="0"/>
              <w:marBottom w:val="0"/>
              <w:divBdr>
                <w:top w:val="none" w:sz="0" w:space="0" w:color="auto"/>
                <w:left w:val="none" w:sz="0" w:space="0" w:color="auto"/>
                <w:bottom w:val="none" w:sz="0" w:space="0" w:color="auto"/>
                <w:right w:val="none" w:sz="0" w:space="0" w:color="auto"/>
              </w:divBdr>
            </w:div>
            <w:div w:id="1699622427">
              <w:marLeft w:val="0"/>
              <w:marRight w:val="0"/>
              <w:marTop w:val="0"/>
              <w:marBottom w:val="0"/>
              <w:divBdr>
                <w:top w:val="none" w:sz="0" w:space="0" w:color="auto"/>
                <w:left w:val="none" w:sz="0" w:space="0" w:color="auto"/>
                <w:bottom w:val="none" w:sz="0" w:space="0" w:color="auto"/>
                <w:right w:val="none" w:sz="0" w:space="0" w:color="auto"/>
              </w:divBdr>
            </w:div>
            <w:div w:id="1274246511">
              <w:marLeft w:val="0"/>
              <w:marRight w:val="0"/>
              <w:marTop w:val="0"/>
              <w:marBottom w:val="0"/>
              <w:divBdr>
                <w:top w:val="none" w:sz="0" w:space="0" w:color="auto"/>
                <w:left w:val="none" w:sz="0" w:space="0" w:color="auto"/>
                <w:bottom w:val="none" w:sz="0" w:space="0" w:color="auto"/>
                <w:right w:val="none" w:sz="0" w:space="0" w:color="auto"/>
              </w:divBdr>
            </w:div>
            <w:div w:id="1520924992">
              <w:marLeft w:val="0"/>
              <w:marRight w:val="0"/>
              <w:marTop w:val="0"/>
              <w:marBottom w:val="0"/>
              <w:divBdr>
                <w:top w:val="none" w:sz="0" w:space="0" w:color="auto"/>
                <w:left w:val="none" w:sz="0" w:space="0" w:color="auto"/>
                <w:bottom w:val="none" w:sz="0" w:space="0" w:color="auto"/>
                <w:right w:val="none" w:sz="0" w:space="0" w:color="auto"/>
              </w:divBdr>
            </w:div>
            <w:div w:id="1106267643">
              <w:marLeft w:val="0"/>
              <w:marRight w:val="0"/>
              <w:marTop w:val="0"/>
              <w:marBottom w:val="0"/>
              <w:divBdr>
                <w:top w:val="none" w:sz="0" w:space="0" w:color="auto"/>
                <w:left w:val="none" w:sz="0" w:space="0" w:color="auto"/>
                <w:bottom w:val="none" w:sz="0" w:space="0" w:color="auto"/>
                <w:right w:val="none" w:sz="0" w:space="0" w:color="auto"/>
              </w:divBdr>
            </w:div>
            <w:div w:id="853492111">
              <w:marLeft w:val="0"/>
              <w:marRight w:val="0"/>
              <w:marTop w:val="0"/>
              <w:marBottom w:val="0"/>
              <w:divBdr>
                <w:top w:val="none" w:sz="0" w:space="0" w:color="auto"/>
                <w:left w:val="none" w:sz="0" w:space="0" w:color="auto"/>
                <w:bottom w:val="none" w:sz="0" w:space="0" w:color="auto"/>
                <w:right w:val="none" w:sz="0" w:space="0" w:color="auto"/>
              </w:divBdr>
            </w:div>
            <w:div w:id="482235656">
              <w:marLeft w:val="0"/>
              <w:marRight w:val="0"/>
              <w:marTop w:val="0"/>
              <w:marBottom w:val="0"/>
              <w:divBdr>
                <w:top w:val="none" w:sz="0" w:space="0" w:color="auto"/>
                <w:left w:val="none" w:sz="0" w:space="0" w:color="auto"/>
                <w:bottom w:val="none" w:sz="0" w:space="0" w:color="auto"/>
                <w:right w:val="none" w:sz="0" w:space="0" w:color="auto"/>
              </w:divBdr>
            </w:div>
            <w:div w:id="886769061">
              <w:marLeft w:val="0"/>
              <w:marRight w:val="0"/>
              <w:marTop w:val="0"/>
              <w:marBottom w:val="0"/>
              <w:divBdr>
                <w:top w:val="none" w:sz="0" w:space="0" w:color="auto"/>
                <w:left w:val="none" w:sz="0" w:space="0" w:color="auto"/>
                <w:bottom w:val="none" w:sz="0" w:space="0" w:color="auto"/>
                <w:right w:val="none" w:sz="0" w:space="0" w:color="auto"/>
              </w:divBdr>
            </w:div>
            <w:div w:id="379280300">
              <w:marLeft w:val="0"/>
              <w:marRight w:val="0"/>
              <w:marTop w:val="0"/>
              <w:marBottom w:val="0"/>
              <w:divBdr>
                <w:top w:val="none" w:sz="0" w:space="0" w:color="auto"/>
                <w:left w:val="none" w:sz="0" w:space="0" w:color="auto"/>
                <w:bottom w:val="none" w:sz="0" w:space="0" w:color="auto"/>
                <w:right w:val="none" w:sz="0" w:space="0" w:color="auto"/>
              </w:divBdr>
            </w:div>
            <w:div w:id="2087071698">
              <w:marLeft w:val="0"/>
              <w:marRight w:val="0"/>
              <w:marTop w:val="0"/>
              <w:marBottom w:val="0"/>
              <w:divBdr>
                <w:top w:val="none" w:sz="0" w:space="0" w:color="auto"/>
                <w:left w:val="none" w:sz="0" w:space="0" w:color="auto"/>
                <w:bottom w:val="none" w:sz="0" w:space="0" w:color="auto"/>
                <w:right w:val="none" w:sz="0" w:space="0" w:color="auto"/>
              </w:divBdr>
            </w:div>
            <w:div w:id="658314473">
              <w:marLeft w:val="0"/>
              <w:marRight w:val="0"/>
              <w:marTop w:val="0"/>
              <w:marBottom w:val="0"/>
              <w:divBdr>
                <w:top w:val="none" w:sz="0" w:space="0" w:color="auto"/>
                <w:left w:val="none" w:sz="0" w:space="0" w:color="auto"/>
                <w:bottom w:val="none" w:sz="0" w:space="0" w:color="auto"/>
                <w:right w:val="none" w:sz="0" w:space="0" w:color="auto"/>
              </w:divBdr>
            </w:div>
            <w:div w:id="890730257">
              <w:marLeft w:val="0"/>
              <w:marRight w:val="0"/>
              <w:marTop w:val="0"/>
              <w:marBottom w:val="0"/>
              <w:divBdr>
                <w:top w:val="none" w:sz="0" w:space="0" w:color="auto"/>
                <w:left w:val="none" w:sz="0" w:space="0" w:color="auto"/>
                <w:bottom w:val="none" w:sz="0" w:space="0" w:color="auto"/>
                <w:right w:val="none" w:sz="0" w:space="0" w:color="auto"/>
              </w:divBdr>
            </w:div>
            <w:div w:id="85345011">
              <w:marLeft w:val="0"/>
              <w:marRight w:val="0"/>
              <w:marTop w:val="0"/>
              <w:marBottom w:val="0"/>
              <w:divBdr>
                <w:top w:val="none" w:sz="0" w:space="0" w:color="auto"/>
                <w:left w:val="none" w:sz="0" w:space="0" w:color="auto"/>
                <w:bottom w:val="none" w:sz="0" w:space="0" w:color="auto"/>
                <w:right w:val="none" w:sz="0" w:space="0" w:color="auto"/>
              </w:divBdr>
            </w:div>
            <w:div w:id="909075751">
              <w:marLeft w:val="0"/>
              <w:marRight w:val="0"/>
              <w:marTop w:val="0"/>
              <w:marBottom w:val="0"/>
              <w:divBdr>
                <w:top w:val="none" w:sz="0" w:space="0" w:color="auto"/>
                <w:left w:val="none" w:sz="0" w:space="0" w:color="auto"/>
                <w:bottom w:val="none" w:sz="0" w:space="0" w:color="auto"/>
                <w:right w:val="none" w:sz="0" w:space="0" w:color="auto"/>
              </w:divBdr>
            </w:div>
            <w:div w:id="677847350">
              <w:marLeft w:val="0"/>
              <w:marRight w:val="0"/>
              <w:marTop w:val="0"/>
              <w:marBottom w:val="0"/>
              <w:divBdr>
                <w:top w:val="none" w:sz="0" w:space="0" w:color="auto"/>
                <w:left w:val="none" w:sz="0" w:space="0" w:color="auto"/>
                <w:bottom w:val="none" w:sz="0" w:space="0" w:color="auto"/>
                <w:right w:val="none" w:sz="0" w:space="0" w:color="auto"/>
              </w:divBdr>
            </w:div>
            <w:div w:id="338703528">
              <w:marLeft w:val="0"/>
              <w:marRight w:val="0"/>
              <w:marTop w:val="0"/>
              <w:marBottom w:val="0"/>
              <w:divBdr>
                <w:top w:val="none" w:sz="0" w:space="0" w:color="auto"/>
                <w:left w:val="none" w:sz="0" w:space="0" w:color="auto"/>
                <w:bottom w:val="none" w:sz="0" w:space="0" w:color="auto"/>
                <w:right w:val="none" w:sz="0" w:space="0" w:color="auto"/>
              </w:divBdr>
            </w:div>
            <w:div w:id="731654609">
              <w:marLeft w:val="0"/>
              <w:marRight w:val="0"/>
              <w:marTop w:val="0"/>
              <w:marBottom w:val="0"/>
              <w:divBdr>
                <w:top w:val="none" w:sz="0" w:space="0" w:color="auto"/>
                <w:left w:val="none" w:sz="0" w:space="0" w:color="auto"/>
                <w:bottom w:val="none" w:sz="0" w:space="0" w:color="auto"/>
                <w:right w:val="none" w:sz="0" w:space="0" w:color="auto"/>
              </w:divBdr>
            </w:div>
            <w:div w:id="1474525165">
              <w:marLeft w:val="0"/>
              <w:marRight w:val="0"/>
              <w:marTop w:val="0"/>
              <w:marBottom w:val="0"/>
              <w:divBdr>
                <w:top w:val="none" w:sz="0" w:space="0" w:color="auto"/>
                <w:left w:val="none" w:sz="0" w:space="0" w:color="auto"/>
                <w:bottom w:val="none" w:sz="0" w:space="0" w:color="auto"/>
                <w:right w:val="none" w:sz="0" w:space="0" w:color="auto"/>
              </w:divBdr>
            </w:div>
            <w:div w:id="1862474923">
              <w:marLeft w:val="0"/>
              <w:marRight w:val="0"/>
              <w:marTop w:val="0"/>
              <w:marBottom w:val="0"/>
              <w:divBdr>
                <w:top w:val="none" w:sz="0" w:space="0" w:color="auto"/>
                <w:left w:val="none" w:sz="0" w:space="0" w:color="auto"/>
                <w:bottom w:val="none" w:sz="0" w:space="0" w:color="auto"/>
                <w:right w:val="none" w:sz="0" w:space="0" w:color="auto"/>
              </w:divBdr>
            </w:div>
            <w:div w:id="1260261352">
              <w:marLeft w:val="0"/>
              <w:marRight w:val="0"/>
              <w:marTop w:val="0"/>
              <w:marBottom w:val="0"/>
              <w:divBdr>
                <w:top w:val="none" w:sz="0" w:space="0" w:color="auto"/>
                <w:left w:val="none" w:sz="0" w:space="0" w:color="auto"/>
                <w:bottom w:val="none" w:sz="0" w:space="0" w:color="auto"/>
                <w:right w:val="none" w:sz="0" w:space="0" w:color="auto"/>
              </w:divBdr>
            </w:div>
            <w:div w:id="1213079531">
              <w:marLeft w:val="0"/>
              <w:marRight w:val="0"/>
              <w:marTop w:val="0"/>
              <w:marBottom w:val="0"/>
              <w:divBdr>
                <w:top w:val="none" w:sz="0" w:space="0" w:color="auto"/>
                <w:left w:val="none" w:sz="0" w:space="0" w:color="auto"/>
                <w:bottom w:val="none" w:sz="0" w:space="0" w:color="auto"/>
                <w:right w:val="none" w:sz="0" w:space="0" w:color="auto"/>
              </w:divBdr>
            </w:div>
            <w:div w:id="30804648">
              <w:marLeft w:val="0"/>
              <w:marRight w:val="0"/>
              <w:marTop w:val="0"/>
              <w:marBottom w:val="0"/>
              <w:divBdr>
                <w:top w:val="none" w:sz="0" w:space="0" w:color="auto"/>
                <w:left w:val="none" w:sz="0" w:space="0" w:color="auto"/>
                <w:bottom w:val="none" w:sz="0" w:space="0" w:color="auto"/>
                <w:right w:val="none" w:sz="0" w:space="0" w:color="auto"/>
              </w:divBdr>
            </w:div>
            <w:div w:id="1596014939">
              <w:marLeft w:val="0"/>
              <w:marRight w:val="0"/>
              <w:marTop w:val="0"/>
              <w:marBottom w:val="0"/>
              <w:divBdr>
                <w:top w:val="none" w:sz="0" w:space="0" w:color="auto"/>
                <w:left w:val="none" w:sz="0" w:space="0" w:color="auto"/>
                <w:bottom w:val="none" w:sz="0" w:space="0" w:color="auto"/>
                <w:right w:val="none" w:sz="0" w:space="0" w:color="auto"/>
              </w:divBdr>
            </w:div>
            <w:div w:id="1480144977">
              <w:marLeft w:val="0"/>
              <w:marRight w:val="0"/>
              <w:marTop w:val="0"/>
              <w:marBottom w:val="0"/>
              <w:divBdr>
                <w:top w:val="none" w:sz="0" w:space="0" w:color="auto"/>
                <w:left w:val="none" w:sz="0" w:space="0" w:color="auto"/>
                <w:bottom w:val="none" w:sz="0" w:space="0" w:color="auto"/>
                <w:right w:val="none" w:sz="0" w:space="0" w:color="auto"/>
              </w:divBdr>
            </w:div>
            <w:div w:id="411511305">
              <w:marLeft w:val="0"/>
              <w:marRight w:val="0"/>
              <w:marTop w:val="0"/>
              <w:marBottom w:val="0"/>
              <w:divBdr>
                <w:top w:val="none" w:sz="0" w:space="0" w:color="auto"/>
                <w:left w:val="none" w:sz="0" w:space="0" w:color="auto"/>
                <w:bottom w:val="none" w:sz="0" w:space="0" w:color="auto"/>
                <w:right w:val="none" w:sz="0" w:space="0" w:color="auto"/>
              </w:divBdr>
            </w:div>
            <w:div w:id="964821488">
              <w:marLeft w:val="0"/>
              <w:marRight w:val="0"/>
              <w:marTop w:val="0"/>
              <w:marBottom w:val="0"/>
              <w:divBdr>
                <w:top w:val="none" w:sz="0" w:space="0" w:color="auto"/>
                <w:left w:val="none" w:sz="0" w:space="0" w:color="auto"/>
                <w:bottom w:val="none" w:sz="0" w:space="0" w:color="auto"/>
                <w:right w:val="none" w:sz="0" w:space="0" w:color="auto"/>
              </w:divBdr>
            </w:div>
            <w:div w:id="1458530149">
              <w:marLeft w:val="0"/>
              <w:marRight w:val="0"/>
              <w:marTop w:val="0"/>
              <w:marBottom w:val="0"/>
              <w:divBdr>
                <w:top w:val="none" w:sz="0" w:space="0" w:color="auto"/>
                <w:left w:val="none" w:sz="0" w:space="0" w:color="auto"/>
                <w:bottom w:val="none" w:sz="0" w:space="0" w:color="auto"/>
                <w:right w:val="none" w:sz="0" w:space="0" w:color="auto"/>
              </w:divBdr>
            </w:div>
            <w:div w:id="917057039">
              <w:marLeft w:val="0"/>
              <w:marRight w:val="0"/>
              <w:marTop w:val="0"/>
              <w:marBottom w:val="0"/>
              <w:divBdr>
                <w:top w:val="none" w:sz="0" w:space="0" w:color="auto"/>
                <w:left w:val="none" w:sz="0" w:space="0" w:color="auto"/>
                <w:bottom w:val="none" w:sz="0" w:space="0" w:color="auto"/>
                <w:right w:val="none" w:sz="0" w:space="0" w:color="auto"/>
              </w:divBdr>
            </w:div>
            <w:div w:id="360012446">
              <w:marLeft w:val="0"/>
              <w:marRight w:val="0"/>
              <w:marTop w:val="0"/>
              <w:marBottom w:val="0"/>
              <w:divBdr>
                <w:top w:val="none" w:sz="0" w:space="0" w:color="auto"/>
                <w:left w:val="none" w:sz="0" w:space="0" w:color="auto"/>
                <w:bottom w:val="none" w:sz="0" w:space="0" w:color="auto"/>
                <w:right w:val="none" w:sz="0" w:space="0" w:color="auto"/>
              </w:divBdr>
            </w:div>
            <w:div w:id="1946306914">
              <w:marLeft w:val="0"/>
              <w:marRight w:val="0"/>
              <w:marTop w:val="0"/>
              <w:marBottom w:val="0"/>
              <w:divBdr>
                <w:top w:val="none" w:sz="0" w:space="0" w:color="auto"/>
                <w:left w:val="none" w:sz="0" w:space="0" w:color="auto"/>
                <w:bottom w:val="none" w:sz="0" w:space="0" w:color="auto"/>
                <w:right w:val="none" w:sz="0" w:space="0" w:color="auto"/>
              </w:divBdr>
            </w:div>
            <w:div w:id="1769495752">
              <w:marLeft w:val="0"/>
              <w:marRight w:val="0"/>
              <w:marTop w:val="0"/>
              <w:marBottom w:val="0"/>
              <w:divBdr>
                <w:top w:val="none" w:sz="0" w:space="0" w:color="auto"/>
                <w:left w:val="none" w:sz="0" w:space="0" w:color="auto"/>
                <w:bottom w:val="none" w:sz="0" w:space="0" w:color="auto"/>
                <w:right w:val="none" w:sz="0" w:space="0" w:color="auto"/>
              </w:divBdr>
            </w:div>
            <w:div w:id="2081632555">
              <w:marLeft w:val="0"/>
              <w:marRight w:val="0"/>
              <w:marTop w:val="0"/>
              <w:marBottom w:val="0"/>
              <w:divBdr>
                <w:top w:val="none" w:sz="0" w:space="0" w:color="auto"/>
                <w:left w:val="none" w:sz="0" w:space="0" w:color="auto"/>
                <w:bottom w:val="none" w:sz="0" w:space="0" w:color="auto"/>
                <w:right w:val="none" w:sz="0" w:space="0" w:color="auto"/>
              </w:divBdr>
            </w:div>
            <w:div w:id="1391342837">
              <w:blockQuote w:val="1"/>
              <w:marLeft w:val="-60"/>
              <w:marRight w:val="0"/>
              <w:marTop w:val="0"/>
              <w:marBottom w:val="240"/>
              <w:divBdr>
                <w:top w:val="none" w:sz="0" w:space="0" w:color="auto"/>
                <w:left w:val="single" w:sz="24" w:space="12" w:color="DDDDDD"/>
                <w:bottom w:val="none" w:sz="0" w:space="0" w:color="auto"/>
                <w:right w:val="none" w:sz="0" w:space="0" w:color="auto"/>
              </w:divBdr>
            </w:div>
            <w:div w:id="1363556557">
              <w:marLeft w:val="0"/>
              <w:marRight w:val="0"/>
              <w:marTop w:val="0"/>
              <w:marBottom w:val="0"/>
              <w:divBdr>
                <w:top w:val="none" w:sz="0" w:space="0" w:color="auto"/>
                <w:left w:val="none" w:sz="0" w:space="0" w:color="auto"/>
                <w:bottom w:val="none" w:sz="0" w:space="0" w:color="auto"/>
                <w:right w:val="none" w:sz="0" w:space="0" w:color="auto"/>
              </w:divBdr>
            </w:div>
            <w:div w:id="1836411332">
              <w:marLeft w:val="0"/>
              <w:marRight w:val="0"/>
              <w:marTop w:val="0"/>
              <w:marBottom w:val="0"/>
              <w:divBdr>
                <w:top w:val="none" w:sz="0" w:space="0" w:color="auto"/>
                <w:left w:val="none" w:sz="0" w:space="0" w:color="auto"/>
                <w:bottom w:val="none" w:sz="0" w:space="0" w:color="auto"/>
                <w:right w:val="none" w:sz="0" w:space="0" w:color="auto"/>
              </w:divBdr>
            </w:div>
            <w:div w:id="489105622">
              <w:marLeft w:val="0"/>
              <w:marRight w:val="0"/>
              <w:marTop w:val="0"/>
              <w:marBottom w:val="0"/>
              <w:divBdr>
                <w:top w:val="none" w:sz="0" w:space="0" w:color="auto"/>
                <w:left w:val="none" w:sz="0" w:space="0" w:color="auto"/>
                <w:bottom w:val="none" w:sz="0" w:space="0" w:color="auto"/>
                <w:right w:val="none" w:sz="0" w:space="0" w:color="auto"/>
              </w:divBdr>
            </w:div>
            <w:div w:id="1008630931">
              <w:marLeft w:val="0"/>
              <w:marRight w:val="0"/>
              <w:marTop w:val="0"/>
              <w:marBottom w:val="0"/>
              <w:divBdr>
                <w:top w:val="none" w:sz="0" w:space="0" w:color="auto"/>
                <w:left w:val="none" w:sz="0" w:space="0" w:color="auto"/>
                <w:bottom w:val="none" w:sz="0" w:space="0" w:color="auto"/>
                <w:right w:val="none" w:sz="0" w:space="0" w:color="auto"/>
              </w:divBdr>
            </w:div>
            <w:div w:id="846094691">
              <w:marLeft w:val="0"/>
              <w:marRight w:val="0"/>
              <w:marTop w:val="0"/>
              <w:marBottom w:val="0"/>
              <w:divBdr>
                <w:top w:val="none" w:sz="0" w:space="0" w:color="auto"/>
                <w:left w:val="none" w:sz="0" w:space="0" w:color="auto"/>
                <w:bottom w:val="none" w:sz="0" w:space="0" w:color="auto"/>
                <w:right w:val="none" w:sz="0" w:space="0" w:color="auto"/>
              </w:divBdr>
            </w:div>
            <w:div w:id="1153830832">
              <w:marLeft w:val="0"/>
              <w:marRight w:val="0"/>
              <w:marTop w:val="0"/>
              <w:marBottom w:val="0"/>
              <w:divBdr>
                <w:top w:val="none" w:sz="0" w:space="0" w:color="auto"/>
                <w:left w:val="none" w:sz="0" w:space="0" w:color="auto"/>
                <w:bottom w:val="none" w:sz="0" w:space="0" w:color="auto"/>
                <w:right w:val="none" w:sz="0" w:space="0" w:color="auto"/>
              </w:divBdr>
            </w:div>
            <w:div w:id="1565722857">
              <w:marLeft w:val="0"/>
              <w:marRight w:val="0"/>
              <w:marTop w:val="0"/>
              <w:marBottom w:val="0"/>
              <w:divBdr>
                <w:top w:val="none" w:sz="0" w:space="0" w:color="auto"/>
                <w:left w:val="none" w:sz="0" w:space="0" w:color="auto"/>
                <w:bottom w:val="none" w:sz="0" w:space="0" w:color="auto"/>
                <w:right w:val="none" w:sz="0" w:space="0" w:color="auto"/>
              </w:divBdr>
            </w:div>
            <w:div w:id="1564177657">
              <w:marLeft w:val="0"/>
              <w:marRight w:val="0"/>
              <w:marTop w:val="0"/>
              <w:marBottom w:val="0"/>
              <w:divBdr>
                <w:top w:val="none" w:sz="0" w:space="0" w:color="auto"/>
                <w:left w:val="none" w:sz="0" w:space="0" w:color="auto"/>
                <w:bottom w:val="none" w:sz="0" w:space="0" w:color="auto"/>
                <w:right w:val="none" w:sz="0" w:space="0" w:color="auto"/>
              </w:divBdr>
            </w:div>
            <w:div w:id="724567094">
              <w:blockQuote w:val="1"/>
              <w:marLeft w:val="-60"/>
              <w:marRight w:val="0"/>
              <w:marTop w:val="0"/>
              <w:marBottom w:val="240"/>
              <w:divBdr>
                <w:top w:val="none" w:sz="0" w:space="0" w:color="auto"/>
                <w:left w:val="single" w:sz="24" w:space="12" w:color="DDDDDD"/>
                <w:bottom w:val="none" w:sz="0" w:space="0" w:color="auto"/>
                <w:right w:val="none" w:sz="0" w:space="0" w:color="auto"/>
              </w:divBdr>
            </w:div>
            <w:div w:id="309477907">
              <w:marLeft w:val="0"/>
              <w:marRight w:val="0"/>
              <w:marTop w:val="0"/>
              <w:marBottom w:val="0"/>
              <w:divBdr>
                <w:top w:val="none" w:sz="0" w:space="0" w:color="auto"/>
                <w:left w:val="none" w:sz="0" w:space="0" w:color="auto"/>
                <w:bottom w:val="none" w:sz="0" w:space="0" w:color="auto"/>
                <w:right w:val="none" w:sz="0" w:space="0" w:color="auto"/>
              </w:divBdr>
            </w:div>
            <w:div w:id="1763136188">
              <w:marLeft w:val="0"/>
              <w:marRight w:val="0"/>
              <w:marTop w:val="0"/>
              <w:marBottom w:val="0"/>
              <w:divBdr>
                <w:top w:val="none" w:sz="0" w:space="0" w:color="auto"/>
                <w:left w:val="none" w:sz="0" w:space="0" w:color="auto"/>
                <w:bottom w:val="none" w:sz="0" w:space="0" w:color="auto"/>
                <w:right w:val="none" w:sz="0" w:space="0" w:color="auto"/>
              </w:divBdr>
            </w:div>
            <w:div w:id="225144390">
              <w:marLeft w:val="0"/>
              <w:marRight w:val="0"/>
              <w:marTop w:val="0"/>
              <w:marBottom w:val="0"/>
              <w:divBdr>
                <w:top w:val="none" w:sz="0" w:space="0" w:color="auto"/>
                <w:left w:val="none" w:sz="0" w:space="0" w:color="auto"/>
                <w:bottom w:val="none" w:sz="0" w:space="0" w:color="auto"/>
                <w:right w:val="none" w:sz="0" w:space="0" w:color="auto"/>
              </w:divBdr>
            </w:div>
            <w:div w:id="763189638">
              <w:marLeft w:val="0"/>
              <w:marRight w:val="0"/>
              <w:marTop w:val="0"/>
              <w:marBottom w:val="0"/>
              <w:divBdr>
                <w:top w:val="none" w:sz="0" w:space="0" w:color="auto"/>
                <w:left w:val="none" w:sz="0" w:space="0" w:color="auto"/>
                <w:bottom w:val="none" w:sz="0" w:space="0" w:color="auto"/>
                <w:right w:val="none" w:sz="0" w:space="0" w:color="auto"/>
              </w:divBdr>
            </w:div>
            <w:div w:id="172453403">
              <w:marLeft w:val="0"/>
              <w:marRight w:val="0"/>
              <w:marTop w:val="0"/>
              <w:marBottom w:val="0"/>
              <w:divBdr>
                <w:top w:val="none" w:sz="0" w:space="0" w:color="auto"/>
                <w:left w:val="none" w:sz="0" w:space="0" w:color="auto"/>
                <w:bottom w:val="none" w:sz="0" w:space="0" w:color="auto"/>
                <w:right w:val="none" w:sz="0" w:space="0" w:color="auto"/>
              </w:divBdr>
            </w:div>
            <w:div w:id="630789398">
              <w:marLeft w:val="0"/>
              <w:marRight w:val="0"/>
              <w:marTop w:val="0"/>
              <w:marBottom w:val="0"/>
              <w:divBdr>
                <w:top w:val="none" w:sz="0" w:space="0" w:color="auto"/>
                <w:left w:val="none" w:sz="0" w:space="0" w:color="auto"/>
                <w:bottom w:val="none" w:sz="0" w:space="0" w:color="auto"/>
                <w:right w:val="none" w:sz="0" w:space="0" w:color="auto"/>
              </w:divBdr>
            </w:div>
            <w:div w:id="1768311342">
              <w:marLeft w:val="0"/>
              <w:marRight w:val="0"/>
              <w:marTop w:val="0"/>
              <w:marBottom w:val="0"/>
              <w:divBdr>
                <w:top w:val="none" w:sz="0" w:space="0" w:color="auto"/>
                <w:left w:val="none" w:sz="0" w:space="0" w:color="auto"/>
                <w:bottom w:val="none" w:sz="0" w:space="0" w:color="auto"/>
                <w:right w:val="none" w:sz="0" w:space="0" w:color="auto"/>
              </w:divBdr>
            </w:div>
            <w:div w:id="1474985644">
              <w:marLeft w:val="0"/>
              <w:marRight w:val="0"/>
              <w:marTop w:val="0"/>
              <w:marBottom w:val="0"/>
              <w:divBdr>
                <w:top w:val="none" w:sz="0" w:space="0" w:color="auto"/>
                <w:left w:val="none" w:sz="0" w:space="0" w:color="auto"/>
                <w:bottom w:val="none" w:sz="0" w:space="0" w:color="auto"/>
                <w:right w:val="none" w:sz="0" w:space="0" w:color="auto"/>
              </w:divBdr>
            </w:div>
            <w:div w:id="1126581613">
              <w:marLeft w:val="0"/>
              <w:marRight w:val="0"/>
              <w:marTop w:val="0"/>
              <w:marBottom w:val="0"/>
              <w:divBdr>
                <w:top w:val="none" w:sz="0" w:space="0" w:color="auto"/>
                <w:left w:val="none" w:sz="0" w:space="0" w:color="auto"/>
                <w:bottom w:val="none" w:sz="0" w:space="0" w:color="auto"/>
                <w:right w:val="none" w:sz="0" w:space="0" w:color="auto"/>
              </w:divBdr>
            </w:div>
            <w:div w:id="368458296">
              <w:marLeft w:val="0"/>
              <w:marRight w:val="0"/>
              <w:marTop w:val="0"/>
              <w:marBottom w:val="0"/>
              <w:divBdr>
                <w:top w:val="none" w:sz="0" w:space="0" w:color="auto"/>
                <w:left w:val="none" w:sz="0" w:space="0" w:color="auto"/>
                <w:bottom w:val="none" w:sz="0" w:space="0" w:color="auto"/>
                <w:right w:val="none" w:sz="0" w:space="0" w:color="auto"/>
              </w:divBdr>
            </w:div>
            <w:div w:id="399449460">
              <w:marLeft w:val="0"/>
              <w:marRight w:val="0"/>
              <w:marTop w:val="0"/>
              <w:marBottom w:val="0"/>
              <w:divBdr>
                <w:top w:val="none" w:sz="0" w:space="0" w:color="auto"/>
                <w:left w:val="none" w:sz="0" w:space="0" w:color="auto"/>
                <w:bottom w:val="none" w:sz="0" w:space="0" w:color="auto"/>
                <w:right w:val="none" w:sz="0" w:space="0" w:color="auto"/>
              </w:divBdr>
            </w:div>
            <w:div w:id="1842504147">
              <w:marLeft w:val="0"/>
              <w:marRight w:val="0"/>
              <w:marTop w:val="0"/>
              <w:marBottom w:val="0"/>
              <w:divBdr>
                <w:top w:val="none" w:sz="0" w:space="0" w:color="auto"/>
                <w:left w:val="none" w:sz="0" w:space="0" w:color="auto"/>
                <w:bottom w:val="none" w:sz="0" w:space="0" w:color="auto"/>
                <w:right w:val="none" w:sz="0" w:space="0" w:color="auto"/>
              </w:divBdr>
            </w:div>
          </w:divsChild>
        </w:div>
        <w:div w:id="1635326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lectron.atom.io/docs/api/structures/upload-blob" TargetMode="External"/><Relationship Id="rId671" Type="http://schemas.openxmlformats.org/officeDocument/2006/relationships/hyperlink" Target="https://github.com/electron-userland/electron-packager" TargetMode="External"/><Relationship Id="rId21" Type="http://schemas.openxmlformats.org/officeDocument/2006/relationships/hyperlink" Target="https://developer.apple.com/library/ios/documentation/UserExperience/Conceptual/Handoff/HandoffFundamentals/HandoffFundamentals.html" TargetMode="External"/><Relationship Id="rId324" Type="http://schemas.openxmlformats.org/officeDocument/2006/relationships/hyperlink" Target="https://electron.atom.io/docs/tutorial/quick-start" TargetMode="External"/><Relationship Id="rId531" Type="http://schemas.openxmlformats.org/officeDocument/2006/relationships/hyperlink" Target="https://github.com/electron/electron/releases" TargetMode="External"/><Relationship Id="rId629" Type="http://schemas.openxmlformats.org/officeDocument/2006/relationships/hyperlink" Target="https://help.ubuntu.com/community/UnityLaunchersAndDesktopFiles" TargetMode="External"/><Relationship Id="rId170" Type="http://schemas.openxmlformats.org/officeDocument/2006/relationships/hyperlink" Target="https://electron.atom.io/docs/api/structures/file-filter" TargetMode="External"/><Relationship Id="rId268" Type="http://schemas.openxmlformats.org/officeDocument/2006/relationships/hyperlink" Target="https://electron.atom.io/docs/glossary" TargetMode="External"/><Relationship Id="rId475" Type="http://schemas.openxmlformats.org/officeDocument/2006/relationships/hyperlink" Target="https://github.com/electron/electron/issues/2558" TargetMode="External"/><Relationship Id="rId682" Type="http://schemas.openxmlformats.org/officeDocument/2006/relationships/hyperlink" Target="http://csrc.nist.gov/publications/fips/fips198-1/FIPS-198-1_final.pdf" TargetMode="External"/><Relationship Id="rId32" Type="http://schemas.openxmlformats.org/officeDocument/2006/relationships/hyperlink" Target="https://electron.atom.io/docs/api/web-contents" TargetMode="External"/><Relationship Id="rId128" Type="http://schemas.openxmlformats.org/officeDocument/2006/relationships/hyperlink" Target="https://developer.apple.com/reference/appkit/nsvisualeffectview?language=objc" TargetMode="External"/><Relationship Id="rId335" Type="http://schemas.openxmlformats.org/officeDocument/2006/relationships/hyperlink" Target="https://electron.atom.io/docs/tutorial/quick-start" TargetMode="External"/><Relationship Id="rId542" Type="http://schemas.openxmlformats.org/officeDocument/2006/relationships/hyperlink" Target="https://electron.atom.io/docs/all/" TargetMode="External"/><Relationship Id="rId181" Type="http://schemas.openxmlformats.org/officeDocument/2006/relationships/hyperlink" Target="https://code.google.com/p/chromium/issues/detail?id=369209" TargetMode="External"/><Relationship Id="rId402" Type="http://schemas.openxmlformats.org/officeDocument/2006/relationships/hyperlink" Target="https://electron.atom.io/docs/api/structures/rectangle" TargetMode="External"/><Relationship Id="rId279" Type="http://schemas.openxmlformats.org/officeDocument/2006/relationships/hyperlink" Target="https://electron.atom.io/docs/api/structures/rectangle" TargetMode="External"/><Relationship Id="rId486" Type="http://schemas.openxmlformats.org/officeDocument/2006/relationships/hyperlink" Target="https://atom.io/packages/clang-format" TargetMode="External"/><Relationship Id="rId693" Type="http://schemas.openxmlformats.org/officeDocument/2006/relationships/hyperlink" Target="http://tools.ietf.org/html/rfc1319" TargetMode="External"/><Relationship Id="rId707" Type="http://schemas.openxmlformats.org/officeDocument/2006/relationships/hyperlink" Target="https://developer.apple.com/library/mac/documentation/UserExperience/Conceptual/OSXHIGuidelines/NotificationCenter.html" TargetMode="External"/><Relationship Id="rId43" Type="http://schemas.openxmlformats.org/officeDocument/2006/relationships/hyperlink" Target="https://developer.apple.com/library/ios/documentation/Foundation/Reference/NSUserActivity_Class/index.html" TargetMode="External"/><Relationship Id="rId139" Type="http://schemas.openxmlformats.org/officeDocument/2006/relationships/hyperlink" Target="https://electron.atom.io/docs/api/session" TargetMode="External"/><Relationship Id="rId346" Type="http://schemas.openxmlformats.org/officeDocument/2006/relationships/hyperlink" Target="https://electron.atom.io/docs/api/touch-bar-segmented-control" TargetMode="External"/><Relationship Id="rId553" Type="http://schemas.openxmlformats.org/officeDocument/2006/relationships/hyperlink" Target="https://electron.atom.io/docs/tutorial/using-native-node-modules" TargetMode="External"/><Relationship Id="rId760" Type="http://schemas.openxmlformats.org/officeDocument/2006/relationships/hyperlink" Target="https://discuss.atom.io/c/electron" TargetMode="External"/><Relationship Id="rId192" Type="http://schemas.openxmlformats.org/officeDocument/2006/relationships/hyperlink" Target="https://nodejs.org/api/events.html" TargetMode="External"/><Relationship Id="rId206" Type="http://schemas.openxmlformats.org/officeDocument/2006/relationships/hyperlink" Target="https://electron.atom.io/docs/api/menu-item" TargetMode="External"/><Relationship Id="rId413" Type="http://schemas.openxmlformats.org/officeDocument/2006/relationships/hyperlink" Target="https://electron.atom.io/docs/api/web-view-tag" TargetMode="External"/><Relationship Id="rId497" Type="http://schemas.openxmlformats.org/officeDocument/2006/relationships/hyperlink" Target="https://developer.mozilla.org/en-US/docs/Web/JavaScript/Reference/Template_literals" TargetMode="External"/><Relationship Id="rId620" Type="http://schemas.openxmlformats.org/officeDocument/2006/relationships/image" Target="media/image8.png"/><Relationship Id="rId718" Type="http://schemas.openxmlformats.org/officeDocument/2006/relationships/hyperlink" Target="https://electron.atom.io/docs/faq" TargetMode="External"/><Relationship Id="rId357" Type="http://schemas.openxmlformats.org/officeDocument/2006/relationships/hyperlink" Target="https://electron.atom.io/docs/api/touch-bar-spacer" TargetMode="External"/><Relationship Id="rId54" Type="http://schemas.openxmlformats.org/officeDocument/2006/relationships/hyperlink" Target="https://developer.apple.com/reference/appkit/nsapplication/1428479-orderfrontstandardaboutpanelwith?language=objc" TargetMode="External"/><Relationship Id="rId217" Type="http://schemas.openxmlformats.org/officeDocument/2006/relationships/hyperlink" Target="https://msdn.microsoft.com/en-us/library/windows/desktop/dn742485(v=vs.85).aspx" TargetMode="External"/><Relationship Id="rId564" Type="http://schemas.openxmlformats.org/officeDocument/2006/relationships/hyperlink" Target="https://electron.atom.io/docs/development/v8-development" TargetMode="External"/><Relationship Id="rId424" Type="http://schemas.openxmlformats.org/officeDocument/2006/relationships/hyperlink" Target="https://electron.atom.io/docs/api/structures/memory-usage-details" TargetMode="External"/><Relationship Id="rId631" Type="http://schemas.openxmlformats.org/officeDocument/2006/relationships/image" Target="media/image13.png"/><Relationship Id="rId729" Type="http://schemas.openxmlformats.org/officeDocument/2006/relationships/image" Target="media/image16.png"/><Relationship Id="rId270" Type="http://schemas.openxmlformats.org/officeDocument/2006/relationships/hyperlink" Target="https://nodejs.org/api/events.html" TargetMode="External"/><Relationship Id="rId65" Type="http://schemas.openxmlformats.org/officeDocument/2006/relationships/hyperlink" Target="https://github.com/Squirrel/Squirrel.Mac" TargetMode="External"/><Relationship Id="rId130" Type="http://schemas.openxmlformats.org/officeDocument/2006/relationships/hyperlink" Target="https://electron.atom.io/docs/api/app" TargetMode="External"/><Relationship Id="rId368" Type="http://schemas.openxmlformats.org/officeDocument/2006/relationships/hyperlink" Target="https://electron.atom.io/docs/api/native-image" TargetMode="External"/><Relationship Id="rId575" Type="http://schemas.openxmlformats.org/officeDocument/2006/relationships/hyperlink" Target="https://electron.atom.io/docs/tutorial/electron-versioning/" TargetMode="External"/><Relationship Id="rId228" Type="http://schemas.openxmlformats.org/officeDocument/2006/relationships/hyperlink" Target="https://electron.atom.io/docs/glossary" TargetMode="External"/><Relationship Id="rId435" Type="http://schemas.openxmlformats.org/officeDocument/2006/relationships/hyperlink" Target="https://electron.atom.io/docs/api/structures/upload-blob" TargetMode="External"/><Relationship Id="rId642" Type="http://schemas.openxmlformats.org/officeDocument/2006/relationships/hyperlink" Target="https://chrome.google.com/webstore/detail/ember-inspector/bmdblncegkenkacieihfhpjfppoconhi" TargetMode="External"/><Relationship Id="rId281" Type="http://schemas.openxmlformats.org/officeDocument/2006/relationships/hyperlink" Target="https://electron.atom.io/docs/glossary" TargetMode="External"/><Relationship Id="rId502" Type="http://schemas.openxmlformats.org/officeDocument/2006/relationships/hyperlink" Target="https://channel9.msdn.com/shows/defrag-tools/defrag-tools-4-process-monitor" TargetMode="External"/><Relationship Id="rId76" Type="http://schemas.openxmlformats.org/officeDocument/2006/relationships/hyperlink" Target="https://github.com/Squirrel/Squirrel.Windows" TargetMode="External"/><Relationship Id="rId141" Type="http://schemas.openxmlformats.org/officeDocument/2006/relationships/hyperlink" Target="https://electron.atom.io/docs/all/" TargetMode="External"/><Relationship Id="rId379" Type="http://schemas.openxmlformats.org/officeDocument/2006/relationships/hyperlink" Target="https://developer.mozilla.org/en-US/docs/Web/API/KeyboardEvent" TargetMode="External"/><Relationship Id="rId586" Type="http://schemas.openxmlformats.org/officeDocument/2006/relationships/hyperlink" Target="https://electron.atom.io/docs/tutorial/windows-store-guide" TargetMode="External"/><Relationship Id="rId7" Type="http://schemas.openxmlformats.org/officeDocument/2006/relationships/hyperlink" Target="https://electron.atom.io/" TargetMode="External"/><Relationship Id="rId239" Type="http://schemas.openxmlformats.org/officeDocument/2006/relationships/hyperlink" Target="https://electron.atom.io/docs/api/native-image" TargetMode="External"/><Relationship Id="rId446" Type="http://schemas.openxmlformats.org/officeDocument/2006/relationships/hyperlink" Target="https://github.com/electron/libchromiumcontent" TargetMode="External"/><Relationship Id="rId653" Type="http://schemas.openxmlformats.org/officeDocument/2006/relationships/hyperlink" Target="https://github.com/request/request/tree/f0c4ec061141051988d1216c24936ad2e7d5c45d" TargetMode="External"/><Relationship Id="rId292" Type="http://schemas.openxmlformats.org/officeDocument/2006/relationships/hyperlink" Target="https://electron.atom.io/docs/api/download-item" TargetMode="External"/><Relationship Id="rId306" Type="http://schemas.openxmlformats.org/officeDocument/2006/relationships/hyperlink" Target="https://electron.atom.io/docs/api/structures/size" TargetMode="External"/><Relationship Id="rId87" Type="http://schemas.openxmlformats.org/officeDocument/2006/relationships/hyperlink" Target="https://electron.atom.io/docs/api/native-image" TargetMode="External"/><Relationship Id="rId513" Type="http://schemas.openxmlformats.org/officeDocument/2006/relationships/hyperlink" Target="https://github.com/electron/electron/blob/7961a97d7ddbed657c6c867cc8426e02c236c077/script/cibuild" TargetMode="External"/><Relationship Id="rId597" Type="http://schemas.openxmlformats.org/officeDocument/2006/relationships/hyperlink" Target="https://electron.atom.io/docs/tutorial/application-packaging" TargetMode="External"/><Relationship Id="rId720" Type="http://schemas.openxmlformats.org/officeDocument/2006/relationships/hyperlink" Target="https://github.com/electron/electron/releases" TargetMode="External"/><Relationship Id="rId152" Type="http://schemas.openxmlformats.org/officeDocument/2006/relationships/hyperlink" Target="https://electron.atom.io/docs/api/structures/cookie" TargetMode="External"/><Relationship Id="rId457" Type="http://schemas.openxmlformats.org/officeDocument/2006/relationships/hyperlink" Target="http://nodejs.org/" TargetMode="External"/><Relationship Id="rId664" Type="http://schemas.openxmlformats.org/officeDocument/2006/relationships/hyperlink" Target="https://developer.apple.com/support/compare-memberships/" TargetMode="External"/><Relationship Id="rId14" Type="http://schemas.openxmlformats.org/officeDocument/2006/relationships/hyperlink" Target="https://electron.atom.io/contact/" TargetMode="External"/><Relationship Id="rId317" Type="http://schemas.openxmlformats.org/officeDocument/2006/relationships/hyperlink" Target="https://en.wikipedia.org/wiki/Graphical_user_interface" TargetMode="External"/><Relationship Id="rId524" Type="http://schemas.openxmlformats.org/officeDocument/2006/relationships/hyperlink" Target="https://www.chromium.org/developers/calendar" TargetMode="External"/><Relationship Id="rId731" Type="http://schemas.openxmlformats.org/officeDocument/2006/relationships/hyperlink" Target="https://github.com/nylas/N1/blob/0abc5d5defcdb057120d726b271933425b75b415/static/index.js" TargetMode="External"/><Relationship Id="rId98" Type="http://schemas.openxmlformats.org/officeDocument/2006/relationships/hyperlink" Target="https://electron.atom.io/docs/api/webview-tag" TargetMode="External"/><Relationship Id="rId163" Type="http://schemas.openxmlformats.org/officeDocument/2006/relationships/hyperlink" Target="https://electron.atom.io/docs/glossary" TargetMode="External"/><Relationship Id="rId370" Type="http://schemas.openxmlformats.org/officeDocument/2006/relationships/hyperlink" Target="https://electron.atom.io/docs/api/native-image" TargetMode="External"/><Relationship Id="rId230" Type="http://schemas.openxmlformats.org/officeDocument/2006/relationships/hyperlink" Target="https://nodejs.org/api/https.html" TargetMode="External"/><Relationship Id="rId468" Type="http://schemas.openxmlformats.org/officeDocument/2006/relationships/hyperlink" Target="https://developer.microsoft.com/en-us/microsoft-edge/tools/vms/" TargetMode="External"/><Relationship Id="rId675" Type="http://schemas.openxmlformats.org/officeDocument/2006/relationships/hyperlink" Target="https://developer.apple.com/library/ios/documentation/Miscellaneous/Reference/EntitlementKeyReference/Chapters/EnablingAppSandbox.html" TargetMode="External"/><Relationship Id="rId25" Type="http://schemas.openxmlformats.org/officeDocument/2006/relationships/hyperlink" Target="https://electron.atom.io/docs/api/browser-window" TargetMode="External"/><Relationship Id="rId328" Type="http://schemas.openxmlformats.org/officeDocument/2006/relationships/hyperlink" Target="https://electron.atom.io/docs/api/touch-bar" TargetMode="External"/><Relationship Id="rId535" Type="http://schemas.openxmlformats.org/officeDocument/2006/relationships/hyperlink" Target="https://developer.mozilla.org/en-US/docs/Web/API/Window/sessionStorage" TargetMode="External"/><Relationship Id="rId742" Type="http://schemas.openxmlformats.org/officeDocument/2006/relationships/hyperlink" Target="http://webdriver.io/" TargetMode="External"/><Relationship Id="rId174" Type="http://schemas.openxmlformats.org/officeDocument/2006/relationships/hyperlink" Target="https://electron.atom.io/docs/glossary" TargetMode="External"/><Relationship Id="rId381" Type="http://schemas.openxmlformats.org/officeDocument/2006/relationships/hyperlink" Target="https://developer.mozilla.org/en-US/docs/Web/API/KeyboardEvent" TargetMode="External"/><Relationship Id="rId602" Type="http://schemas.openxmlformats.org/officeDocument/2006/relationships/hyperlink" Target="https://github.com/surf-build/surf" TargetMode="External"/><Relationship Id="rId241" Type="http://schemas.openxmlformats.org/officeDocument/2006/relationships/hyperlink" Target="https://electron.atom.io/docs/glossary" TargetMode="External"/><Relationship Id="rId479" Type="http://schemas.openxmlformats.org/officeDocument/2006/relationships/hyperlink" Target="https://blog.chromium.org/" TargetMode="External"/><Relationship Id="rId686" Type="http://schemas.openxmlformats.org/officeDocument/2006/relationships/hyperlink" Target="http://csrc.nist.gov/publications/fips/fips180-4/fips-180-4.pdf" TargetMode="External"/><Relationship Id="rId36" Type="http://schemas.openxmlformats.org/officeDocument/2006/relationships/hyperlink" Target="https://developer.apple.com/library/mac/documentation/Carbon/Reference/LaunchServicesReference/" TargetMode="External"/><Relationship Id="rId339" Type="http://schemas.openxmlformats.org/officeDocument/2006/relationships/hyperlink" Target="https://electron.atom.io/docs/tutorial/quick-start" TargetMode="External"/><Relationship Id="rId546" Type="http://schemas.openxmlformats.org/officeDocument/2006/relationships/hyperlink" Target="https://www.chromium.org/developers/content-module" TargetMode="External"/><Relationship Id="rId753" Type="http://schemas.openxmlformats.org/officeDocument/2006/relationships/hyperlink" Target="https://www.microsoft.com/en-us/download/details.aspx?id=51691" TargetMode="External"/><Relationship Id="rId101" Type="http://schemas.openxmlformats.org/officeDocument/2006/relationships/hyperlink" Target="https://electron.atom.io/docs/api/web-contents" TargetMode="External"/><Relationship Id="rId185" Type="http://schemas.openxmlformats.org/officeDocument/2006/relationships/hyperlink" Target="https://electron.atom.io/docs/api/accelerator" TargetMode="External"/><Relationship Id="rId406" Type="http://schemas.openxmlformats.org/officeDocument/2006/relationships/hyperlink" Target="https://electron.atom.io/docs/api/structures/size" TargetMode="External"/><Relationship Id="rId392" Type="http://schemas.openxmlformats.org/officeDocument/2006/relationships/hyperlink" Target="https://electron.atom.io/docs/api/structures/size" TargetMode="External"/><Relationship Id="rId613" Type="http://schemas.openxmlformats.org/officeDocument/2006/relationships/hyperlink" Target="https://github.com/mapbox/node-pre-gyp" TargetMode="External"/><Relationship Id="rId697" Type="http://schemas.openxmlformats.org/officeDocument/2006/relationships/hyperlink" Target="https://tools.ietf.org/html/rfc2268" TargetMode="External"/><Relationship Id="rId252" Type="http://schemas.openxmlformats.org/officeDocument/2006/relationships/hyperlink" Target="https://code.google.com/p/chromium/codesearch" TargetMode="External"/><Relationship Id="rId47" Type="http://schemas.openxmlformats.org/officeDocument/2006/relationships/hyperlink" Target="https://electron.atom.io/docs/api/structures/process-metric" TargetMode="External"/><Relationship Id="rId112" Type="http://schemas.openxmlformats.org/officeDocument/2006/relationships/hyperlink" Target="https://electron.atom.io/docs/api/structures/rectangle" TargetMode="External"/><Relationship Id="rId557" Type="http://schemas.openxmlformats.org/officeDocument/2006/relationships/hyperlink" Target="https://electron.atom.io/docs/all/" TargetMode="External"/><Relationship Id="rId764" Type="http://schemas.openxmlformats.org/officeDocument/2006/relationships/theme" Target="theme/theme1.xml"/><Relationship Id="rId196" Type="http://schemas.openxmlformats.org/officeDocument/2006/relationships/hyperlink" Target="https://nodejs.org/api/events.html" TargetMode="External"/><Relationship Id="rId417" Type="http://schemas.openxmlformats.org/officeDocument/2006/relationships/hyperlink" Target="https://electron.atom.io/docs/api/debugger" TargetMode="External"/><Relationship Id="rId624" Type="http://schemas.openxmlformats.org/officeDocument/2006/relationships/image" Target="media/image9.png"/><Relationship Id="rId263" Type="http://schemas.openxmlformats.org/officeDocument/2006/relationships/hyperlink" Target="https://electron.atom.io/docs/api/web-contents" TargetMode="External"/><Relationship Id="rId470" Type="http://schemas.openxmlformats.org/officeDocument/2006/relationships/hyperlink" Target="http://stackoverflow.com/a/25095327/102704" TargetMode="External"/><Relationship Id="rId58" Type="http://schemas.openxmlformats.org/officeDocument/2006/relationships/hyperlink" Target="https://electron.atom.io/docs/glossary" TargetMode="External"/><Relationship Id="rId123" Type="http://schemas.openxmlformats.org/officeDocument/2006/relationships/hyperlink" Target="https://msdn.microsoft.com/en-us/library/windows/desktop/dd391569(v=vs.85).aspx" TargetMode="External"/><Relationship Id="rId330" Type="http://schemas.openxmlformats.org/officeDocument/2006/relationships/hyperlink" Target="https://electron.atom.io/docs/tutorial/quick-start" TargetMode="External"/><Relationship Id="rId568" Type="http://schemas.openxmlformats.org/officeDocument/2006/relationships/hyperlink" Target="https://atom.io/" TargetMode="External"/><Relationship Id="rId428" Type="http://schemas.openxmlformats.org/officeDocument/2006/relationships/hyperlink" Target="https://electron.atom.io/docs/api/browser-window" TargetMode="External"/><Relationship Id="rId635" Type="http://schemas.openxmlformats.org/officeDocument/2006/relationships/hyperlink" Target="https://electron.atom.io/docs/api/browser-window" TargetMode="External"/><Relationship Id="rId274" Type="http://schemas.openxmlformats.org/officeDocument/2006/relationships/hyperlink" Target="https://electron.atom.io/docs/api/structures/point" TargetMode="External"/><Relationship Id="rId481" Type="http://schemas.openxmlformats.org/officeDocument/2006/relationships/hyperlink" Target="https://cs.chromium.org/chromium/src/" TargetMode="External"/><Relationship Id="rId702" Type="http://schemas.openxmlformats.org/officeDocument/2006/relationships/hyperlink" Target="https://notifications.spec.whatwg.org/" TargetMode="External"/><Relationship Id="rId69" Type="http://schemas.openxmlformats.org/officeDocument/2006/relationships/hyperlink" Target="https://github.com/electron/grunt-electron-installer" TargetMode="External"/><Relationship Id="rId134" Type="http://schemas.openxmlformats.org/officeDocument/2006/relationships/hyperlink" Target="https://nodejs.org/api/cli.html" TargetMode="External"/><Relationship Id="rId579" Type="http://schemas.openxmlformats.org/officeDocument/2006/relationships/image" Target="media/image4.png"/><Relationship Id="rId341" Type="http://schemas.openxmlformats.org/officeDocument/2006/relationships/hyperlink" Target="https://electron.atom.io/docs/api/touch-bar-color-picker" TargetMode="External"/><Relationship Id="rId439" Type="http://schemas.openxmlformats.org/officeDocument/2006/relationships/hyperlink" Target="https://electron.atom.io/docs/api/native-image" TargetMode="External"/><Relationship Id="rId646" Type="http://schemas.openxmlformats.org/officeDocument/2006/relationships/hyperlink" Target="https://chrome.google.com/webstore/detail/angularjs-batarang/ighdmehidhipcmcojjgiloacoafjmpfk" TargetMode="External"/><Relationship Id="rId201" Type="http://schemas.openxmlformats.org/officeDocument/2006/relationships/hyperlink" Target="https://electron.atom.io/docs/all/" TargetMode="External"/><Relationship Id="rId285" Type="http://schemas.openxmlformats.org/officeDocument/2006/relationships/hyperlink" Target="https://electron.atom.io/docs/api/web-contents" TargetMode="External"/><Relationship Id="rId506" Type="http://schemas.openxmlformats.org/officeDocument/2006/relationships/hyperlink" Target="http://lldb.llvm.org/tutorial.html" TargetMode="External"/><Relationship Id="rId492" Type="http://schemas.openxmlformats.org/officeDocument/2006/relationships/hyperlink" Target="http://npm.im/standard" TargetMode="External"/><Relationship Id="rId713" Type="http://schemas.openxmlformats.org/officeDocument/2006/relationships/hyperlink" Target="https://github.com/electron/electron/pull/6986" TargetMode="External"/><Relationship Id="rId145" Type="http://schemas.openxmlformats.org/officeDocument/2006/relationships/hyperlink" Target="https://electron.atom.io/docs/glossary" TargetMode="External"/><Relationship Id="rId352" Type="http://schemas.openxmlformats.org/officeDocument/2006/relationships/hyperlink" Target="https://electron.atom.io/docs/api/touch-bar-label" TargetMode="External"/><Relationship Id="rId212" Type="http://schemas.openxmlformats.org/officeDocument/2006/relationships/hyperlink" Target="https://electron.atom.io/docs/api/remote" TargetMode="External"/><Relationship Id="rId657" Type="http://schemas.openxmlformats.org/officeDocument/2006/relationships/hyperlink" Target="https://electron.atom.io/docs/api/menu" TargetMode="External"/><Relationship Id="rId296" Type="http://schemas.openxmlformats.org/officeDocument/2006/relationships/hyperlink" Target="https://electron.atom.io/docs/api/web-request" TargetMode="External"/><Relationship Id="rId517" Type="http://schemas.openxmlformats.org/officeDocument/2006/relationships/hyperlink" Target="https://atom.io/download/electron/index.json" TargetMode="External"/><Relationship Id="rId724" Type="http://schemas.openxmlformats.org/officeDocument/2006/relationships/hyperlink" Target="https://nodejs.org/en/download/" TargetMode="External"/><Relationship Id="rId60" Type="http://schemas.openxmlformats.org/officeDocument/2006/relationships/hyperlink" Target="https://github.com/GitbookIO/nuts" TargetMode="External"/><Relationship Id="rId156" Type="http://schemas.openxmlformats.org/officeDocument/2006/relationships/hyperlink" Target="https://github.com/mozilla/socorro" TargetMode="External"/><Relationship Id="rId363" Type="http://schemas.openxmlformats.org/officeDocument/2006/relationships/hyperlink" Target="https://electron.atom.io/docs/api/structures/rectangle" TargetMode="External"/><Relationship Id="rId570" Type="http://schemas.openxmlformats.org/officeDocument/2006/relationships/hyperlink" Target="https://electron.atom.io/docs/tutorial/quick-start" TargetMode="External"/><Relationship Id="rId223" Type="http://schemas.openxmlformats.org/officeDocument/2006/relationships/hyperlink" Target="https://nodejs.org/api/buffer.html" TargetMode="External"/><Relationship Id="rId430" Type="http://schemas.openxmlformats.org/officeDocument/2006/relationships/hyperlink" Target="https://cs.chromium.org/chromium/src/third_party/WebKit/Source/platform/RuntimeEnabledFeatures.json5?l=62" TargetMode="External"/><Relationship Id="rId668" Type="http://schemas.openxmlformats.org/officeDocument/2006/relationships/hyperlink" Target="https://electron.atom.io/docs/tutorial/application-distribution" TargetMode="External"/><Relationship Id="rId18" Type="http://schemas.openxmlformats.org/officeDocument/2006/relationships/hyperlink" Target="https://electron.atom.io/docs/api/global-shortcut" TargetMode="External"/><Relationship Id="rId528" Type="http://schemas.openxmlformats.org/officeDocument/2006/relationships/hyperlink" Target="https://github.com/v8/v8/wiki/TurboFan" TargetMode="External"/><Relationship Id="rId735" Type="http://schemas.openxmlformats.org/officeDocument/2006/relationships/hyperlink" Target="https://circleci.com/docs/environment" TargetMode="External"/><Relationship Id="rId167" Type="http://schemas.openxmlformats.org/officeDocument/2006/relationships/hyperlink" Target="https://electron.atom.io/docs/api/structures/desktop-capturer-source" TargetMode="External"/><Relationship Id="rId374" Type="http://schemas.openxmlformats.org/officeDocument/2006/relationships/hyperlink" Target="https://nodejs.org/api/events.html" TargetMode="External"/><Relationship Id="rId581" Type="http://schemas.openxmlformats.org/officeDocument/2006/relationships/hyperlink" Target="https://github.com/electron/electron/commit/6ef8875b1e93787fa9759f602e7880f28e8e6b45" TargetMode="External"/><Relationship Id="rId71" Type="http://schemas.openxmlformats.org/officeDocument/2006/relationships/hyperlink" Target="https://github.com/electron-userland/electron-forge" TargetMode="External"/><Relationship Id="rId234" Type="http://schemas.openxmlformats.org/officeDocument/2006/relationships/hyperlink" Target="https://electron.atom.io/docs/api/client-request" TargetMode="External"/><Relationship Id="rId679" Type="http://schemas.openxmlformats.org/officeDocument/2006/relationships/hyperlink" Target="http://csrc.nist.gov/publications/nistpubs/800-38a/sp800-38a.pdf" TargetMode="External"/><Relationship Id="rId2" Type="http://schemas.openxmlformats.org/officeDocument/2006/relationships/styles" Target="styles.xml"/><Relationship Id="rId29" Type="http://schemas.openxmlformats.org/officeDocument/2006/relationships/hyperlink" Target="https://electron.atom.io/docs/api/web-contents" TargetMode="External"/><Relationship Id="rId441" Type="http://schemas.openxmlformats.org/officeDocument/2006/relationships/hyperlink" Target="https://electron.atom.io/docs/api/web-contents" TargetMode="External"/><Relationship Id="rId539" Type="http://schemas.openxmlformats.org/officeDocument/2006/relationships/hyperlink" Target="https://www.npmjs.com/package/electron" TargetMode="External"/><Relationship Id="rId746" Type="http://schemas.openxmlformats.org/officeDocument/2006/relationships/hyperlink" Target="https://github.com/catalystcode/electron-windows-store" TargetMode="External"/><Relationship Id="rId178" Type="http://schemas.openxmlformats.org/officeDocument/2006/relationships/hyperlink" Target="https://electron.atom.io/docs/api/browser-window" TargetMode="External"/><Relationship Id="rId301" Type="http://schemas.openxmlformats.org/officeDocument/2006/relationships/hyperlink" Target="https://electron.atom.io/docs/api/structures/shortcut-details" TargetMode="External"/><Relationship Id="rId82" Type="http://schemas.openxmlformats.org/officeDocument/2006/relationships/hyperlink" Target="https://electron.atom.io/docs/glossary" TargetMode="External"/><Relationship Id="rId385" Type="http://schemas.openxmlformats.org/officeDocument/2006/relationships/hyperlink" Target="https://electron.atom.io/docs/all/" TargetMode="External"/><Relationship Id="rId592" Type="http://schemas.openxmlformats.org/officeDocument/2006/relationships/hyperlink" Target="https://github.com/GoogleChrome/accessibility-developer-tools" TargetMode="External"/><Relationship Id="rId606" Type="http://schemas.openxmlformats.org/officeDocument/2006/relationships/hyperlink" Target="https://github.com/node-inspector/node-inspector" TargetMode="External"/><Relationship Id="rId245" Type="http://schemas.openxmlformats.org/officeDocument/2006/relationships/hyperlink" Target="https://nodejs.org/api/process.html" TargetMode="External"/><Relationship Id="rId452" Type="http://schemas.openxmlformats.org/officeDocument/2006/relationships/hyperlink" Target="https://electron.atom.io/docs/development/build-system-overview" TargetMode="External"/><Relationship Id="rId105" Type="http://schemas.openxmlformats.org/officeDocument/2006/relationships/hyperlink" Target="https://en.wikipedia.org/wiki/Quick_Look" TargetMode="External"/><Relationship Id="rId312" Type="http://schemas.openxmlformats.org/officeDocument/2006/relationships/hyperlink" Target="https://electron.atom.io/docs/api/structures/cpu-usage" TargetMode="External"/><Relationship Id="rId757" Type="http://schemas.openxmlformats.org/officeDocument/2006/relationships/hyperlink" Target="https://electron.atom.io/community/" TargetMode="External"/><Relationship Id="rId93" Type="http://schemas.openxmlformats.org/officeDocument/2006/relationships/hyperlink" Target="https://electron.atom.io/docs/api/session" TargetMode="External"/><Relationship Id="rId189" Type="http://schemas.openxmlformats.org/officeDocument/2006/relationships/hyperlink" Target="https://nodejs.org/api/stream.html" TargetMode="External"/><Relationship Id="rId396" Type="http://schemas.openxmlformats.org/officeDocument/2006/relationships/hyperlink" Target="https://electron.atom.io/docs/api/native-image" TargetMode="External"/><Relationship Id="rId617" Type="http://schemas.openxmlformats.org/officeDocument/2006/relationships/hyperlink" Target="https://electron.atom.io/docs/tutorial/debugging-main-process-vscode" TargetMode="External"/><Relationship Id="rId256" Type="http://schemas.openxmlformats.org/officeDocument/2006/relationships/hyperlink" Target="https://electron.atom.io/docs/api/structures/upload-data" TargetMode="External"/><Relationship Id="rId463" Type="http://schemas.openxmlformats.org/officeDocument/2006/relationships/hyperlink" Target="https://www.visualstudio.com/en-us/products/visual-studio-community-vs.aspx" TargetMode="External"/><Relationship Id="rId670" Type="http://schemas.openxmlformats.org/officeDocument/2006/relationships/hyperlink" Target="https://github.com/electron-userland/electron-osx-sign" TargetMode="External"/><Relationship Id="rId116" Type="http://schemas.openxmlformats.org/officeDocument/2006/relationships/hyperlink" Target="https://electron.atom.io/docs/api/structures/upload-file-system" TargetMode="External"/><Relationship Id="rId323" Type="http://schemas.openxmlformats.org/officeDocument/2006/relationships/hyperlink" Target="https://msdn.microsoft.com/en-us/library/windows/desktop/ms724371(v=vs.85).aspx" TargetMode="External"/><Relationship Id="rId530" Type="http://schemas.openxmlformats.org/officeDocument/2006/relationships/hyperlink" Target="https://electron.atom.io/docs/development/chromium-development" TargetMode="External"/><Relationship Id="rId20" Type="http://schemas.openxmlformats.org/officeDocument/2006/relationships/hyperlink" Target="https://developer.apple.com/library/ios/documentation/Foundation/Reference/NSUserActivity_Class/index.html" TargetMode="External"/><Relationship Id="rId628" Type="http://schemas.openxmlformats.org/officeDocument/2006/relationships/hyperlink" Target="https://electron.atom.io/docs/api/browser-window" TargetMode="External"/><Relationship Id="rId267" Type="http://schemas.openxmlformats.org/officeDocument/2006/relationships/hyperlink" Target="https://www.chromium.org/developers/design-documents/sandbox" TargetMode="External"/><Relationship Id="rId474" Type="http://schemas.openxmlformats.org/officeDocument/2006/relationships/hyperlink" Target="https://mochajs.org/" TargetMode="External"/><Relationship Id="rId127" Type="http://schemas.openxmlformats.org/officeDocument/2006/relationships/hyperlink" Target="https://electron.atom.io/docs/api/native-image" TargetMode="External"/><Relationship Id="rId681" Type="http://schemas.openxmlformats.org/officeDocument/2006/relationships/hyperlink" Target="http://www.ietf.org/rfc/rfc3394.txt" TargetMode="External"/><Relationship Id="rId31" Type="http://schemas.openxmlformats.org/officeDocument/2006/relationships/hyperlink" Target="https://electron.atom.io/docs/api/structures/certificate" TargetMode="External"/><Relationship Id="rId334" Type="http://schemas.openxmlformats.org/officeDocument/2006/relationships/hyperlink" Target="https://electron.atom.io/docs/api/structures/scrubber-item" TargetMode="External"/><Relationship Id="rId541" Type="http://schemas.openxmlformats.org/officeDocument/2006/relationships/hyperlink" Target="https://github.com/electron-archive/brightray" TargetMode="External"/><Relationship Id="rId639" Type="http://schemas.openxmlformats.org/officeDocument/2006/relationships/hyperlink" Target="https://developer.chrome.com/extensions/devtools" TargetMode="External"/><Relationship Id="rId4" Type="http://schemas.openxmlformats.org/officeDocument/2006/relationships/webSettings" Target="webSettings.xml"/><Relationship Id="rId180" Type="http://schemas.openxmlformats.org/officeDocument/2006/relationships/hyperlink" Target="https://github.com/electron/electron/issues/1335" TargetMode="External"/><Relationship Id="rId236" Type="http://schemas.openxmlformats.org/officeDocument/2006/relationships/hyperlink" Target="https://electron.atom.io/docs/tutorial/notifications" TargetMode="External"/><Relationship Id="rId278" Type="http://schemas.openxmlformats.org/officeDocument/2006/relationships/hyperlink" Target="https://electron.atom.io/docs/api/structures/display" TargetMode="External"/><Relationship Id="rId401" Type="http://schemas.openxmlformats.org/officeDocument/2006/relationships/hyperlink" Target="https://electron.atom.io/docs/api/web-contents" TargetMode="External"/><Relationship Id="rId443" Type="http://schemas.openxmlformats.org/officeDocument/2006/relationships/hyperlink" Target="https://electron.atom.io/docs/api/webview-tag" TargetMode="External"/><Relationship Id="rId650" Type="http://schemas.openxmlformats.org/officeDocument/2006/relationships/hyperlink" Target="http://semver.org/" TargetMode="External"/><Relationship Id="rId303" Type="http://schemas.openxmlformats.org/officeDocument/2006/relationships/hyperlink" Target="https://electron.atom.io/docs/api/structures/certificate-principal" TargetMode="External"/><Relationship Id="rId485" Type="http://schemas.openxmlformats.org/officeDocument/2006/relationships/hyperlink" Target="http://clang.llvm.org/docs/ClangFormat.html" TargetMode="External"/><Relationship Id="rId692" Type="http://schemas.openxmlformats.org/officeDocument/2006/relationships/hyperlink" Target="http://www.secg.org/sec1-v2.pdf" TargetMode="External"/><Relationship Id="rId706" Type="http://schemas.openxmlformats.org/officeDocument/2006/relationships/hyperlink" Target="https://github.com/felixrieseberg/electron-notification-state" TargetMode="External"/><Relationship Id="rId748" Type="http://schemas.openxmlformats.org/officeDocument/2006/relationships/hyperlink" Target="https://github.com/electron-userland/electron-packager" TargetMode="External"/><Relationship Id="rId42" Type="http://schemas.openxmlformats.org/officeDocument/2006/relationships/hyperlink" Target="https://electron.atom.io/docs/api/structures/jump-list-category" TargetMode="External"/><Relationship Id="rId84" Type="http://schemas.openxmlformats.org/officeDocument/2006/relationships/hyperlink" Target="https://developer.mozilla.org/en-US/docs/Web/API/Page_Visibility_API" TargetMode="External"/><Relationship Id="rId138" Type="http://schemas.openxmlformats.org/officeDocument/2006/relationships/hyperlink" Target="https://nodejs.org/api/events.html" TargetMode="External"/><Relationship Id="rId345" Type="http://schemas.openxmlformats.org/officeDocument/2006/relationships/hyperlink" Target="https://electron.atom.io/docs/api/touch-bar-scrubber" TargetMode="External"/><Relationship Id="rId387" Type="http://schemas.openxmlformats.org/officeDocument/2006/relationships/hyperlink" Target="https://electron.atom.io/docs/api/app" TargetMode="External"/><Relationship Id="rId510" Type="http://schemas.openxmlformats.org/officeDocument/2006/relationships/hyperlink" Target="https://electron.atom.io/docs/tutorial/electron-versioning" TargetMode="External"/><Relationship Id="rId552" Type="http://schemas.openxmlformats.org/officeDocument/2006/relationships/hyperlink" Target="https://nodejs.org/api/addons.html" TargetMode="External"/><Relationship Id="rId594" Type="http://schemas.openxmlformats.org/officeDocument/2006/relationships/hyperlink" Target="https://electron.atom.io/docs/tutorial/accessibility" TargetMode="External"/><Relationship Id="rId608" Type="http://schemas.openxmlformats.org/officeDocument/2006/relationships/hyperlink" Target="https://github.com/nodejs/node-gyp" TargetMode="External"/><Relationship Id="rId191" Type="http://schemas.openxmlformats.org/officeDocument/2006/relationships/hyperlink" Target="https://electron.atom.io/docs/glossary" TargetMode="External"/><Relationship Id="rId205" Type="http://schemas.openxmlformats.org/officeDocument/2006/relationships/hyperlink" Target="https://electron.atom.io/docs/all/" TargetMode="External"/><Relationship Id="rId247" Type="http://schemas.openxmlformats.org/officeDocument/2006/relationships/hyperlink" Target="https://electron.atom.io/docs/api/structures/io-counters" TargetMode="External"/><Relationship Id="rId412" Type="http://schemas.openxmlformats.org/officeDocument/2006/relationships/hyperlink" Target="https://electron.atom.io/docs/api/native-image" TargetMode="External"/><Relationship Id="rId107" Type="http://schemas.openxmlformats.org/officeDocument/2006/relationships/hyperlink" Target="https://electron.atom.io/docs/api/structures/rectangle" TargetMode="External"/><Relationship Id="rId289" Type="http://schemas.openxmlformats.org/officeDocument/2006/relationships/hyperlink" Target="https://electron.atom.io/docs/api/download-item" TargetMode="External"/><Relationship Id="rId454" Type="http://schemas.openxmlformats.org/officeDocument/2006/relationships/hyperlink" Target="https://chromium.googlesource.com/chromium/src/+/master/docs/linux_build_instructions.md" TargetMode="External"/><Relationship Id="rId496" Type="http://schemas.openxmlformats.org/officeDocument/2006/relationships/hyperlink" Target="https://developer.mozilla.org/en-US/docs/Web/JavaScript/Reference/Functions/Arrow_functions" TargetMode="External"/><Relationship Id="rId661" Type="http://schemas.openxmlformats.org/officeDocument/2006/relationships/hyperlink" Target="https://electron.atom.io/docs/api/browser-window" TargetMode="External"/><Relationship Id="rId717" Type="http://schemas.openxmlformats.org/officeDocument/2006/relationships/hyperlink" Target="https://electron.atom.io/docs/api/remote" TargetMode="External"/><Relationship Id="rId759" Type="http://schemas.openxmlformats.org/officeDocument/2006/relationships/hyperlink" Target="https://electron.atom.io/releases/" TargetMode="External"/><Relationship Id="rId11" Type="http://schemas.openxmlformats.org/officeDocument/2006/relationships/hyperlink" Target="https://electron.atom.io/apps/" TargetMode="External"/><Relationship Id="rId53" Type="http://schemas.openxmlformats.org/officeDocument/2006/relationships/hyperlink" Target="https://electron.atom.io/docs/tutorial/mac-app-store-submission-guide" TargetMode="External"/><Relationship Id="rId149" Type="http://schemas.openxmlformats.org/officeDocument/2006/relationships/hyperlink" Target="https://electron.atom.io/docs/api/native-image" TargetMode="External"/><Relationship Id="rId314" Type="http://schemas.openxmlformats.org/officeDocument/2006/relationships/hyperlink" Target="https://electron.atom.io/docs/api/session" TargetMode="External"/><Relationship Id="rId356" Type="http://schemas.openxmlformats.org/officeDocument/2006/relationships/hyperlink" Target="https://electron.atom.io/docs/api/touch-bar-slider" TargetMode="External"/><Relationship Id="rId398" Type="http://schemas.openxmlformats.org/officeDocument/2006/relationships/hyperlink" Target="https://electron.atom.io/docs/api/structures/upload-file" TargetMode="External"/><Relationship Id="rId521" Type="http://schemas.openxmlformats.org/officeDocument/2006/relationships/image" Target="media/image3.gif"/><Relationship Id="rId563" Type="http://schemas.openxmlformats.org/officeDocument/2006/relationships/hyperlink" Target="https://nodejs.org/api/v8.html" TargetMode="External"/><Relationship Id="rId619" Type="http://schemas.openxmlformats.org/officeDocument/2006/relationships/image" Target="media/image7.png"/><Relationship Id="rId95" Type="http://schemas.openxmlformats.org/officeDocument/2006/relationships/hyperlink" Target="https://cs.chromium.org/chromium/src/third_party/WebKit/Source/platform/RuntimeEnabledFeatures.json5?l=62" TargetMode="External"/><Relationship Id="rId160" Type="http://schemas.openxmlformats.org/officeDocument/2006/relationships/hyperlink" Target="https://electron.atom.io/docs/glossary" TargetMode="External"/><Relationship Id="rId216" Type="http://schemas.openxmlformats.org/officeDocument/2006/relationships/hyperlink" Target="https://electron.atom.io/docs/glossary" TargetMode="External"/><Relationship Id="rId423" Type="http://schemas.openxmlformats.org/officeDocument/2006/relationships/hyperlink" Target="https://electron.atom.io/docs/api/structures/memory-usage-details" TargetMode="External"/><Relationship Id="rId258" Type="http://schemas.openxmlformats.org/officeDocument/2006/relationships/hyperlink" Target="https://electron.atom.io/docs/api/structures/upload-data" TargetMode="External"/><Relationship Id="rId465" Type="http://schemas.openxmlformats.org/officeDocument/2006/relationships/hyperlink" Target="http://nodejs.org/download/" TargetMode="External"/><Relationship Id="rId630" Type="http://schemas.openxmlformats.org/officeDocument/2006/relationships/image" Target="media/image12.png"/><Relationship Id="rId672" Type="http://schemas.openxmlformats.org/officeDocument/2006/relationships/hyperlink" Target="https://developer.apple.com/library/ios/documentation/LanguagesUtilities/Conceptual/iTunesConnect_Guide/Chapters/CreatingiTunesConnectRecord.html" TargetMode="External"/><Relationship Id="rId728" Type="http://schemas.openxmlformats.org/officeDocument/2006/relationships/hyperlink" Target="https://github.com/electron/electron/tree/master/SECURITY.md" TargetMode="External"/><Relationship Id="rId22" Type="http://schemas.openxmlformats.org/officeDocument/2006/relationships/hyperlink" Target="https://electron.atom.io/docs/api/browser-window" TargetMode="External"/><Relationship Id="rId64" Type="http://schemas.openxmlformats.org/officeDocument/2006/relationships/hyperlink" Target="https://github.com/Squirrel/Squirrel.Mac" TargetMode="External"/><Relationship Id="rId118" Type="http://schemas.openxmlformats.org/officeDocument/2006/relationships/hyperlink" Target="https://nodejs.org/api/url.html" TargetMode="External"/><Relationship Id="rId325" Type="http://schemas.openxmlformats.org/officeDocument/2006/relationships/hyperlink" Target="https://electron.atom.io/docs/api/native-image" TargetMode="External"/><Relationship Id="rId367" Type="http://schemas.openxmlformats.org/officeDocument/2006/relationships/hyperlink" Target="https://electron.atom.io/docs/api/native-image" TargetMode="External"/><Relationship Id="rId532" Type="http://schemas.openxmlformats.org/officeDocument/2006/relationships/hyperlink" Target="https://electron.atom.io/docs/tutorial/security" TargetMode="External"/><Relationship Id="rId574" Type="http://schemas.openxmlformats.org/officeDocument/2006/relationships/hyperlink" Target="http://semver.org/" TargetMode="External"/><Relationship Id="rId171" Type="http://schemas.openxmlformats.org/officeDocument/2006/relationships/hyperlink" Target="https://electron.atom.io/docs/api/structures/file-filter" TargetMode="External"/><Relationship Id="rId227" Type="http://schemas.openxmlformats.org/officeDocument/2006/relationships/hyperlink" Target="https://electron.atom.io/docs/api/structures/rectangle" TargetMode="External"/><Relationship Id="rId269" Type="http://schemas.openxmlformats.org/officeDocument/2006/relationships/hyperlink" Target="https://electron.atom.io/docs/glossary" TargetMode="External"/><Relationship Id="rId434" Type="http://schemas.openxmlformats.org/officeDocument/2006/relationships/hyperlink" Target="https://electron.atom.io/docs/api/structures/upload-file-system" TargetMode="External"/><Relationship Id="rId476" Type="http://schemas.openxmlformats.org/officeDocument/2006/relationships/hyperlink" Target="https://chromiumdev-slack.herokuapp.com/" TargetMode="External"/><Relationship Id="rId641" Type="http://schemas.openxmlformats.org/officeDocument/2006/relationships/hyperlink" Target="https://chrome.google.com/webstore/detail/react-developer-tools/fmkadmapgofadopljbjfkapdkoienihi" TargetMode="External"/><Relationship Id="rId683" Type="http://schemas.openxmlformats.org/officeDocument/2006/relationships/hyperlink" Target="http://csrc.nist.gov/publications/nistpubs/800-56C/SP-800-56C.pdf" TargetMode="External"/><Relationship Id="rId739" Type="http://schemas.openxmlformats.org/officeDocument/2006/relationships/hyperlink" Target="https://github.com/szwacz/nw-flash-trust" TargetMode="External"/><Relationship Id="rId33" Type="http://schemas.openxmlformats.org/officeDocument/2006/relationships/hyperlink" Target="https://electron.atom.io/docs/api/native-image" TargetMode="External"/><Relationship Id="rId129" Type="http://schemas.openxmlformats.org/officeDocument/2006/relationships/hyperlink" Target="https://electron.atom.io/docs/api/browser-view" TargetMode="External"/><Relationship Id="rId280" Type="http://schemas.openxmlformats.org/officeDocument/2006/relationships/hyperlink" Target="https://electron.atom.io/docs/api/structures/display" TargetMode="External"/><Relationship Id="rId336" Type="http://schemas.openxmlformats.org/officeDocument/2006/relationships/hyperlink" Target="https://electron.atom.io/docs/api/structures/segmented-control-segment" TargetMode="External"/><Relationship Id="rId501" Type="http://schemas.openxmlformats.org/officeDocument/2006/relationships/hyperlink" Target="https://technet.microsoft.com/en-us/sysinternals/processmonitor.aspx" TargetMode="External"/><Relationship Id="rId543" Type="http://schemas.openxmlformats.org/officeDocument/2006/relationships/hyperlink" Target="https://github.com/electron-userland/electron-builder" TargetMode="External"/><Relationship Id="rId75" Type="http://schemas.openxmlformats.org/officeDocument/2006/relationships/hyperlink" Target="https://msdn.microsoft.com/en-us/library/windows/desktop/dd378459(v=vs.85).aspx" TargetMode="External"/><Relationship Id="rId140" Type="http://schemas.openxmlformats.org/officeDocument/2006/relationships/hyperlink" Target="https://electron.atom.io/docs/api/session" TargetMode="External"/><Relationship Id="rId182" Type="http://schemas.openxmlformats.org/officeDocument/2006/relationships/hyperlink" Target="https://electron.atom.io/docs/api/browser-window" TargetMode="External"/><Relationship Id="rId378" Type="http://schemas.openxmlformats.org/officeDocument/2006/relationships/hyperlink" Target="https://developer.mozilla.org/en-US/docs/Web/API/KeyboardEvent" TargetMode="External"/><Relationship Id="rId403" Type="http://schemas.openxmlformats.org/officeDocument/2006/relationships/hyperlink" Target="https://electron.atom.io/docs/api/native-image" TargetMode="External"/><Relationship Id="rId585" Type="http://schemas.openxmlformats.org/officeDocument/2006/relationships/hyperlink" Target="https://electron.atom.io/docs/tutorial/mac-app-store-submission-guide" TargetMode="External"/><Relationship Id="rId750" Type="http://schemas.openxmlformats.org/officeDocument/2006/relationships/hyperlink" Target="https://developer.microsoft.com/en-us/windows/projects/campaigns/desktop-bridge" TargetMode="External"/><Relationship Id="rId6" Type="http://schemas.openxmlformats.org/officeDocument/2006/relationships/endnotes" Target="endnotes.xml"/><Relationship Id="rId238" Type="http://schemas.openxmlformats.org/officeDocument/2006/relationships/hyperlink" Target="http://nodejs.org/api/events.html" TargetMode="External"/><Relationship Id="rId445" Type="http://schemas.openxmlformats.org/officeDocument/2006/relationships/hyperlink" Target="http://phantomjs.org/" TargetMode="External"/><Relationship Id="rId487" Type="http://schemas.openxmlformats.org/officeDocument/2006/relationships/hyperlink" Target="http://clang.llvm.org/docs/ClangFormat.html" TargetMode="External"/><Relationship Id="rId610" Type="http://schemas.openxmlformats.org/officeDocument/2006/relationships/hyperlink" Target="https://github.com/enlight/electron-inspector" TargetMode="External"/><Relationship Id="rId652" Type="http://schemas.openxmlformats.org/officeDocument/2006/relationships/hyperlink" Target="https://electron.atom.io/docs/tutorial/electron-versioning/" TargetMode="External"/><Relationship Id="rId694" Type="http://schemas.openxmlformats.org/officeDocument/2006/relationships/hyperlink" Target="https://tools.ietf.org/html/rfc6150" TargetMode="External"/><Relationship Id="rId708" Type="http://schemas.openxmlformats.org/officeDocument/2006/relationships/hyperlink" Target="https://github.com/CharlieHess/node-mac-notifier" TargetMode="External"/><Relationship Id="rId291" Type="http://schemas.openxmlformats.org/officeDocument/2006/relationships/hyperlink" Target="https://electron.atom.io/docs/api/download-item" TargetMode="External"/><Relationship Id="rId305" Type="http://schemas.openxmlformats.org/officeDocument/2006/relationships/hyperlink" Target="https://electron.atom.io/docs/api/structures/rectangle" TargetMode="External"/><Relationship Id="rId347" Type="http://schemas.openxmlformats.org/officeDocument/2006/relationships/hyperlink" Target="https://electron.atom.io/docs/api/touch-bar-slider" TargetMode="External"/><Relationship Id="rId512" Type="http://schemas.openxmlformats.org/officeDocument/2006/relationships/hyperlink" Target="https://github.com/electron/electron/blob/7961a97d7ddbed657c6c867cc8426e02c236c077/script/cibuild-linux" TargetMode="External"/><Relationship Id="rId44" Type="http://schemas.openxmlformats.org/officeDocument/2006/relationships/hyperlink" Target="https://developer.apple.com/library/ios/documentation/UserExperience/Conceptual/Handoff/HandoffFundamentals/HandoffFundamentals.html" TargetMode="External"/><Relationship Id="rId86" Type="http://schemas.openxmlformats.org/officeDocument/2006/relationships/hyperlink" Target="http://nodejs.org/api/events.html" TargetMode="External"/><Relationship Id="rId151" Type="http://schemas.openxmlformats.org/officeDocument/2006/relationships/hyperlink" Target="https://electron.atom.io/docs/glossary" TargetMode="External"/><Relationship Id="rId389" Type="http://schemas.openxmlformats.org/officeDocument/2006/relationships/hyperlink" Target="https://electron.atom.io/docs/api/structures/certificate" TargetMode="External"/><Relationship Id="rId554" Type="http://schemas.openxmlformats.org/officeDocument/2006/relationships/hyperlink" Target="https://github.com/electron-userland/electron-builder" TargetMode="External"/><Relationship Id="rId596" Type="http://schemas.openxmlformats.org/officeDocument/2006/relationships/hyperlink" Target="https://github.com/electron/asar" TargetMode="External"/><Relationship Id="rId761" Type="http://schemas.openxmlformats.org/officeDocument/2006/relationships/hyperlink" Target="https://github.com/electron/electron" TargetMode="External"/><Relationship Id="rId193" Type="http://schemas.openxmlformats.org/officeDocument/2006/relationships/hyperlink" Target="https://electron.atom.io/docs/api/web-contents" TargetMode="External"/><Relationship Id="rId207" Type="http://schemas.openxmlformats.org/officeDocument/2006/relationships/hyperlink" Target="https://electron.atom.io/docs/api/menu-item" TargetMode="External"/><Relationship Id="rId249" Type="http://schemas.openxmlformats.org/officeDocument/2006/relationships/hyperlink" Target="https://tools.ietf.org/html/rfc3986" TargetMode="External"/><Relationship Id="rId414" Type="http://schemas.openxmlformats.org/officeDocument/2006/relationships/hyperlink" Target="https://browserleaks.com/webrtc" TargetMode="External"/><Relationship Id="rId456" Type="http://schemas.openxmlformats.org/officeDocument/2006/relationships/hyperlink" Target="https://developer.apple.com/technologies/tools/" TargetMode="External"/><Relationship Id="rId498" Type="http://schemas.openxmlformats.org/officeDocument/2006/relationships/hyperlink" Target="https://github.com/electron/electron/issues/46" TargetMode="External"/><Relationship Id="rId621" Type="http://schemas.openxmlformats.org/officeDocument/2006/relationships/hyperlink" Target="https://electron.atom.io/docs/api/app" TargetMode="External"/><Relationship Id="rId663" Type="http://schemas.openxmlformats.org/officeDocument/2006/relationships/hyperlink" Target="https://github.com/ccampbell/mousetrap" TargetMode="External"/><Relationship Id="rId13" Type="http://schemas.openxmlformats.org/officeDocument/2006/relationships/hyperlink" Target="https://electron.atom.io/releases/" TargetMode="External"/><Relationship Id="rId109" Type="http://schemas.openxmlformats.org/officeDocument/2006/relationships/hyperlink" Target="https://electron.atom.io/docs/api/structures/rectangle" TargetMode="External"/><Relationship Id="rId260" Type="http://schemas.openxmlformats.org/officeDocument/2006/relationships/hyperlink" Target="https://electron.atom.io/docs/api/structures/upload-data" TargetMode="External"/><Relationship Id="rId316" Type="http://schemas.openxmlformats.org/officeDocument/2006/relationships/hyperlink" Target="https://electron.atom.io/docs/tutorial/using-native-node-modules" TargetMode="External"/><Relationship Id="rId523" Type="http://schemas.openxmlformats.org/officeDocument/2006/relationships/hyperlink" Target="https://github.com/electron/electron/tree/master/vendor" TargetMode="External"/><Relationship Id="rId719" Type="http://schemas.openxmlformats.org/officeDocument/2006/relationships/hyperlink" Target="https://github.com/electron-userland/electron-prebuilt" TargetMode="External"/><Relationship Id="rId55" Type="http://schemas.openxmlformats.org/officeDocument/2006/relationships/hyperlink" Target="https://electron.atom.io/docs/api/menu" TargetMode="External"/><Relationship Id="rId97" Type="http://schemas.openxmlformats.org/officeDocument/2006/relationships/hyperlink" Target="https://developer.chrome.com/extensions/content_scripts" TargetMode="External"/><Relationship Id="rId120" Type="http://schemas.openxmlformats.org/officeDocument/2006/relationships/hyperlink" Target="https://electron.atom.io/docs/api/structures/thumbar-button" TargetMode="External"/><Relationship Id="rId358" Type="http://schemas.openxmlformats.org/officeDocument/2006/relationships/hyperlink" Target="https://github.com/sindresorhus/touch-bar-simulator" TargetMode="External"/><Relationship Id="rId565" Type="http://schemas.openxmlformats.org/officeDocument/2006/relationships/hyperlink" Target="https://electron.atom.io/" TargetMode="External"/><Relationship Id="rId730" Type="http://schemas.openxmlformats.org/officeDocument/2006/relationships/hyperlink" Target="http://www.html5rocks.com/en/tutorials/security/content-security-policy/" TargetMode="External"/><Relationship Id="rId162" Type="http://schemas.openxmlformats.org/officeDocument/2006/relationships/hyperlink" Target="https://developer.mozilla.org/en/docs/Web/API/MediaDevices/getUserMedia" TargetMode="External"/><Relationship Id="rId218" Type="http://schemas.openxmlformats.org/officeDocument/2006/relationships/hyperlink" Target="https://nodejs.org/api/buffer.html" TargetMode="External"/><Relationship Id="rId425" Type="http://schemas.openxmlformats.org/officeDocument/2006/relationships/hyperlink" Target="https://electron.atom.io/docs/glossary" TargetMode="External"/><Relationship Id="rId467" Type="http://schemas.openxmlformats.org/officeDocument/2006/relationships/hyperlink" Target="https://msdn.microsoft.com/en-us/library/windows/hardware/ff551063.aspx" TargetMode="External"/><Relationship Id="rId632" Type="http://schemas.openxmlformats.org/officeDocument/2006/relationships/hyperlink" Target="https://electron.atom.io/docs/api/browser-window" TargetMode="External"/><Relationship Id="rId271" Type="http://schemas.openxmlformats.org/officeDocument/2006/relationships/hyperlink" Target="https://electron.atom.io/docs/api/structures/display" TargetMode="External"/><Relationship Id="rId674" Type="http://schemas.openxmlformats.org/officeDocument/2006/relationships/hyperlink" Target="https://developer.apple.com/app-sandboxing/" TargetMode="External"/><Relationship Id="rId24" Type="http://schemas.openxmlformats.org/officeDocument/2006/relationships/hyperlink" Target="https://electron.atom.io/docs/api/browser-window" TargetMode="External"/><Relationship Id="rId66" Type="http://schemas.openxmlformats.org/officeDocument/2006/relationships/hyperlink" Target="https://developer.apple.com/library/content/documentation/General/Reference/InfoPlistKeyReference/Articles/CocoaKeys.html" TargetMode="External"/><Relationship Id="rId131" Type="http://schemas.openxmlformats.org/officeDocument/2006/relationships/hyperlink" Target="https://electron.atom.io/docs/api/app" TargetMode="External"/><Relationship Id="rId327" Type="http://schemas.openxmlformats.org/officeDocument/2006/relationships/hyperlink" Target="https://electron.atom.io/docs/tutorial/quick-start" TargetMode="External"/><Relationship Id="rId369" Type="http://schemas.openxmlformats.org/officeDocument/2006/relationships/hyperlink" Target="https://electron.atom.io/docs/api/browser-window" TargetMode="External"/><Relationship Id="rId534" Type="http://schemas.openxmlformats.org/officeDocument/2006/relationships/hyperlink" Target="https://developer.mozilla.org/en-US/docs/Web/API/Window/localStorage" TargetMode="External"/><Relationship Id="rId576" Type="http://schemas.openxmlformats.org/officeDocument/2006/relationships/hyperlink" Target="https://electron.atom.io/" TargetMode="External"/><Relationship Id="rId741" Type="http://schemas.openxmlformats.org/officeDocument/2006/relationships/hyperlink" Target="https://electron.atom.io/spectron" TargetMode="External"/><Relationship Id="rId173" Type="http://schemas.openxmlformats.org/officeDocument/2006/relationships/hyperlink" Target="https://electron.atom.io/docs/api/structures/certificate" TargetMode="External"/><Relationship Id="rId229" Type="http://schemas.openxmlformats.org/officeDocument/2006/relationships/hyperlink" Target="https://nodejs.org/api/http.html" TargetMode="External"/><Relationship Id="rId380" Type="http://schemas.openxmlformats.org/officeDocument/2006/relationships/hyperlink" Target="https://developer.mozilla.org/en-US/docs/Web/API/KeyboardEvent" TargetMode="External"/><Relationship Id="rId436" Type="http://schemas.openxmlformats.org/officeDocument/2006/relationships/hyperlink" Target="https://electron.atom.io/docs/api/webview-tag" TargetMode="External"/><Relationship Id="rId601" Type="http://schemas.openxmlformats.org/officeDocument/2006/relationships/hyperlink" Target="https://github.com/electron-userland/electron-packager" TargetMode="External"/><Relationship Id="rId643" Type="http://schemas.openxmlformats.org/officeDocument/2006/relationships/hyperlink" Target="https://chrome.google.com/webstore/detail/react-developer-tools/fmkadmapgofadopljbjfkapdkoienihi" TargetMode="External"/><Relationship Id="rId240" Type="http://schemas.openxmlformats.org/officeDocument/2006/relationships/hyperlink" Target="https://electron.atom.io/docs/api/structures/notification-action" TargetMode="External"/><Relationship Id="rId478" Type="http://schemas.openxmlformats.org/officeDocument/2006/relationships/hyperlink" Target="https://twitter.com/googlechrome" TargetMode="External"/><Relationship Id="rId685" Type="http://schemas.openxmlformats.org/officeDocument/2006/relationships/hyperlink" Target="http://www.ietf.org/rfc/rfc3447" TargetMode="External"/><Relationship Id="rId35" Type="http://schemas.openxmlformats.org/officeDocument/2006/relationships/hyperlink" Target="https://developer.apple.com/library/ios/documentation/General/Reference/InfoPlistKeyReference/Articles/CoreFoundationKeys.html" TargetMode="External"/><Relationship Id="rId77" Type="http://schemas.openxmlformats.org/officeDocument/2006/relationships/hyperlink" Target="https://electron.atom.io/docs/glossary" TargetMode="External"/><Relationship Id="rId100" Type="http://schemas.openxmlformats.org/officeDocument/2006/relationships/hyperlink" Target="https://msdn.microsoft.com/en-us/library/windows/desktop/ms646275(v=vs.85).aspx" TargetMode="External"/><Relationship Id="rId282" Type="http://schemas.openxmlformats.org/officeDocument/2006/relationships/hyperlink" Target="https://electron.atom.io/docs/api/web-contents" TargetMode="External"/><Relationship Id="rId338" Type="http://schemas.openxmlformats.org/officeDocument/2006/relationships/hyperlink" Target="https://electron.atom.io/docs/tutorial/quick-start" TargetMode="External"/><Relationship Id="rId503" Type="http://schemas.openxmlformats.org/officeDocument/2006/relationships/hyperlink" Target="https://electron.atom.io/docs/development/build-instructions-osx" TargetMode="External"/><Relationship Id="rId545" Type="http://schemas.openxmlformats.org/officeDocument/2006/relationships/hyperlink" Target="https://electron.atom.io/docs/all/" TargetMode="External"/><Relationship Id="rId587" Type="http://schemas.openxmlformats.org/officeDocument/2006/relationships/hyperlink" Target="https://electron.atom.io/devtron" TargetMode="External"/><Relationship Id="rId710" Type="http://schemas.openxmlformats.org/officeDocument/2006/relationships/hyperlink" Target="https://bitbucket.org/chromiumembedded/cef" TargetMode="External"/><Relationship Id="rId752" Type="http://schemas.openxmlformats.org/officeDocument/2006/relationships/hyperlink" Target="https://github.com/felixrieseberg/electron-uwp-background" TargetMode="External"/><Relationship Id="rId8" Type="http://schemas.openxmlformats.org/officeDocument/2006/relationships/hyperlink" Target="https://electron.atom.io/docs/" TargetMode="External"/><Relationship Id="rId142" Type="http://schemas.openxmlformats.org/officeDocument/2006/relationships/hyperlink" Target="https://electron.atom.io/docs/all/" TargetMode="External"/><Relationship Id="rId184" Type="http://schemas.openxmlformats.org/officeDocument/2006/relationships/hyperlink" Target="https://electron.atom.io/docs/glossary" TargetMode="External"/><Relationship Id="rId391" Type="http://schemas.openxmlformats.org/officeDocument/2006/relationships/hyperlink" Target="https://electron.atom.io/docs/api/app" TargetMode="External"/><Relationship Id="rId405" Type="http://schemas.openxmlformats.org/officeDocument/2006/relationships/hyperlink" Target="https://electron.atom.io/docs/api/structures/printer-info" TargetMode="External"/><Relationship Id="rId447" Type="http://schemas.openxmlformats.org/officeDocument/2006/relationships/hyperlink" Target="https://github.com/electron/electron/tree/master/atom/common" TargetMode="External"/><Relationship Id="rId612" Type="http://schemas.openxmlformats.org/officeDocument/2006/relationships/hyperlink" Target="https://github.com/node-inspector/node-inspector" TargetMode="External"/><Relationship Id="rId251" Type="http://schemas.openxmlformats.org/officeDocument/2006/relationships/hyperlink" Target="https://electron.atom.io/docs/api/structures/upload-data" TargetMode="External"/><Relationship Id="rId489" Type="http://schemas.openxmlformats.org/officeDocument/2006/relationships/hyperlink" Target="http://www.chromium.org/developers/coding-style" TargetMode="External"/><Relationship Id="rId654" Type="http://schemas.openxmlformats.org/officeDocument/2006/relationships/hyperlink" Target="https://github.com/electron/electron/releases" TargetMode="External"/><Relationship Id="rId696" Type="http://schemas.openxmlformats.org/officeDocument/2006/relationships/hyperlink" Target="https://www.openssl.org/docs/manmaster/crypto/mdc2.html" TargetMode="External"/><Relationship Id="rId46" Type="http://schemas.openxmlformats.org/officeDocument/2006/relationships/hyperlink" Target="https://code.google.com/p/chromium/codesearch" TargetMode="External"/><Relationship Id="rId293" Type="http://schemas.openxmlformats.org/officeDocument/2006/relationships/hyperlink" Target="https://electron.atom.io/docs/api/structures/remove-password" TargetMode="External"/><Relationship Id="rId307" Type="http://schemas.openxmlformats.org/officeDocument/2006/relationships/hyperlink" Target="https://electron.atom.io/docs/api/structures/rectangle" TargetMode="External"/><Relationship Id="rId349" Type="http://schemas.openxmlformats.org/officeDocument/2006/relationships/hyperlink" Target="https://electron.atom.io/docs/api/touch-bar-button" TargetMode="External"/><Relationship Id="rId514" Type="http://schemas.openxmlformats.org/officeDocument/2006/relationships/hyperlink" Target="http://208.52.191.140:8080/view/All/builds" TargetMode="External"/><Relationship Id="rId556" Type="http://schemas.openxmlformats.org/officeDocument/2006/relationships/hyperlink" Target="https://electron.atom.io/docs/all/" TargetMode="External"/><Relationship Id="rId721" Type="http://schemas.openxmlformats.org/officeDocument/2006/relationships/hyperlink" Target="https://electron.atom.io/docs/tutorial/application-distribution" TargetMode="External"/><Relationship Id="rId763" Type="http://schemas.openxmlformats.org/officeDocument/2006/relationships/fontTable" Target="fontTable.xml"/><Relationship Id="rId88" Type="http://schemas.openxmlformats.org/officeDocument/2006/relationships/hyperlink" Target="https://electron.atom.io/docs/api/frameless-window" TargetMode="External"/><Relationship Id="rId111" Type="http://schemas.openxmlformats.org/officeDocument/2006/relationships/hyperlink" Target="https://developer.apple.com/reference/appkit/nswindow/1664726-window_levels" TargetMode="External"/><Relationship Id="rId153" Type="http://schemas.openxmlformats.org/officeDocument/2006/relationships/hyperlink" Target="https://electron.atom.io/docs/api/structures/cookie" TargetMode="External"/><Relationship Id="rId195" Type="http://schemas.openxmlformats.org/officeDocument/2006/relationships/hyperlink" Target="https://electron.atom.io/docs/glossary" TargetMode="External"/><Relationship Id="rId209" Type="http://schemas.openxmlformats.org/officeDocument/2006/relationships/hyperlink" Target="https://electron.atom.io/docs/api/menu-item" TargetMode="External"/><Relationship Id="rId360" Type="http://schemas.openxmlformats.org/officeDocument/2006/relationships/hyperlink" Target="https://nodejs.org/api/events.html" TargetMode="External"/><Relationship Id="rId416" Type="http://schemas.openxmlformats.org/officeDocument/2006/relationships/hyperlink" Target="https://electron.atom.io/docs/api/web-contents" TargetMode="External"/><Relationship Id="rId598" Type="http://schemas.openxmlformats.org/officeDocument/2006/relationships/hyperlink" Target="https://github.com/atom/rcedit" TargetMode="External"/><Relationship Id="rId220" Type="http://schemas.openxmlformats.org/officeDocument/2006/relationships/hyperlink" Target="https://electron.atom.io/docs/glossary" TargetMode="External"/><Relationship Id="rId458" Type="http://schemas.openxmlformats.org/officeDocument/2006/relationships/hyperlink" Target="https://pythonhosted.org/pyobjc/install.html" TargetMode="External"/><Relationship Id="rId623" Type="http://schemas.openxmlformats.org/officeDocument/2006/relationships/hyperlink" Target="http://msdn.microsoft.com/en-us/library/windows/desktop/ee872121(v=vs.85).aspx" TargetMode="External"/><Relationship Id="rId665" Type="http://schemas.openxmlformats.org/officeDocument/2006/relationships/hyperlink" Target="https://developer.apple.com/library/mac/documentation/IDEs/Conceptual/AppDistributionGuide/SubmittingYourApp/SubmittingYourApp.html" TargetMode="External"/><Relationship Id="rId15" Type="http://schemas.openxmlformats.org/officeDocument/2006/relationships/hyperlink" Target="https://electron.atom.io/docs/" TargetMode="External"/><Relationship Id="rId57" Type="http://schemas.openxmlformats.org/officeDocument/2006/relationships/hyperlink" Target="https://electron.atom.io/docs/api/native-image" TargetMode="External"/><Relationship Id="rId262" Type="http://schemas.openxmlformats.org/officeDocument/2006/relationships/hyperlink" Target="http://en.wikipedia.org/wiki/Java_remote_method_invocation" TargetMode="External"/><Relationship Id="rId318" Type="http://schemas.openxmlformats.org/officeDocument/2006/relationships/hyperlink" Target="https://electron.atom.io/docs/tutorial/quick-start" TargetMode="External"/><Relationship Id="rId525" Type="http://schemas.openxmlformats.org/officeDocument/2006/relationships/hyperlink" Target="https://github.com/v8/v8/wiki/Tracing-V8" TargetMode="External"/><Relationship Id="rId567" Type="http://schemas.openxmlformats.org/officeDocument/2006/relationships/hyperlink" Target="https://nodejs.org/" TargetMode="External"/><Relationship Id="rId732" Type="http://schemas.openxmlformats.org/officeDocument/2006/relationships/hyperlink" Target="https://en.wikipedia.org/wiki/Xvfb" TargetMode="External"/><Relationship Id="rId99" Type="http://schemas.openxmlformats.org/officeDocument/2006/relationships/hyperlink" Target="https://electron.atom.io/docs/api/web-contents" TargetMode="External"/><Relationship Id="rId122" Type="http://schemas.openxmlformats.org/officeDocument/2006/relationships/hyperlink" Target="https://electron.atom.io/docs/api/structures/rectangle" TargetMode="External"/><Relationship Id="rId164" Type="http://schemas.openxmlformats.org/officeDocument/2006/relationships/hyperlink" Target="https://developer.mozilla.org/en/docs/Web/API/MediaDevices/getUserMedia" TargetMode="External"/><Relationship Id="rId371" Type="http://schemas.openxmlformats.org/officeDocument/2006/relationships/hyperlink" Target="https://electron.atom.io/docs/api/structures/point" TargetMode="External"/><Relationship Id="rId427" Type="http://schemas.openxmlformats.org/officeDocument/2006/relationships/hyperlink" Target="https://electron.atom.io/docs/tutorial/quick-start" TargetMode="External"/><Relationship Id="rId469" Type="http://schemas.openxmlformats.org/officeDocument/2006/relationships/hyperlink" Target="https://electron.atom.io/docs/development/build-system-overview" TargetMode="External"/><Relationship Id="rId634" Type="http://schemas.openxmlformats.org/officeDocument/2006/relationships/hyperlink" Target="https://electron.atom.io/docs/api/browser-window" TargetMode="External"/><Relationship Id="rId676" Type="http://schemas.openxmlformats.org/officeDocument/2006/relationships/hyperlink" Target="https://developer.apple.com/library/mac/documentation/Miscellaneous/Reference/EntitlementKeyReference/Chapters/EnablingAppSandbox.html" TargetMode="External"/><Relationship Id="rId26" Type="http://schemas.openxmlformats.org/officeDocument/2006/relationships/hyperlink" Target="https://electron.atom.io/docs/api/web-contents" TargetMode="External"/><Relationship Id="rId231" Type="http://schemas.openxmlformats.org/officeDocument/2006/relationships/hyperlink" Target="https://nodejs.org/api/http.html" TargetMode="External"/><Relationship Id="rId273" Type="http://schemas.openxmlformats.org/officeDocument/2006/relationships/hyperlink" Target="https://electron.atom.io/docs/api/structures/display" TargetMode="External"/><Relationship Id="rId329" Type="http://schemas.openxmlformats.org/officeDocument/2006/relationships/hyperlink" Target="https://electron.atom.io/docs/tutorial/quick-start" TargetMode="External"/><Relationship Id="rId480" Type="http://schemas.openxmlformats.org/officeDocument/2006/relationships/hyperlink" Target="https://cs.chromium.org/" TargetMode="External"/><Relationship Id="rId536" Type="http://schemas.openxmlformats.org/officeDocument/2006/relationships/hyperlink" Target="https://developer.mozilla.org/en-US/docs/Web/API/IndexedDB_API" TargetMode="External"/><Relationship Id="rId701" Type="http://schemas.openxmlformats.org/officeDocument/2006/relationships/hyperlink" Target="https://developer.mozilla.org/en/docs/Web/API/Web_Workers_API/Using_web_workers" TargetMode="External"/><Relationship Id="rId68" Type="http://schemas.openxmlformats.org/officeDocument/2006/relationships/hyperlink" Target="https://github.com/electron-userland/electron-forge" TargetMode="External"/><Relationship Id="rId133" Type="http://schemas.openxmlformats.org/officeDocument/2006/relationships/hyperlink" Target="https://electron.atom.io/docs/tutorial/debugging-main-process" TargetMode="External"/><Relationship Id="rId175" Type="http://schemas.openxmlformats.org/officeDocument/2006/relationships/hyperlink" Target="https://www.chromium.org/developers/how-tos/api-keys" TargetMode="External"/><Relationship Id="rId340" Type="http://schemas.openxmlformats.org/officeDocument/2006/relationships/hyperlink" Target="https://electron.atom.io/docs/api/touch-bar-button" TargetMode="External"/><Relationship Id="rId578" Type="http://schemas.openxmlformats.org/officeDocument/2006/relationships/hyperlink" Target="https://electron.atom.io/community" TargetMode="External"/><Relationship Id="rId743" Type="http://schemas.openxmlformats.org/officeDocument/2006/relationships/hyperlink" Target="https://code.google.com/p/selenium/wiki/WebDriverJs" TargetMode="External"/><Relationship Id="rId200" Type="http://schemas.openxmlformats.org/officeDocument/2006/relationships/hyperlink" Target="https://electron.atom.io/docs/api/menu" TargetMode="External"/><Relationship Id="rId382" Type="http://schemas.openxmlformats.org/officeDocument/2006/relationships/hyperlink" Target="https://developer.mozilla.org/en-US/docs/Web/API/KeyboardEvent" TargetMode="External"/><Relationship Id="rId438" Type="http://schemas.openxmlformats.org/officeDocument/2006/relationships/hyperlink" Target="https://electron.atom.io/docs/api/structures/rectangle" TargetMode="External"/><Relationship Id="rId603" Type="http://schemas.openxmlformats.org/officeDocument/2006/relationships/hyperlink" Target="https://github.com/joyent/node/issues/6960" TargetMode="External"/><Relationship Id="rId645" Type="http://schemas.openxmlformats.org/officeDocument/2006/relationships/hyperlink" Target="https://chrome.google.com/webstore/detail/jquery-debugger/dbhhnnnpaeobfddmlalhnehgclcmjimi" TargetMode="External"/><Relationship Id="rId687" Type="http://schemas.openxmlformats.org/officeDocument/2006/relationships/hyperlink" Target="https://tools.ietf.org/html/rfc2144" TargetMode="External"/><Relationship Id="rId242" Type="http://schemas.openxmlformats.org/officeDocument/2006/relationships/hyperlink" Target="https://electron.atom.io/docs/glossary" TargetMode="External"/><Relationship Id="rId284" Type="http://schemas.openxmlformats.org/officeDocument/2006/relationships/hyperlink" Target="https://electron.atom.io/docs/api/download-item" TargetMode="External"/><Relationship Id="rId491" Type="http://schemas.openxmlformats.org/officeDocument/2006/relationships/hyperlink" Target="https://www.chromium.org/developers/coding-style/important-abstractions-and-data-structures" TargetMode="External"/><Relationship Id="rId505" Type="http://schemas.openxmlformats.org/officeDocument/2006/relationships/hyperlink" Target="https://developer.apple.com/library/mac/documentation/IDEs/Conceptual/gdb_to_lldb_transition_guide/document/lldb-terminal-workflow-tutorial.html" TargetMode="External"/><Relationship Id="rId712" Type="http://schemas.openxmlformats.org/officeDocument/2006/relationships/hyperlink" Target="https://electron.atom.io/docs/api/app" TargetMode="External"/><Relationship Id="rId37" Type="http://schemas.openxmlformats.org/officeDocument/2006/relationships/hyperlink" Target="https://electron.atom.io/docs/api/structures/task" TargetMode="External"/><Relationship Id="rId79" Type="http://schemas.openxmlformats.org/officeDocument/2006/relationships/hyperlink" Target="https://electron.atom.io/docs/api/web-contents" TargetMode="External"/><Relationship Id="rId102" Type="http://schemas.openxmlformats.org/officeDocument/2006/relationships/hyperlink" Target="https://electron.atom.io/docs/api/web-contents" TargetMode="External"/><Relationship Id="rId144" Type="http://schemas.openxmlformats.org/officeDocument/2006/relationships/hyperlink" Target="https://electron.atom.io/docs/all/" TargetMode="External"/><Relationship Id="rId547" Type="http://schemas.openxmlformats.org/officeDocument/2006/relationships/hyperlink" Target="https://electron.atom.io/docs/all/" TargetMode="External"/><Relationship Id="rId589" Type="http://schemas.openxmlformats.org/officeDocument/2006/relationships/hyperlink" Target="https://electron.atom.io/docs/tutorial/accessibility" TargetMode="External"/><Relationship Id="rId754" Type="http://schemas.openxmlformats.org/officeDocument/2006/relationships/hyperlink" Target="https://electron.atom.io/" TargetMode="External"/><Relationship Id="rId90" Type="http://schemas.openxmlformats.org/officeDocument/2006/relationships/hyperlink" Target="https://electron.atom.io/docs/tutorial/multithreading" TargetMode="External"/><Relationship Id="rId186" Type="http://schemas.openxmlformats.org/officeDocument/2006/relationships/hyperlink" Target="https://electron.atom.io/docs/api/accelerator" TargetMode="External"/><Relationship Id="rId351" Type="http://schemas.openxmlformats.org/officeDocument/2006/relationships/hyperlink" Target="https://electron.atom.io/docs/api/touch-bar-group" TargetMode="External"/><Relationship Id="rId393" Type="http://schemas.openxmlformats.org/officeDocument/2006/relationships/hyperlink" Target="https://electron.atom.io/docs/api/structures/point" TargetMode="External"/><Relationship Id="rId407" Type="http://schemas.openxmlformats.org/officeDocument/2006/relationships/hyperlink" Target="https://electron.atom.io/docs/api/structures/point" TargetMode="External"/><Relationship Id="rId449" Type="http://schemas.openxmlformats.org/officeDocument/2006/relationships/hyperlink" Target="http://nodejs.org/" TargetMode="External"/><Relationship Id="rId614" Type="http://schemas.openxmlformats.org/officeDocument/2006/relationships/hyperlink" Target="https://electron.atom.io/docs/tutorial/using-native-node-modules" TargetMode="External"/><Relationship Id="rId656" Type="http://schemas.openxmlformats.org/officeDocument/2006/relationships/hyperlink" Target="https://docs.npmjs.com/misc/config" TargetMode="External"/><Relationship Id="rId211" Type="http://schemas.openxmlformats.org/officeDocument/2006/relationships/hyperlink" Target="https://electron.atom.io/docs/api/remote" TargetMode="External"/><Relationship Id="rId253" Type="http://schemas.openxmlformats.org/officeDocument/2006/relationships/hyperlink" Target="https://electron.atom.io/docs/api/structures/upload-data" TargetMode="External"/><Relationship Id="rId295" Type="http://schemas.openxmlformats.org/officeDocument/2006/relationships/hyperlink" Target="https://electron.atom.io/docs/api/cookies" TargetMode="External"/><Relationship Id="rId309" Type="http://schemas.openxmlformats.org/officeDocument/2006/relationships/hyperlink" Target="https://electron.atom.io/docs/api/structures/jump-list-item" TargetMode="External"/><Relationship Id="rId460" Type="http://schemas.openxmlformats.org/officeDocument/2006/relationships/hyperlink" Target="http://developer.apple.com/devcenter/download.action?path=/Developer_Tools/Xcode_6.4/Xcode_6.4.dmg" TargetMode="External"/><Relationship Id="rId516" Type="http://schemas.openxmlformats.org/officeDocument/2006/relationships/hyperlink" Target="https://github.com/electron/electron/releases" TargetMode="External"/><Relationship Id="rId698" Type="http://schemas.openxmlformats.org/officeDocument/2006/relationships/hyperlink" Target="https://tools.ietf.org/html/rfc4345" TargetMode="External"/><Relationship Id="rId48" Type="http://schemas.openxmlformats.org/officeDocument/2006/relationships/hyperlink" Target="https://electron.atom.io/docs/api/structures/process-metric" TargetMode="External"/><Relationship Id="rId113" Type="http://schemas.openxmlformats.org/officeDocument/2006/relationships/hyperlink" Target="https://electron.atom.io/docs/api/native-image" TargetMode="External"/><Relationship Id="rId320" Type="http://schemas.openxmlformats.org/officeDocument/2006/relationships/hyperlink" Target="https://developer.mozilla.org/en-US/docs/Web/JavaScript/Reference/Operators/Destructuring_assignment" TargetMode="External"/><Relationship Id="rId558" Type="http://schemas.openxmlformats.org/officeDocument/2006/relationships/hyperlink" Target="https://electron.atom.io/docs/all/" TargetMode="External"/><Relationship Id="rId723" Type="http://schemas.openxmlformats.org/officeDocument/2006/relationships/hyperlink" Target="https://git-scm.com/" TargetMode="External"/><Relationship Id="rId155" Type="http://schemas.openxmlformats.org/officeDocument/2006/relationships/hyperlink" Target="https://electron.atom.io/docs/glossary" TargetMode="External"/><Relationship Id="rId197" Type="http://schemas.openxmlformats.org/officeDocument/2006/relationships/hyperlink" Target="https://electron.atom.io/docs/api/ipc-main" TargetMode="External"/><Relationship Id="rId362" Type="http://schemas.openxmlformats.org/officeDocument/2006/relationships/hyperlink" Target="https://electron.atom.io/docs/api/structures/rectangle" TargetMode="External"/><Relationship Id="rId418" Type="http://schemas.openxmlformats.org/officeDocument/2006/relationships/hyperlink" Target="https://electron.atom.io/docs/glossary" TargetMode="External"/><Relationship Id="rId625" Type="http://schemas.openxmlformats.org/officeDocument/2006/relationships/image" Target="media/image10.png"/><Relationship Id="rId222" Type="http://schemas.openxmlformats.org/officeDocument/2006/relationships/hyperlink" Target="https://nodejs.org/api/buffer.html" TargetMode="External"/><Relationship Id="rId264" Type="http://schemas.openxmlformats.org/officeDocument/2006/relationships/hyperlink" Target="https://developer.mozilla.org/en-US/docs/Web/JavaScript/Enumerability_and_ownership_of_properties" TargetMode="External"/><Relationship Id="rId471" Type="http://schemas.openxmlformats.org/officeDocument/2006/relationships/hyperlink" Target="https://gyp.gsrc.io/" TargetMode="External"/><Relationship Id="rId667" Type="http://schemas.openxmlformats.org/officeDocument/2006/relationships/hyperlink" Target="https://developer.apple.com/account/" TargetMode="External"/><Relationship Id="rId17" Type="http://schemas.openxmlformats.org/officeDocument/2006/relationships/hyperlink" Target="https://electron.atom.io/docs/api/global-shortcut" TargetMode="External"/><Relationship Id="rId59" Type="http://schemas.openxmlformats.org/officeDocument/2006/relationships/hyperlink" Target="https://github.com/Squirrel" TargetMode="External"/><Relationship Id="rId124" Type="http://schemas.openxmlformats.org/officeDocument/2006/relationships/hyperlink" Target="https://msdn.microsoft.com/en-us/library/windows/desktop/dd391573(v=vs.85).aspx" TargetMode="External"/><Relationship Id="rId527" Type="http://schemas.openxmlformats.org/officeDocument/2006/relationships/hyperlink" Target="https://docs.google.com/document/d/11T2CRex9hXxoJwbYqVQ32yIPMh0uouUZLdyrtmMoL44/edit?ts=56f27d9d" TargetMode="External"/><Relationship Id="rId569" Type="http://schemas.openxmlformats.org/officeDocument/2006/relationships/hyperlink" Target="https://electron.atom.io/apps/" TargetMode="External"/><Relationship Id="rId734" Type="http://schemas.openxmlformats.org/officeDocument/2006/relationships/hyperlink" Target="https://wiki.jenkins-ci.org/display/JENKINS/Xvfb+Plugin" TargetMode="External"/><Relationship Id="rId70" Type="http://schemas.openxmlformats.org/officeDocument/2006/relationships/hyperlink" Target="https://github.com/electron/windows-installer" TargetMode="External"/><Relationship Id="rId166" Type="http://schemas.openxmlformats.org/officeDocument/2006/relationships/hyperlink" Target="https://electron.atom.io/docs/api/structures/size" TargetMode="External"/><Relationship Id="rId331" Type="http://schemas.openxmlformats.org/officeDocument/2006/relationships/hyperlink" Target="https://electron.atom.io/docs/api/native-image" TargetMode="External"/><Relationship Id="rId373" Type="http://schemas.openxmlformats.org/officeDocument/2006/relationships/hyperlink" Target="https://electron.atom.io/docs/glossary" TargetMode="External"/><Relationship Id="rId429" Type="http://schemas.openxmlformats.org/officeDocument/2006/relationships/hyperlink" Target="https://cs.chromium.org/chromium/src/third_party/WebKit/Source/platform/RuntimeEnabledFeatures.json5?l=62" TargetMode="External"/><Relationship Id="rId580" Type="http://schemas.openxmlformats.org/officeDocument/2006/relationships/image" Target="media/image5.png"/><Relationship Id="rId636" Type="http://schemas.openxmlformats.org/officeDocument/2006/relationships/image" Target="media/image15.png"/><Relationship Id="rId1" Type="http://schemas.openxmlformats.org/officeDocument/2006/relationships/numbering" Target="numbering.xml"/><Relationship Id="rId233" Type="http://schemas.openxmlformats.org/officeDocument/2006/relationships/hyperlink" Target="https://electron.atom.io/docs/api/client-request" TargetMode="External"/><Relationship Id="rId440" Type="http://schemas.openxmlformats.org/officeDocument/2006/relationships/hyperlink" Target="https://electron.atom.io/docs/api/web-contents" TargetMode="External"/><Relationship Id="rId678" Type="http://schemas.openxmlformats.org/officeDocument/2006/relationships/hyperlink" Target="https://github.com/electron/electron/issues/9005" TargetMode="External"/><Relationship Id="rId28" Type="http://schemas.openxmlformats.org/officeDocument/2006/relationships/hyperlink" Target="https://electron.atom.io/docs/api/structures/certificate" TargetMode="External"/><Relationship Id="rId275" Type="http://schemas.openxmlformats.org/officeDocument/2006/relationships/hyperlink" Target="https://electron.atom.io/docs/api/structures/display" TargetMode="External"/><Relationship Id="rId300" Type="http://schemas.openxmlformats.org/officeDocument/2006/relationships/hyperlink" Target="https://electron.atom.io/docs/api/structures/shortcut-details" TargetMode="External"/><Relationship Id="rId482" Type="http://schemas.openxmlformats.org/officeDocument/2006/relationships/hyperlink" Target="https://www.chromium.org/developers/calendar" TargetMode="External"/><Relationship Id="rId538" Type="http://schemas.openxmlformats.org/officeDocument/2006/relationships/hyperlink" Target="https://msdn.microsoft.com/library/bzt2dkta(v=vs.94).aspx" TargetMode="External"/><Relationship Id="rId703" Type="http://schemas.openxmlformats.org/officeDocument/2006/relationships/hyperlink" Target="https://electron.atom.io/docs/api/notification" TargetMode="External"/><Relationship Id="rId745" Type="http://schemas.openxmlformats.org/officeDocument/2006/relationships/hyperlink" Target="https://github.com/electron/electron/blob/master/docs/tutorial/application-distribution.md" TargetMode="External"/><Relationship Id="rId81" Type="http://schemas.openxmlformats.org/officeDocument/2006/relationships/hyperlink" Target="https://electron.atom.io/docs/glossary" TargetMode="External"/><Relationship Id="rId135" Type="http://schemas.openxmlformats.org/officeDocument/2006/relationships/hyperlink" Target="https://github.com/atom/atom/pull/9485/files" TargetMode="External"/><Relationship Id="rId177" Type="http://schemas.openxmlformats.org/officeDocument/2006/relationships/hyperlink" Target="https://developer.mozilla.org/en-US/docs/Glossary/Chrome" TargetMode="External"/><Relationship Id="rId342" Type="http://schemas.openxmlformats.org/officeDocument/2006/relationships/hyperlink" Target="https://electron.atom.io/docs/api/touch-bar-group" TargetMode="External"/><Relationship Id="rId384" Type="http://schemas.openxmlformats.org/officeDocument/2006/relationships/hyperlink" Target="https://developer.mozilla.org/en-US/docs/Web/API/KeyboardEvent" TargetMode="External"/><Relationship Id="rId591" Type="http://schemas.openxmlformats.org/officeDocument/2006/relationships/image" Target="media/image6.png"/><Relationship Id="rId605" Type="http://schemas.openxmlformats.org/officeDocument/2006/relationships/hyperlink" Target="https://github.com/electron/asar" TargetMode="External"/><Relationship Id="rId202" Type="http://schemas.openxmlformats.org/officeDocument/2006/relationships/hyperlink" Target="https://electron.atom.io/docs/api/accelerator" TargetMode="External"/><Relationship Id="rId244" Type="http://schemas.openxmlformats.org/officeDocument/2006/relationships/hyperlink" Target="https://electron.atom.io/docs/glossary" TargetMode="External"/><Relationship Id="rId647" Type="http://schemas.openxmlformats.org/officeDocument/2006/relationships/hyperlink" Target="https://chrome.google.com/webstore/detail/vuejs-devtools/nhdogjmejiglipccpnnnanhbledajbpd" TargetMode="External"/><Relationship Id="rId689" Type="http://schemas.openxmlformats.org/officeDocument/2006/relationships/hyperlink" Target="http://csrc.nist.gov/publications/fips/fips46-3/fips46-3.pdf" TargetMode="External"/><Relationship Id="rId39" Type="http://schemas.openxmlformats.org/officeDocument/2006/relationships/hyperlink" Target="https://electron.atom.io/docs/api/structures/task" TargetMode="External"/><Relationship Id="rId286" Type="http://schemas.openxmlformats.org/officeDocument/2006/relationships/hyperlink" Target="https://electron.atom.io/docs/api/structures/certificate" TargetMode="External"/><Relationship Id="rId451" Type="http://schemas.openxmlformats.org/officeDocument/2006/relationships/hyperlink" Target="https://clang.llvm.org/get_started.html" TargetMode="External"/><Relationship Id="rId493" Type="http://schemas.openxmlformats.org/officeDocument/2006/relationships/hyperlink" Target="https://github.com/github/atom" TargetMode="External"/><Relationship Id="rId507" Type="http://schemas.openxmlformats.org/officeDocument/2006/relationships/hyperlink" Target="https://github.com/electron/electron/blob/7961a97d7ddbed657c6c867cc8426e02c236c077/script/upload.py" TargetMode="External"/><Relationship Id="rId549" Type="http://schemas.openxmlformats.org/officeDocument/2006/relationships/hyperlink" Target="https://electron.atom.io/docs/all/" TargetMode="External"/><Relationship Id="rId714" Type="http://schemas.openxmlformats.org/officeDocument/2006/relationships/hyperlink" Target="https://github.com/electron/electron/pull/7189" TargetMode="External"/><Relationship Id="rId756" Type="http://schemas.openxmlformats.org/officeDocument/2006/relationships/hyperlink" Target="https://electron.atom.io/blog/" TargetMode="External"/><Relationship Id="rId50" Type="http://schemas.openxmlformats.org/officeDocument/2006/relationships/hyperlink" Target="https://electron.atom.io/docs/tutorial/desktop-environment-integration" TargetMode="External"/><Relationship Id="rId104" Type="http://schemas.openxmlformats.org/officeDocument/2006/relationships/hyperlink" Target="https://electron.atom.io/docs/api/structures/size" TargetMode="External"/><Relationship Id="rId146" Type="http://schemas.openxmlformats.org/officeDocument/2006/relationships/hyperlink" Target="https://electron.atom.io/docs/glossary" TargetMode="External"/><Relationship Id="rId188" Type="http://schemas.openxmlformats.org/officeDocument/2006/relationships/hyperlink" Target="https://electron.atom.io/docs/glossary" TargetMode="External"/><Relationship Id="rId311" Type="http://schemas.openxmlformats.org/officeDocument/2006/relationships/hyperlink" Target="https://electron.atom.io/docs/api/structures/memory-info" TargetMode="External"/><Relationship Id="rId353" Type="http://schemas.openxmlformats.org/officeDocument/2006/relationships/hyperlink" Target="https://electron.atom.io/docs/api/touch-bar-popover" TargetMode="External"/><Relationship Id="rId395" Type="http://schemas.openxmlformats.org/officeDocument/2006/relationships/hyperlink" Target="https://electron.atom.io/docs/api/structures/rectangle" TargetMode="External"/><Relationship Id="rId409" Type="http://schemas.openxmlformats.org/officeDocument/2006/relationships/hyperlink" Target="https://electron.atom.io/docs/api/structures/point" TargetMode="External"/><Relationship Id="rId560" Type="http://schemas.openxmlformats.org/officeDocument/2006/relationships/hyperlink" Target="https://electron.atom.io/docs/all/" TargetMode="External"/><Relationship Id="rId92" Type="http://schemas.openxmlformats.org/officeDocument/2006/relationships/hyperlink" Target="https://electron.atom.io/docs/api/sandbox-option" TargetMode="External"/><Relationship Id="rId213" Type="http://schemas.openxmlformats.org/officeDocument/2006/relationships/hyperlink" Target="https://developer.apple.com/library/ios/documentation/general/Reference/InfoPlistKeyReference/Articles/AboutInformationPropertyListFiles.html" TargetMode="External"/><Relationship Id="rId420" Type="http://schemas.openxmlformats.org/officeDocument/2006/relationships/hyperlink" Target="https://electron.atom.io/docs/api/structures/memory-usage-details" TargetMode="External"/><Relationship Id="rId616" Type="http://schemas.openxmlformats.org/officeDocument/2006/relationships/hyperlink" Target="https://code.visualstudio.com/docs/editor/debugging" TargetMode="External"/><Relationship Id="rId658" Type="http://schemas.openxmlformats.org/officeDocument/2006/relationships/hyperlink" Target="https://electron.atom.io/docs/api/accelerator" TargetMode="External"/><Relationship Id="rId255" Type="http://schemas.openxmlformats.org/officeDocument/2006/relationships/hyperlink" Target="https://electron.atom.io/docs/api/structures/upload-data" TargetMode="External"/><Relationship Id="rId297" Type="http://schemas.openxmlformats.org/officeDocument/2006/relationships/hyperlink" Target="https://electron.atom.io/docs/api/protocol" TargetMode="External"/><Relationship Id="rId462" Type="http://schemas.openxmlformats.org/officeDocument/2006/relationships/hyperlink" Target="https://electron.atom.io/docs/development/build-system-overview" TargetMode="External"/><Relationship Id="rId518" Type="http://schemas.openxmlformats.org/officeDocument/2006/relationships/hyperlink" Target="https://github.com/electron/electron/releases" TargetMode="External"/><Relationship Id="rId725" Type="http://schemas.openxmlformats.org/officeDocument/2006/relationships/hyperlink" Target="https://npmjs.org/" TargetMode="External"/><Relationship Id="rId115" Type="http://schemas.openxmlformats.org/officeDocument/2006/relationships/hyperlink" Target="https://electron.atom.io/docs/api/structures/upload-file" TargetMode="External"/><Relationship Id="rId157" Type="http://schemas.openxmlformats.org/officeDocument/2006/relationships/hyperlink" Target="https://github.com/electron/mini-breakpad-server" TargetMode="External"/><Relationship Id="rId322" Type="http://schemas.openxmlformats.org/officeDocument/2006/relationships/hyperlink" Target="https://msdn.microsoft.com/en-us/library/windows/desktop/aa969540.aspx" TargetMode="External"/><Relationship Id="rId364" Type="http://schemas.openxmlformats.org/officeDocument/2006/relationships/hyperlink" Target="https://electron.atom.io/docs/api/structures/rectangle" TargetMode="External"/><Relationship Id="rId61" Type="http://schemas.openxmlformats.org/officeDocument/2006/relationships/hyperlink" Target="https://github.com/ArekSredzki/electron-release-server" TargetMode="External"/><Relationship Id="rId199" Type="http://schemas.openxmlformats.org/officeDocument/2006/relationships/hyperlink" Target="https://electron.atom.io/docs/glossary" TargetMode="External"/><Relationship Id="rId571" Type="http://schemas.openxmlformats.org/officeDocument/2006/relationships/hyperlink" Target="https://github.com/electron/electron/graphs/contributors" TargetMode="External"/><Relationship Id="rId627" Type="http://schemas.openxmlformats.org/officeDocument/2006/relationships/image" Target="media/image11.png"/><Relationship Id="rId669" Type="http://schemas.openxmlformats.org/officeDocument/2006/relationships/hyperlink" Target="https://developer.apple.com/library/ios/documentation/Miscellaneous/Reference/EntitlementKeyReference/Chapters/EnablingAppSandbox.html" TargetMode="External"/><Relationship Id="rId19" Type="http://schemas.openxmlformats.org/officeDocument/2006/relationships/hyperlink" Target="https://electron.atom.io/docs/glossary" TargetMode="External"/><Relationship Id="rId224" Type="http://schemas.openxmlformats.org/officeDocument/2006/relationships/hyperlink" Target="https://nodejs.org/api/buffer.html" TargetMode="External"/><Relationship Id="rId266" Type="http://schemas.openxmlformats.org/officeDocument/2006/relationships/hyperlink" Target="https://electron.atom.io/docs/api/web-contents" TargetMode="External"/><Relationship Id="rId431" Type="http://schemas.openxmlformats.org/officeDocument/2006/relationships/hyperlink" Target="https://electron.atom.io/docs/api/web-contents" TargetMode="External"/><Relationship Id="rId473" Type="http://schemas.openxmlformats.org/officeDocument/2006/relationships/hyperlink" Target="https://github.com/hokein/libchromiumcontent-qiniu-mirror" TargetMode="External"/><Relationship Id="rId529" Type="http://schemas.openxmlformats.org/officeDocument/2006/relationships/hyperlink" Target="https://github.com/v8/v8/wiki/GDB-JIT-Interface" TargetMode="External"/><Relationship Id="rId680" Type="http://schemas.openxmlformats.org/officeDocument/2006/relationships/hyperlink" Target="http://csrc.nist.gov/publications/nistpubs/800-38D/SP-800-38D.pdf" TargetMode="External"/><Relationship Id="rId736" Type="http://schemas.openxmlformats.org/officeDocument/2006/relationships/hyperlink" Target="https://github.com/paulcbetts/electron-rebuild" TargetMode="External"/><Relationship Id="rId30" Type="http://schemas.openxmlformats.org/officeDocument/2006/relationships/hyperlink" Target="https://electron.atom.io/docs/api/structures/certificate" TargetMode="External"/><Relationship Id="rId126" Type="http://schemas.openxmlformats.org/officeDocument/2006/relationships/hyperlink" Target="https://msdn.microsoft.com/en-us/library/windows/desktop/dd391572(v=vs.85).aspx" TargetMode="External"/><Relationship Id="rId168" Type="http://schemas.openxmlformats.org/officeDocument/2006/relationships/hyperlink" Target="https://electron.atom.io/docs/api/structures/desktop-capturer-source" TargetMode="External"/><Relationship Id="rId333" Type="http://schemas.openxmlformats.org/officeDocument/2006/relationships/hyperlink" Target="https://electron.atom.io/docs/tutorial/quick-start" TargetMode="External"/><Relationship Id="rId540" Type="http://schemas.openxmlformats.org/officeDocument/2006/relationships/hyperlink" Target="https://github.com/electron/asar" TargetMode="External"/><Relationship Id="rId72" Type="http://schemas.openxmlformats.org/officeDocument/2006/relationships/hyperlink" Target="https://github.com/electron/windows-installer" TargetMode="External"/><Relationship Id="rId375" Type="http://schemas.openxmlformats.org/officeDocument/2006/relationships/hyperlink" Target="https://electron.atom.io/docs/api/browser-window" TargetMode="External"/><Relationship Id="rId582" Type="http://schemas.openxmlformats.org/officeDocument/2006/relationships/hyperlink" Target="http://blog.atom.io/2014/05/06/atom-is-now-open-source.html" TargetMode="External"/><Relationship Id="rId638" Type="http://schemas.openxmlformats.org/officeDocument/2006/relationships/hyperlink" Target="https://electron.atom.io/docs/api/browser-window" TargetMode="External"/><Relationship Id="rId3" Type="http://schemas.openxmlformats.org/officeDocument/2006/relationships/settings" Target="settings.xml"/><Relationship Id="rId235" Type="http://schemas.openxmlformats.org/officeDocument/2006/relationships/hyperlink" Target="https://electron.atom.io/docs/glossary" TargetMode="External"/><Relationship Id="rId277" Type="http://schemas.openxmlformats.org/officeDocument/2006/relationships/hyperlink" Target="https://electron.atom.io/docs/api/structures/point" TargetMode="External"/><Relationship Id="rId400" Type="http://schemas.openxmlformats.org/officeDocument/2006/relationships/hyperlink" Target="https://electron.atom.io/docs/api/structures/upload-blob" TargetMode="External"/><Relationship Id="rId442" Type="http://schemas.openxmlformats.org/officeDocument/2006/relationships/hyperlink" Target="https://electron.atom.io/docs/api/web-contents" TargetMode="External"/><Relationship Id="rId484" Type="http://schemas.openxmlformats.org/officeDocument/2006/relationships/hyperlink" Target="https://electron.atom.io/docs/development/v8-development" TargetMode="External"/><Relationship Id="rId705" Type="http://schemas.openxmlformats.org/officeDocument/2006/relationships/hyperlink" Target="https://github.com/felixrieseberg/electron-windows-interactive-notifications" TargetMode="External"/><Relationship Id="rId137" Type="http://schemas.openxmlformats.org/officeDocument/2006/relationships/hyperlink" Target="https://nodejs.org/api/stream.html" TargetMode="External"/><Relationship Id="rId302" Type="http://schemas.openxmlformats.org/officeDocument/2006/relationships/hyperlink" Target="https://electron.atom.io/docs/api/structures/certificate-principal" TargetMode="External"/><Relationship Id="rId344" Type="http://schemas.openxmlformats.org/officeDocument/2006/relationships/hyperlink" Target="https://electron.atom.io/docs/api/touch-bar-popover" TargetMode="External"/><Relationship Id="rId691" Type="http://schemas.openxmlformats.org/officeDocument/2006/relationships/hyperlink" Target="http://webstore.ansi.org/RecordDetail.aspx?sku=ANSI+X9.30-1%3A1997" TargetMode="External"/><Relationship Id="rId747" Type="http://schemas.openxmlformats.org/officeDocument/2006/relationships/hyperlink" Target="https://developer.microsoft.com/en-us/windows/downloads/windows-10-sdk" TargetMode="External"/><Relationship Id="rId41" Type="http://schemas.openxmlformats.org/officeDocument/2006/relationships/hyperlink" Target="https://electron.atom.io/docs/api/structures/jump-list-item" TargetMode="External"/><Relationship Id="rId83" Type="http://schemas.openxmlformats.org/officeDocument/2006/relationships/hyperlink" Target="https://electron.atom.io/docs/api/frameless-window" TargetMode="External"/><Relationship Id="rId179" Type="http://schemas.openxmlformats.org/officeDocument/2006/relationships/hyperlink" Target="https://electron.atom.io/docs/api/browser-window" TargetMode="External"/><Relationship Id="rId386" Type="http://schemas.openxmlformats.org/officeDocument/2006/relationships/hyperlink" Target="https://electron.atom.io/docs/api/structures/certificate" TargetMode="External"/><Relationship Id="rId551" Type="http://schemas.openxmlformats.org/officeDocument/2006/relationships/hyperlink" Target="https://electron.atom.io/docs/tutorial/mac-app-store-submission-guide" TargetMode="External"/><Relationship Id="rId593" Type="http://schemas.openxmlformats.org/officeDocument/2006/relationships/hyperlink" Target="https://github.com/GoogleChrome/accessibility-developer-tools/wiki/Audit-Rules" TargetMode="External"/><Relationship Id="rId607" Type="http://schemas.openxmlformats.org/officeDocument/2006/relationships/hyperlink" Target="https://github.com/enlight/electron-inspector" TargetMode="External"/><Relationship Id="rId649" Type="http://schemas.openxmlformats.org/officeDocument/2006/relationships/hyperlink" Target="https://chrome.google.com/webstore/detail/redux-devtools/lmhkpmbekcpmknklioeibfkpmmfibljd" TargetMode="External"/><Relationship Id="rId190" Type="http://schemas.openxmlformats.org/officeDocument/2006/relationships/hyperlink" Target="https://nodejs.org/api/events.html" TargetMode="External"/><Relationship Id="rId204" Type="http://schemas.openxmlformats.org/officeDocument/2006/relationships/hyperlink" Target="https://electron.atom.io/docs/glossary" TargetMode="External"/><Relationship Id="rId246" Type="http://schemas.openxmlformats.org/officeDocument/2006/relationships/hyperlink" Target="https://electron.atom.io/docs/api/structures/cpu-usage" TargetMode="External"/><Relationship Id="rId288" Type="http://schemas.openxmlformats.org/officeDocument/2006/relationships/hyperlink" Target="https://electron.atom.io/docs/api/web-contents" TargetMode="External"/><Relationship Id="rId411" Type="http://schemas.openxmlformats.org/officeDocument/2006/relationships/hyperlink" Target="https://electron.atom.io/docs/api/structures/rectangle" TargetMode="External"/><Relationship Id="rId453" Type="http://schemas.openxmlformats.org/officeDocument/2006/relationships/hyperlink" Target="https://chromium.googlesource.com/chromium/src/+/master/docs/linux_build_instructions.md" TargetMode="External"/><Relationship Id="rId509" Type="http://schemas.openxmlformats.org/officeDocument/2006/relationships/hyperlink" Target="https://github.com/electron/electron/commit/78ec1b8f89b3886b856377a1756a51617bc33f5a" TargetMode="External"/><Relationship Id="rId660" Type="http://schemas.openxmlformats.org/officeDocument/2006/relationships/hyperlink" Target="https://electron.atom.io/docs/api/global-shortcut" TargetMode="External"/><Relationship Id="rId106" Type="http://schemas.openxmlformats.org/officeDocument/2006/relationships/hyperlink" Target="https://en.wikipedia.org/wiki/Quick_Look" TargetMode="External"/><Relationship Id="rId313" Type="http://schemas.openxmlformats.org/officeDocument/2006/relationships/hyperlink" Target="https://electron.atom.io/docs/api/native-image" TargetMode="External"/><Relationship Id="rId495" Type="http://schemas.openxmlformats.org/officeDocument/2006/relationships/hyperlink" Target="https://developer.mozilla.org/en-US/docs/Web/JavaScript/Reference/Statements/let" TargetMode="External"/><Relationship Id="rId716" Type="http://schemas.openxmlformats.org/officeDocument/2006/relationships/hyperlink" Target="https://electron.atom.io/docs/api/ipc-main" TargetMode="External"/><Relationship Id="rId758" Type="http://schemas.openxmlformats.org/officeDocument/2006/relationships/hyperlink" Target="https://electron.atom.io/apps/" TargetMode="External"/><Relationship Id="rId10" Type="http://schemas.openxmlformats.org/officeDocument/2006/relationships/hyperlink" Target="https://electron.atom.io/community/" TargetMode="External"/><Relationship Id="rId52" Type="http://schemas.openxmlformats.org/officeDocument/2006/relationships/hyperlink" Target="https://github.com/Squirrel/Squirrel.Windows" TargetMode="External"/><Relationship Id="rId94" Type="http://schemas.openxmlformats.org/officeDocument/2006/relationships/hyperlink" Target="https://cs.chromium.org/chromium/src/third_party/WebKit/Source/platform/RuntimeEnabledFeatures.json5?l=62" TargetMode="External"/><Relationship Id="rId148" Type="http://schemas.openxmlformats.org/officeDocument/2006/relationships/hyperlink" Target="https://electron.atom.io/docs/api/native-image" TargetMode="External"/><Relationship Id="rId355" Type="http://schemas.openxmlformats.org/officeDocument/2006/relationships/hyperlink" Target="https://electron.atom.io/docs/api/touch-bar-segmented-control" TargetMode="External"/><Relationship Id="rId397" Type="http://schemas.openxmlformats.org/officeDocument/2006/relationships/hyperlink" Target="https://electron.atom.io/docs/api/structures/upload-raw-data" TargetMode="External"/><Relationship Id="rId520" Type="http://schemas.openxmlformats.org/officeDocument/2006/relationships/image" Target="media/image2.jpeg"/><Relationship Id="rId562" Type="http://schemas.openxmlformats.org/officeDocument/2006/relationships/hyperlink" Target="https://developers.google.com/v8" TargetMode="External"/><Relationship Id="rId618" Type="http://schemas.openxmlformats.org/officeDocument/2006/relationships/hyperlink" Target="https://electron.atom.io/docs/tutorial/notifications" TargetMode="External"/><Relationship Id="rId215" Type="http://schemas.openxmlformats.org/officeDocument/2006/relationships/hyperlink" Target="https://electron.atom.io/docs/glossary" TargetMode="External"/><Relationship Id="rId257" Type="http://schemas.openxmlformats.org/officeDocument/2006/relationships/hyperlink" Target="https://electron.atom.io/docs/api/structures/upload-data" TargetMode="External"/><Relationship Id="rId422" Type="http://schemas.openxmlformats.org/officeDocument/2006/relationships/hyperlink" Target="https://electron.atom.io/docs/api/structures/memory-usage-details" TargetMode="External"/><Relationship Id="rId464" Type="http://schemas.openxmlformats.org/officeDocument/2006/relationships/hyperlink" Target="http://www.python.org/download/releases/2.7/" TargetMode="External"/><Relationship Id="rId299" Type="http://schemas.openxmlformats.org/officeDocument/2006/relationships/hyperlink" Target="https://electron.atom.io/docs/glossary" TargetMode="External"/><Relationship Id="rId727" Type="http://schemas.openxmlformats.org/officeDocument/2006/relationships/hyperlink" Target="https://nodejs.org/dist/latest/docs/api/repl.html" TargetMode="External"/><Relationship Id="rId63" Type="http://schemas.openxmlformats.org/officeDocument/2006/relationships/hyperlink" Target="https://github.com/Arcath/squirrel-release-server" TargetMode="External"/><Relationship Id="rId159" Type="http://schemas.openxmlformats.org/officeDocument/2006/relationships/hyperlink" Target="https://electron.atom.io/docs/api/structures/crash-report" TargetMode="External"/><Relationship Id="rId366" Type="http://schemas.openxmlformats.org/officeDocument/2006/relationships/hyperlink" Target="https://electron.atom.io/docs/api/structures/point" TargetMode="External"/><Relationship Id="rId573" Type="http://schemas.openxmlformats.org/officeDocument/2006/relationships/hyperlink" Target="https://github.com/electron/electron/releases" TargetMode="External"/><Relationship Id="rId226" Type="http://schemas.openxmlformats.org/officeDocument/2006/relationships/hyperlink" Target="https://electron.atom.io/docs/api/structures/size" TargetMode="External"/><Relationship Id="rId433" Type="http://schemas.openxmlformats.org/officeDocument/2006/relationships/hyperlink" Target="https://electron.atom.io/docs/api/structures/upload-file" TargetMode="External"/><Relationship Id="rId640" Type="http://schemas.openxmlformats.org/officeDocument/2006/relationships/hyperlink" Target="https://github.com/GPMDP/electron-devtools-installer" TargetMode="External"/><Relationship Id="rId738" Type="http://schemas.openxmlformats.org/officeDocument/2006/relationships/hyperlink" Target="https://github.com/mapbox/node-pre-gyp" TargetMode="External"/><Relationship Id="rId74" Type="http://schemas.openxmlformats.org/officeDocument/2006/relationships/hyperlink" Target="https://github.com/mongodb-js/electron-squirrel-startup" TargetMode="External"/><Relationship Id="rId377" Type="http://schemas.openxmlformats.org/officeDocument/2006/relationships/hyperlink" Target="https://code.google.com/p/chromium/codesearch" TargetMode="External"/><Relationship Id="rId500" Type="http://schemas.openxmlformats.org/officeDocument/2006/relationships/hyperlink" Target="https://electron.atom.io/docs/development/setting-up-symbol-server" TargetMode="External"/><Relationship Id="rId584" Type="http://schemas.openxmlformats.org/officeDocument/2006/relationships/hyperlink" Target="https://electron.atom.io/blog/2016/05/11/electron-1-0" TargetMode="External"/><Relationship Id="rId5" Type="http://schemas.openxmlformats.org/officeDocument/2006/relationships/footnotes" Target="footnotes.xml"/><Relationship Id="rId237" Type="http://schemas.openxmlformats.org/officeDocument/2006/relationships/hyperlink" Target="https://electron.atom.io/docs/glossary" TargetMode="External"/><Relationship Id="rId444" Type="http://schemas.openxmlformats.org/officeDocument/2006/relationships/hyperlink" Target="https://electron.atom.io/docs/api/browser-window-proxy" TargetMode="External"/><Relationship Id="rId651" Type="http://schemas.openxmlformats.org/officeDocument/2006/relationships/hyperlink" Target="https://docs.npmjs.com/" TargetMode="External"/><Relationship Id="rId749" Type="http://schemas.openxmlformats.org/officeDocument/2006/relationships/hyperlink" Target="https://blogs.windows.com/windowsexperience/2016/08/02/how-to-get-the-windows-10-anniversary-update" TargetMode="External"/><Relationship Id="rId290" Type="http://schemas.openxmlformats.org/officeDocument/2006/relationships/hyperlink" Target="https://electron.atom.io/docs/all/" TargetMode="External"/><Relationship Id="rId304" Type="http://schemas.openxmlformats.org/officeDocument/2006/relationships/hyperlink" Target="https://electron.atom.io/docs/api/native-image" TargetMode="External"/><Relationship Id="rId388" Type="http://schemas.openxmlformats.org/officeDocument/2006/relationships/hyperlink" Target="https://electron.atom.io/docs/api/structures/certificate" TargetMode="External"/><Relationship Id="rId511" Type="http://schemas.openxmlformats.org/officeDocument/2006/relationships/image" Target="media/image1.png"/><Relationship Id="rId609" Type="http://schemas.openxmlformats.org/officeDocument/2006/relationships/hyperlink" Target="https://github.com/electron/electron-rebuild" TargetMode="External"/><Relationship Id="rId85" Type="http://schemas.openxmlformats.org/officeDocument/2006/relationships/hyperlink" Target="https://electron.atom.io/docs/glossary" TargetMode="External"/><Relationship Id="rId150" Type="http://schemas.openxmlformats.org/officeDocument/2006/relationships/hyperlink" Target="https://electron.atom.io/docs/glossary" TargetMode="External"/><Relationship Id="rId595" Type="http://schemas.openxmlformats.org/officeDocument/2006/relationships/hyperlink" Target="https://github.com/electron/electron/releases" TargetMode="External"/><Relationship Id="rId248" Type="http://schemas.openxmlformats.org/officeDocument/2006/relationships/hyperlink" Target="https://electron.atom.io/docs/glossary" TargetMode="External"/><Relationship Id="rId455" Type="http://schemas.openxmlformats.org/officeDocument/2006/relationships/hyperlink" Target="https://clang.llvm.org/get_started.html" TargetMode="External"/><Relationship Id="rId662" Type="http://schemas.openxmlformats.org/officeDocument/2006/relationships/hyperlink" Target="https://electron.atom.io/docs/tutorial/web-contents" TargetMode="External"/><Relationship Id="rId12" Type="http://schemas.openxmlformats.org/officeDocument/2006/relationships/hyperlink" Target="https://electron.atom.io/userland/" TargetMode="External"/><Relationship Id="rId108" Type="http://schemas.openxmlformats.org/officeDocument/2006/relationships/hyperlink" Target="https://electron.atom.io/docs/api/structures/rectangle" TargetMode="External"/><Relationship Id="rId315" Type="http://schemas.openxmlformats.org/officeDocument/2006/relationships/hyperlink" Target="https://nodejs.org/api/" TargetMode="External"/><Relationship Id="rId522" Type="http://schemas.openxmlformats.org/officeDocument/2006/relationships/hyperlink" Target="http://dev.chromium.org/developers/design-documents/multi-process-architecture" TargetMode="External"/><Relationship Id="rId96" Type="http://schemas.openxmlformats.org/officeDocument/2006/relationships/hyperlink" Target="https://electron.atom.io/docs/tutorial/offscreen-rendering" TargetMode="External"/><Relationship Id="rId161" Type="http://schemas.openxmlformats.org/officeDocument/2006/relationships/hyperlink" Target="https://developer.chrome.com/devtools/docs/debugger-protocol" TargetMode="External"/><Relationship Id="rId399" Type="http://schemas.openxmlformats.org/officeDocument/2006/relationships/hyperlink" Target="https://electron.atom.io/docs/api/structures/upload-file-system" TargetMode="External"/><Relationship Id="rId259" Type="http://schemas.openxmlformats.org/officeDocument/2006/relationships/hyperlink" Target="https://electron.atom.io/docs/api/structures/upload-data" TargetMode="External"/><Relationship Id="rId466" Type="http://schemas.openxmlformats.org/officeDocument/2006/relationships/hyperlink" Target="http://git-scm.com/" TargetMode="External"/><Relationship Id="rId673" Type="http://schemas.openxmlformats.org/officeDocument/2006/relationships/hyperlink" Target="https://developer.apple.com/library/ios/documentation/LanguagesUtilities/Conceptual/iTunesConnect_Guide/Chapters/SubmittingTheApp.html" TargetMode="External"/><Relationship Id="rId23" Type="http://schemas.openxmlformats.org/officeDocument/2006/relationships/hyperlink" Target="https://electron.atom.io/docs/api/browser-window" TargetMode="External"/><Relationship Id="rId119" Type="http://schemas.openxmlformats.org/officeDocument/2006/relationships/hyperlink" Target="https://electron.atom.io/docs/api/native-image" TargetMode="External"/><Relationship Id="rId326" Type="http://schemas.openxmlformats.org/officeDocument/2006/relationships/hyperlink" Target="https://electron.atom.io/docs/tutorial/quick-start" TargetMode="External"/><Relationship Id="rId533" Type="http://schemas.openxmlformats.org/officeDocument/2006/relationships/hyperlink" Target="https://developer.mozilla.org/en-US/docs/Web/API/Storage" TargetMode="External"/><Relationship Id="rId740" Type="http://schemas.openxmlformats.org/officeDocument/2006/relationships/hyperlink" Target="https://sites.google.com/a/chromium.org/chromedriver/" TargetMode="External"/><Relationship Id="rId172" Type="http://schemas.openxmlformats.org/officeDocument/2006/relationships/hyperlink" Target="https://electron.atom.io/docs/api/native-image" TargetMode="External"/><Relationship Id="rId477" Type="http://schemas.openxmlformats.org/officeDocument/2006/relationships/hyperlink" Target="https://twitter.com/ChromiumDev" TargetMode="External"/><Relationship Id="rId600" Type="http://schemas.openxmlformats.org/officeDocument/2006/relationships/hyperlink" Target="https://github.com/electron-userland/electron-builder" TargetMode="External"/><Relationship Id="rId684" Type="http://schemas.openxmlformats.org/officeDocument/2006/relationships/hyperlink" Target="https://tools.ietf.org/html/rfc2898" TargetMode="External"/><Relationship Id="rId337" Type="http://schemas.openxmlformats.org/officeDocument/2006/relationships/hyperlink" Target="https://electron.atom.io/docs/tutorial/quick-start" TargetMode="External"/><Relationship Id="rId34" Type="http://schemas.openxmlformats.org/officeDocument/2006/relationships/hyperlink" Target="https://electron.atom.io/docs/api/locales" TargetMode="External"/><Relationship Id="rId544" Type="http://schemas.openxmlformats.org/officeDocument/2006/relationships/hyperlink" Target="https://electron.atom.io/docs/all/" TargetMode="External"/><Relationship Id="rId751" Type="http://schemas.openxmlformats.org/officeDocument/2006/relationships/hyperlink" Target="https://technet.microsoft.com/en-us/library/hh856048.aspx" TargetMode="External"/><Relationship Id="rId183" Type="http://schemas.openxmlformats.org/officeDocument/2006/relationships/hyperlink" Target="https://github.com/electron/electron/issues/3647" TargetMode="External"/><Relationship Id="rId390" Type="http://schemas.openxmlformats.org/officeDocument/2006/relationships/hyperlink" Target="https://electron.atom.io/docs/api/app" TargetMode="External"/><Relationship Id="rId404" Type="http://schemas.openxmlformats.org/officeDocument/2006/relationships/hyperlink" Target="https://electron.atom.io/docs/api/native-image" TargetMode="External"/><Relationship Id="rId611" Type="http://schemas.openxmlformats.org/officeDocument/2006/relationships/hyperlink" Target="https://github.com/nodejs/node-gyp" TargetMode="External"/><Relationship Id="rId250" Type="http://schemas.openxmlformats.org/officeDocument/2006/relationships/hyperlink" Target="https://developer.mozilla.org/en-US/docs/Web/API/LocalFileSystem" TargetMode="External"/><Relationship Id="rId488" Type="http://schemas.openxmlformats.org/officeDocument/2006/relationships/hyperlink" Target="https://marketplace.visualstudio.com/items?itemName=xaver.clang-format" TargetMode="External"/><Relationship Id="rId695" Type="http://schemas.openxmlformats.org/officeDocument/2006/relationships/hyperlink" Target="https://tools.ietf.org/html/rfc1321" TargetMode="External"/><Relationship Id="rId709" Type="http://schemas.openxmlformats.org/officeDocument/2006/relationships/hyperlink" Target="https://github.com/felixrieseberg/electron-notification-state" TargetMode="External"/><Relationship Id="rId45" Type="http://schemas.openxmlformats.org/officeDocument/2006/relationships/hyperlink" Target="https://msdn.microsoft.com/en-us/library/windows/desktop/dd378459(v=vs.85).aspx" TargetMode="External"/><Relationship Id="rId110" Type="http://schemas.openxmlformats.org/officeDocument/2006/relationships/hyperlink" Target="https://electron.atom.io/docs/api/structures/rectangle" TargetMode="External"/><Relationship Id="rId348" Type="http://schemas.openxmlformats.org/officeDocument/2006/relationships/hyperlink" Target="https://electron.atom.io/docs/api/touch-bar-spacer" TargetMode="External"/><Relationship Id="rId555" Type="http://schemas.openxmlformats.org/officeDocument/2006/relationships/hyperlink" Target="https://electron.atom.io/docs/all/" TargetMode="External"/><Relationship Id="rId762" Type="http://schemas.openxmlformats.org/officeDocument/2006/relationships/hyperlink" Target="https://github.com/" TargetMode="External"/><Relationship Id="rId194" Type="http://schemas.openxmlformats.org/officeDocument/2006/relationships/hyperlink" Target="https://electron.atom.io/docs/api/web-contents" TargetMode="External"/><Relationship Id="rId208" Type="http://schemas.openxmlformats.org/officeDocument/2006/relationships/hyperlink" Target="https://developer.apple.com/library/mac/documentation/Cocoa/Conceptual/EventOverview/EventArchitecture/EventArchitecture.html" TargetMode="External"/><Relationship Id="rId415" Type="http://schemas.openxmlformats.org/officeDocument/2006/relationships/hyperlink" Target="https://electron.atom.io/docs/api/session" TargetMode="External"/><Relationship Id="rId622" Type="http://schemas.openxmlformats.org/officeDocument/2006/relationships/hyperlink" Target="https://electron.atom.io/docs/api/app" TargetMode="External"/><Relationship Id="rId261" Type="http://schemas.openxmlformats.org/officeDocument/2006/relationships/hyperlink" Target="https://electron.atom.io/docs/glossary" TargetMode="External"/><Relationship Id="rId499" Type="http://schemas.openxmlformats.org/officeDocument/2006/relationships/hyperlink" Target="https://electron.atom.io/docs/development/build-instructions-windows" TargetMode="External"/><Relationship Id="rId56" Type="http://schemas.openxmlformats.org/officeDocument/2006/relationships/hyperlink" Target="https://developer.apple.com/library/mac/documentation/Carbon/Conceptual/customizing_docktile/concepts/dockconcepts.html" TargetMode="External"/><Relationship Id="rId359" Type="http://schemas.openxmlformats.org/officeDocument/2006/relationships/hyperlink" Target="https://electron.atom.io/docs/glossary" TargetMode="External"/><Relationship Id="rId566" Type="http://schemas.openxmlformats.org/officeDocument/2006/relationships/hyperlink" Target="https://www.chromium.org/Home" TargetMode="External"/><Relationship Id="rId121" Type="http://schemas.openxmlformats.org/officeDocument/2006/relationships/hyperlink" Target="https://electron.atom.io/docs/api/native-image" TargetMode="External"/><Relationship Id="rId219" Type="http://schemas.openxmlformats.org/officeDocument/2006/relationships/hyperlink" Target="https://electron.atom.io/docs/glossary" TargetMode="External"/><Relationship Id="rId426" Type="http://schemas.openxmlformats.org/officeDocument/2006/relationships/hyperlink" Target="https://electron.atom.io/docs/api/structures/upload-data" TargetMode="External"/><Relationship Id="rId633" Type="http://schemas.openxmlformats.org/officeDocument/2006/relationships/image" Target="media/image14.png"/><Relationship Id="rId67" Type="http://schemas.openxmlformats.org/officeDocument/2006/relationships/hyperlink" Target="https://github.com/electron/windows-installer" TargetMode="External"/><Relationship Id="rId272" Type="http://schemas.openxmlformats.org/officeDocument/2006/relationships/hyperlink" Target="https://electron.atom.io/docs/api/structures/display" TargetMode="External"/><Relationship Id="rId577" Type="http://schemas.openxmlformats.org/officeDocument/2006/relationships/hyperlink" Target="https://electron.atom.io/blog/2016/05/11/electron-1-0" TargetMode="External"/><Relationship Id="rId700" Type="http://schemas.openxmlformats.org/officeDocument/2006/relationships/hyperlink" Target="https://carouselapps.com/2015/12/15/legally-submit-app-apples-app-store-uses-encryption-obtain-ern/" TargetMode="External"/><Relationship Id="rId132" Type="http://schemas.openxmlformats.org/officeDocument/2006/relationships/hyperlink" Target="https://electron.atom.io/docs/api/app" TargetMode="External"/><Relationship Id="rId437" Type="http://schemas.openxmlformats.org/officeDocument/2006/relationships/hyperlink" Target="https://electron.atom.io/docs/api/webview-tag" TargetMode="External"/><Relationship Id="rId644" Type="http://schemas.openxmlformats.org/officeDocument/2006/relationships/hyperlink" Target="https://chrome.google.com/webstore/detail/backbone-debugger/bhljhndlimiafopmmhjlgfpnnchjjbhd" TargetMode="External"/><Relationship Id="rId283" Type="http://schemas.openxmlformats.org/officeDocument/2006/relationships/hyperlink" Target="https://electron.atom.io/docs/glossary" TargetMode="External"/><Relationship Id="rId490" Type="http://schemas.openxmlformats.org/officeDocument/2006/relationships/hyperlink" Target="https://electron.atom.io/docs/development/clang-format" TargetMode="External"/><Relationship Id="rId504" Type="http://schemas.openxmlformats.org/officeDocument/2006/relationships/hyperlink" Target="https://developer.apple.com/library/mac/documentation/IDEs/Conceptual/gdb_to_lldb_transition_guide/document/lldb-basics.html" TargetMode="External"/><Relationship Id="rId711" Type="http://schemas.openxmlformats.org/officeDocument/2006/relationships/hyperlink" Target="https://electron.atom.io/docs/api/frameless-window" TargetMode="External"/><Relationship Id="rId78" Type="http://schemas.openxmlformats.org/officeDocument/2006/relationships/hyperlink" Target="https://electron.atom.io/docs/api/browser-window" TargetMode="External"/><Relationship Id="rId143" Type="http://schemas.openxmlformats.org/officeDocument/2006/relationships/hyperlink" Target="https://nodejs.org/api/url.html" TargetMode="External"/><Relationship Id="rId350" Type="http://schemas.openxmlformats.org/officeDocument/2006/relationships/hyperlink" Target="https://electron.atom.io/docs/api/touch-bar-color-picker" TargetMode="External"/><Relationship Id="rId588" Type="http://schemas.openxmlformats.org/officeDocument/2006/relationships/hyperlink" Target="https://electron.atom.io/spectron" TargetMode="External"/><Relationship Id="rId9" Type="http://schemas.openxmlformats.org/officeDocument/2006/relationships/hyperlink" Target="https://electron.atom.io/blog/" TargetMode="External"/><Relationship Id="rId210" Type="http://schemas.openxmlformats.org/officeDocument/2006/relationships/hyperlink" Target="https://electron.atom.io/docs/api/menu-item" TargetMode="External"/><Relationship Id="rId448" Type="http://schemas.openxmlformats.org/officeDocument/2006/relationships/hyperlink" Target="http://strongloop.com/strongblog/whats-new-node-js-v0-12-multiple-context-execution/" TargetMode="External"/><Relationship Id="rId655" Type="http://schemas.openxmlformats.org/officeDocument/2006/relationships/hyperlink" Target="https://docs.npmjs.com/getting-started/fixing-npm-permissions" TargetMode="External"/><Relationship Id="rId294" Type="http://schemas.openxmlformats.org/officeDocument/2006/relationships/hyperlink" Target="https://electron.atom.io/docs/api/structures/remove-client-certificate" TargetMode="External"/><Relationship Id="rId308" Type="http://schemas.openxmlformats.org/officeDocument/2006/relationships/hyperlink" Target="https://electron.atom.io/docs/api/structures/size" TargetMode="External"/><Relationship Id="rId515" Type="http://schemas.openxmlformats.org/officeDocument/2006/relationships/hyperlink" Target="https://jenkins.githubapp.com/label/chromium/" TargetMode="External"/><Relationship Id="rId722" Type="http://schemas.openxmlformats.org/officeDocument/2006/relationships/hyperlink" Target="https://github.com/electron/electron-quick-start" TargetMode="External"/><Relationship Id="rId89" Type="http://schemas.openxmlformats.org/officeDocument/2006/relationships/hyperlink" Target="https://electron.atom.io/docs/api/frameless-window" TargetMode="External"/><Relationship Id="rId154" Type="http://schemas.openxmlformats.org/officeDocument/2006/relationships/hyperlink" Target="https://electron.atom.io/docs/glossary" TargetMode="External"/><Relationship Id="rId361" Type="http://schemas.openxmlformats.org/officeDocument/2006/relationships/hyperlink" Target="https://electron.atom.io/docs/api/native-image" TargetMode="External"/><Relationship Id="rId599" Type="http://schemas.openxmlformats.org/officeDocument/2006/relationships/hyperlink" Target="https://github.com/electron-userland/electron-forge" TargetMode="External"/><Relationship Id="rId459" Type="http://schemas.openxmlformats.org/officeDocument/2006/relationships/hyperlink" Target="http://adcdownload.apple.com/Developer_Tools/Xcode_8.2.1/Xcode_8.2.1.xip" TargetMode="External"/><Relationship Id="rId666" Type="http://schemas.openxmlformats.org/officeDocument/2006/relationships/hyperlink" Target="https://github.com/nwjs/nw.js/wiki/Mac-App-Store-%28MAS%29-Submission-Guideline" TargetMode="External"/><Relationship Id="rId16" Type="http://schemas.openxmlformats.org/officeDocument/2006/relationships/hyperlink" Target="https://electron.atom.io/docs/api/global-shortcut" TargetMode="External"/><Relationship Id="rId221" Type="http://schemas.openxmlformats.org/officeDocument/2006/relationships/hyperlink" Target="https://nodejs.org/api/buffer.html" TargetMode="External"/><Relationship Id="rId319" Type="http://schemas.openxmlformats.org/officeDocument/2006/relationships/hyperlink" Target="https://electron.atom.io/docs/tutorial/quick-start" TargetMode="External"/><Relationship Id="rId526" Type="http://schemas.openxmlformats.org/officeDocument/2006/relationships/hyperlink" Target="https://github.com/v8/v8/wiki/V8-Profiler" TargetMode="External"/><Relationship Id="rId733" Type="http://schemas.openxmlformats.org/officeDocument/2006/relationships/hyperlink" Target="https://github.com/paulcbetts/xvfb-maybe" TargetMode="External"/><Relationship Id="rId165" Type="http://schemas.openxmlformats.org/officeDocument/2006/relationships/hyperlink" Target="https://developer.mozilla.org/en/docs/Web/API/MediaDevices/getUserMedia" TargetMode="External"/><Relationship Id="rId372" Type="http://schemas.openxmlformats.org/officeDocument/2006/relationships/hyperlink" Target="https://electron.atom.io/docs/api/structures/rectangle" TargetMode="External"/><Relationship Id="rId677" Type="http://schemas.openxmlformats.org/officeDocument/2006/relationships/hyperlink" Target="https://developer.apple.com/library/mac/documentation/Miscellaneous/Reference/EntitlementKeyReference/Chapters/EnablingAppSandbox.html" TargetMode="External"/><Relationship Id="rId232" Type="http://schemas.openxmlformats.org/officeDocument/2006/relationships/hyperlink" Target="https://nodejs.org/api/https.html" TargetMode="External"/><Relationship Id="rId27" Type="http://schemas.openxmlformats.org/officeDocument/2006/relationships/hyperlink" Target="https://electron.atom.io/docs/api/web-contents" TargetMode="External"/><Relationship Id="rId537" Type="http://schemas.openxmlformats.org/officeDocument/2006/relationships/hyperlink" Target="https://developer.mozilla.org/en-US/docs/Web/JavaScript/Memory_Management" TargetMode="External"/><Relationship Id="rId744" Type="http://schemas.openxmlformats.org/officeDocument/2006/relationships/hyperlink" Target="http://webdriver.io/" TargetMode="External"/><Relationship Id="rId80" Type="http://schemas.openxmlformats.org/officeDocument/2006/relationships/hyperlink" Target="https://electron.atom.io/docs/api/structures/rectangle" TargetMode="External"/><Relationship Id="rId176" Type="http://schemas.openxmlformats.org/officeDocument/2006/relationships/hyperlink" Target="https://console.developers.google.com/apis/api/geolocation/overview" TargetMode="External"/><Relationship Id="rId383" Type="http://schemas.openxmlformats.org/officeDocument/2006/relationships/hyperlink" Target="https://developer.mozilla.org/en-US/docs/Web/API/KeyboardEvent" TargetMode="External"/><Relationship Id="rId590" Type="http://schemas.openxmlformats.org/officeDocument/2006/relationships/hyperlink" Target="https://github.com/electron/spectron" TargetMode="External"/><Relationship Id="rId604" Type="http://schemas.openxmlformats.org/officeDocument/2006/relationships/hyperlink" Target="https://github.com/electron/asar" TargetMode="External"/><Relationship Id="rId243" Type="http://schemas.openxmlformats.org/officeDocument/2006/relationships/hyperlink" Target="https://electron.atom.io/docs/glossary" TargetMode="External"/><Relationship Id="rId450" Type="http://schemas.openxmlformats.org/officeDocument/2006/relationships/hyperlink" Target="https://nodesource.com/blog/nodejs-v012-iojs-and-the-nodesource-linux-repositories" TargetMode="External"/><Relationship Id="rId688" Type="http://schemas.openxmlformats.org/officeDocument/2006/relationships/hyperlink" Target="https://tools.ietf.org/html/rfc2612" TargetMode="External"/><Relationship Id="rId38" Type="http://schemas.openxmlformats.org/officeDocument/2006/relationships/hyperlink" Target="http://msdn.microsoft.com/en-us/library/windows/desktop/dd378460(v=vs.85).aspx" TargetMode="External"/><Relationship Id="rId103" Type="http://schemas.openxmlformats.org/officeDocument/2006/relationships/hyperlink" Target="https://electron.atom.io/docs/all/" TargetMode="External"/><Relationship Id="rId310" Type="http://schemas.openxmlformats.org/officeDocument/2006/relationships/hyperlink" Target="https://electron.atom.io/docs/api/structures/memory-info" TargetMode="External"/><Relationship Id="rId548" Type="http://schemas.openxmlformats.org/officeDocument/2006/relationships/hyperlink" Target="https://github.com/electron/libchromiumcontent" TargetMode="External"/><Relationship Id="rId755" Type="http://schemas.openxmlformats.org/officeDocument/2006/relationships/hyperlink" Target="https://electron.atom.io/docs/" TargetMode="External"/><Relationship Id="rId91" Type="http://schemas.openxmlformats.org/officeDocument/2006/relationships/hyperlink" Target="https://electron.atom.io/docs/api/process" TargetMode="External"/><Relationship Id="rId187" Type="http://schemas.openxmlformats.org/officeDocument/2006/relationships/hyperlink" Target="https://electron.atom.io/docs/api/accelerator" TargetMode="External"/><Relationship Id="rId394" Type="http://schemas.openxmlformats.org/officeDocument/2006/relationships/hyperlink" Target="https://electron.atom.io/docs/api/structures/bluetooth-device" TargetMode="External"/><Relationship Id="rId408" Type="http://schemas.openxmlformats.org/officeDocument/2006/relationships/hyperlink" Target="https://electron.atom.io/docs/api/structures/size" TargetMode="External"/><Relationship Id="rId615" Type="http://schemas.openxmlformats.org/officeDocument/2006/relationships/hyperlink" Target="https://github.com/node-inspector/node-inspector" TargetMode="External"/><Relationship Id="rId254" Type="http://schemas.openxmlformats.org/officeDocument/2006/relationships/hyperlink" Target="https://electron.atom.io/docs/api/structures/mime-typed-buffer" TargetMode="External"/><Relationship Id="rId699" Type="http://schemas.openxmlformats.org/officeDocument/2006/relationships/hyperlink" Target="http://webstore.ansi.org/RecordDetail.aspx?sku=ISO%2FIEC%2010118-3:2004" TargetMode="External"/><Relationship Id="rId49" Type="http://schemas.openxmlformats.org/officeDocument/2006/relationships/hyperlink" Target="https://electron.atom.io/docs/api/structures/gpu-feature-status" TargetMode="External"/><Relationship Id="rId114" Type="http://schemas.openxmlformats.org/officeDocument/2006/relationships/hyperlink" Target="https://electron.atom.io/docs/api/structures/upload-raw-data" TargetMode="External"/><Relationship Id="rId461" Type="http://schemas.openxmlformats.org/officeDocument/2006/relationships/hyperlink" Target="https://ninja-build.org/" TargetMode="External"/><Relationship Id="rId559" Type="http://schemas.openxmlformats.org/officeDocument/2006/relationships/hyperlink" Target="https://electron.atom.io/docs/all/" TargetMode="External"/><Relationship Id="rId198" Type="http://schemas.openxmlformats.org/officeDocument/2006/relationships/hyperlink" Target="https://electron.atom.io/docs/api/ipc-main" TargetMode="External"/><Relationship Id="rId321" Type="http://schemas.openxmlformats.org/officeDocument/2006/relationships/hyperlink" Target="https://electron.atom.io/docs/glossary" TargetMode="External"/><Relationship Id="rId419" Type="http://schemas.openxmlformats.org/officeDocument/2006/relationships/hyperlink" Target="https://github.com/atom/node-spellchecker" TargetMode="External"/><Relationship Id="rId626" Type="http://schemas.openxmlformats.org/officeDocument/2006/relationships/hyperlink" Target="https://electron.atom.io/docs/api/app" TargetMode="External"/><Relationship Id="rId265" Type="http://schemas.openxmlformats.org/officeDocument/2006/relationships/hyperlink" Target="https://electron.atom.io/docs/api/browser-window" TargetMode="External"/><Relationship Id="rId472" Type="http://schemas.openxmlformats.org/officeDocument/2006/relationships/hyperlink" Target="https://ninja-build.org/" TargetMode="External"/><Relationship Id="rId125" Type="http://schemas.openxmlformats.org/officeDocument/2006/relationships/hyperlink" Target="https://msdn.microsoft.com/en-us/library/windows/desktop/dd391571(v=vs.85).aspx" TargetMode="External"/><Relationship Id="rId332" Type="http://schemas.openxmlformats.org/officeDocument/2006/relationships/hyperlink" Target="https://electron.atom.io/docs/api/touch-bar" TargetMode="External"/><Relationship Id="rId637" Type="http://schemas.openxmlformats.org/officeDocument/2006/relationships/hyperlink" Target="https://electron.atom.io/docs/api/browser-window" TargetMode="External"/><Relationship Id="rId276" Type="http://schemas.openxmlformats.org/officeDocument/2006/relationships/hyperlink" Target="https://electron.atom.io/docs/api/structures/display" TargetMode="External"/><Relationship Id="rId483" Type="http://schemas.openxmlformats.org/officeDocument/2006/relationships/hyperlink" Target="http://www.chromium.org/developers/discussion-groups" TargetMode="External"/><Relationship Id="rId690" Type="http://schemas.openxmlformats.org/officeDocument/2006/relationships/hyperlink" Target="https://tools.ietf.org/html/rfc2631" TargetMode="External"/><Relationship Id="rId704" Type="http://schemas.openxmlformats.org/officeDocument/2006/relationships/hyperlink" Target="https://github.com/felixrieseberg/electron-windows-notifications" TargetMode="External"/><Relationship Id="rId40" Type="http://schemas.openxmlformats.org/officeDocument/2006/relationships/hyperlink" Target="https://msdn.microsoft.com/en-us/library/windows/desktop/dd378398(v=vs.85).aspx" TargetMode="External"/><Relationship Id="rId136" Type="http://schemas.openxmlformats.org/officeDocument/2006/relationships/hyperlink" Target="https://electron.atom.io/docs/glossary" TargetMode="External"/><Relationship Id="rId343" Type="http://schemas.openxmlformats.org/officeDocument/2006/relationships/hyperlink" Target="https://electron.atom.io/docs/api/touch-bar-label" TargetMode="External"/><Relationship Id="rId550" Type="http://schemas.openxmlformats.org/officeDocument/2006/relationships/hyperlink" Target="https://electron.atom.io/docs/all/" TargetMode="External"/><Relationship Id="rId203" Type="http://schemas.openxmlformats.org/officeDocument/2006/relationships/hyperlink" Target="https://electron.atom.io/docs/api/native-image" TargetMode="External"/><Relationship Id="rId648" Type="http://schemas.openxmlformats.org/officeDocument/2006/relationships/hyperlink" Target="http://www.cerebraljs.com/documentation/the_debugger" TargetMode="External"/><Relationship Id="rId287" Type="http://schemas.openxmlformats.org/officeDocument/2006/relationships/hyperlink" Target="https://code.google.com/p/chromium/codesearch" TargetMode="External"/><Relationship Id="rId410" Type="http://schemas.openxmlformats.org/officeDocument/2006/relationships/hyperlink" Target="https://electron.atom.io/docs/api/accelerator" TargetMode="External"/><Relationship Id="rId494" Type="http://schemas.openxmlformats.org/officeDocument/2006/relationships/hyperlink" Target="https://developer.mozilla.org/en-US/docs/Web/JavaScript/Reference/Statements/const" TargetMode="External"/><Relationship Id="rId508" Type="http://schemas.openxmlformats.org/officeDocument/2006/relationships/hyperlink" Target="https://github.com/electron/electron/releases" TargetMode="External"/><Relationship Id="rId715" Type="http://schemas.openxmlformats.org/officeDocument/2006/relationships/hyperlink" Target="https://electron.atom.io/docs/api/ipc-renderer" TargetMode="External"/><Relationship Id="rId147" Type="http://schemas.openxmlformats.org/officeDocument/2006/relationships/hyperlink" Target="https://electron.atom.io/docs/api/native-image" TargetMode="External"/><Relationship Id="rId354" Type="http://schemas.openxmlformats.org/officeDocument/2006/relationships/hyperlink" Target="https://electron.atom.io/docs/api/touch-bar-scrubber" TargetMode="External"/><Relationship Id="rId51" Type="http://schemas.openxmlformats.org/officeDocument/2006/relationships/hyperlink" Target="https://electron.atom.io/docs/tutorial/mac-app-store-submission-guide" TargetMode="External"/><Relationship Id="rId561" Type="http://schemas.openxmlformats.org/officeDocument/2006/relationships/hyperlink" Target="https://electron.atom.io/docs/api/auto-updater" TargetMode="External"/><Relationship Id="rId659" Type="http://schemas.openxmlformats.org/officeDocument/2006/relationships/hyperlink" Target="https://electron.atom.io/docs/api/menu-item" TargetMode="External"/><Relationship Id="rId214" Type="http://schemas.openxmlformats.org/officeDocument/2006/relationships/hyperlink" Target="https://github.com/electron/electron/blob/master/docs/api/browser-window.md" TargetMode="External"/><Relationship Id="rId298" Type="http://schemas.openxmlformats.org/officeDocument/2006/relationships/hyperlink" Target="https://electron.atom.io/docs/glossary" TargetMode="External"/><Relationship Id="rId421" Type="http://schemas.openxmlformats.org/officeDocument/2006/relationships/hyperlink" Target="https://electron.atom.io/docs/api/structures/memory-usage-details" TargetMode="External"/><Relationship Id="rId519" Type="http://schemas.openxmlformats.org/officeDocument/2006/relationships/hyperlink" Target="http://support.microsoft.com/kb/311503" TargetMode="External"/><Relationship Id="rId158" Type="http://schemas.openxmlformats.org/officeDocument/2006/relationships/hyperlink" Target="https://electron.atom.io/docs/api/structures/crash-report" TargetMode="External"/><Relationship Id="rId726" Type="http://schemas.openxmlformats.org/officeDocument/2006/relationships/hyperlink" Target="https://electron.atom.io/community/" TargetMode="External"/><Relationship Id="rId62" Type="http://schemas.openxmlformats.org/officeDocument/2006/relationships/hyperlink" Target="https://github.com/Aluxian/squirrel-updates-server" TargetMode="External"/><Relationship Id="rId365" Type="http://schemas.openxmlformats.org/officeDocument/2006/relationships/hyperlink" Target="https://electron.atom.io/docs/api/structures/point" TargetMode="External"/><Relationship Id="rId572" Type="http://schemas.openxmlformats.org/officeDocument/2006/relationships/hyperlink" Target="https://github.com/electron/electron/blob/master/CONTRIBUTING.md" TargetMode="External"/><Relationship Id="rId225" Type="http://schemas.openxmlformats.org/officeDocument/2006/relationships/hyperlink" Target="https://nodejs.org/api/buffer.html" TargetMode="External"/><Relationship Id="rId432" Type="http://schemas.openxmlformats.org/officeDocument/2006/relationships/hyperlink" Target="https://electron.atom.io/docs/api/structures/upload-raw-data" TargetMode="External"/><Relationship Id="rId737" Type="http://schemas.openxmlformats.org/officeDocument/2006/relationships/hyperlink" Target="https://github.com/mafintosh/prebuild" TargetMode="External"/><Relationship Id="rId73" Type="http://schemas.openxmlformats.org/officeDocument/2006/relationships/hyperlink" Target="https://github.com/electron/electron/issues/7155" TargetMode="External"/><Relationship Id="rId169" Type="http://schemas.openxmlformats.org/officeDocument/2006/relationships/hyperlink" Target="https://electron.atom.io/docs/glossary" TargetMode="External"/><Relationship Id="rId376" Type="http://schemas.openxmlformats.org/officeDocument/2006/relationships/hyperlink" Target="https://electron.atom.io/docs/glossary" TargetMode="External"/><Relationship Id="rId583" Type="http://schemas.openxmlformats.org/officeDocument/2006/relationships/hyperlink" Target="https://github.com/electron/electron/pull/138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397</Pages>
  <Words>80530</Words>
  <Characters>459023</Characters>
  <Application>Microsoft Office Word</Application>
  <DocSecurity>0</DocSecurity>
  <Lines>3825</Lines>
  <Paragraphs>1076</Paragraphs>
  <ScaleCrop>false</ScaleCrop>
  <Company/>
  <LinksUpToDate>false</LinksUpToDate>
  <CharactersWithSpaces>538477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Dai</dc:creator>
  <cp:keywords/>
  <dc:description/>
  <cp:lastModifiedBy>Yan Dai</cp:lastModifiedBy>
  <cp:revision>303</cp:revision>
  <dcterms:created xsi:type="dcterms:W3CDTF">2017-09-19T02:19:00Z</dcterms:created>
  <dcterms:modified xsi:type="dcterms:W3CDTF">2017-09-19T05:09:00Z</dcterms:modified>
</cp:coreProperties>
</file>